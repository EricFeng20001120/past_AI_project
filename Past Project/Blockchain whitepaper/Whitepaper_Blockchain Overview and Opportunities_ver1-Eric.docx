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A0812" w14:textId="11184AF0" w:rsidR="000F3441" w:rsidRDefault="00F0110B">
      <w:pPr>
        <w:sectPr w:rsidR="000F3441" w:rsidSect="00867748">
          <w:headerReference w:type="default" r:id="rId11"/>
          <w:footerReference w:type="default" r:id="rId12"/>
          <w:pgSz w:w="12240" w:h="15840"/>
          <w:pgMar w:top="0" w:right="0" w:bottom="0" w:left="0" w:header="709" w:footer="709" w:gutter="0"/>
          <w:cols w:space="708"/>
          <w:titlePg/>
          <w:docGrid w:linePitch="360"/>
        </w:sectPr>
      </w:pPr>
      <w:r>
        <w:rPr>
          <w:noProof/>
        </w:rPr>
        <w:drawing>
          <wp:inline distT="0" distB="0" distL="0" distR="0" wp14:anchorId="6BFF9281" wp14:editId="042A140F">
            <wp:extent cx="7804298" cy="10078693"/>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7343" cy="10082625"/>
                    </a:xfrm>
                    <a:prstGeom prst="rect">
                      <a:avLst/>
                    </a:prstGeom>
                  </pic:spPr>
                </pic:pic>
              </a:graphicData>
            </a:graphic>
          </wp:inline>
        </w:drawing>
      </w:r>
    </w:p>
    <w:sdt>
      <w:sdtPr>
        <w:rPr>
          <w:rFonts w:asciiTheme="minorHAnsi" w:eastAsiaTheme="minorHAnsi" w:hAnsiTheme="minorHAnsi" w:cstheme="minorBidi"/>
          <w:color w:val="auto"/>
          <w:sz w:val="22"/>
          <w:szCs w:val="22"/>
          <w:lang w:val="en-CA"/>
        </w:rPr>
        <w:id w:val="1760482324"/>
        <w:docPartObj>
          <w:docPartGallery w:val="Table of Contents"/>
          <w:docPartUnique/>
        </w:docPartObj>
      </w:sdtPr>
      <w:sdtEndPr>
        <w:rPr>
          <w:rFonts w:cstheme="majorHAnsi"/>
          <w:b/>
          <w:bCs/>
          <w:noProof/>
        </w:rPr>
      </w:sdtEndPr>
      <w:sdtContent>
        <w:p w14:paraId="2B83AAD0" w14:textId="467FEB6D" w:rsidR="00F274E6" w:rsidRDefault="00F274E6">
          <w:pPr>
            <w:pStyle w:val="TOCHeading"/>
          </w:pPr>
          <w:r>
            <w:t>Table of Contents</w:t>
          </w:r>
        </w:p>
        <w:p w14:paraId="55693E99" w14:textId="3C7CC593" w:rsidR="00F274E6" w:rsidRPr="00F274E6" w:rsidRDefault="00F274E6">
          <w:pPr>
            <w:pStyle w:val="TOC1"/>
            <w:tabs>
              <w:tab w:val="right" w:leader="dot" w:pos="9350"/>
            </w:tabs>
            <w:rPr>
              <w:rFonts w:asciiTheme="majorHAnsi" w:eastAsiaTheme="minorEastAsia" w:hAnsiTheme="majorHAnsi" w:cstheme="majorHAnsi"/>
              <w:noProof/>
              <w:lang w:eastAsia="en-CA"/>
            </w:rPr>
          </w:pPr>
          <w:r w:rsidRPr="00F274E6">
            <w:rPr>
              <w:rFonts w:asciiTheme="majorHAnsi" w:hAnsiTheme="majorHAnsi" w:cstheme="majorHAnsi"/>
            </w:rPr>
            <w:fldChar w:fldCharType="begin"/>
          </w:r>
          <w:r w:rsidRPr="00F274E6">
            <w:rPr>
              <w:rFonts w:asciiTheme="majorHAnsi" w:hAnsiTheme="majorHAnsi" w:cstheme="majorHAnsi"/>
            </w:rPr>
            <w:instrText xml:space="preserve"> TOC \o "1-3" \h \z \u </w:instrText>
          </w:r>
          <w:r w:rsidRPr="00F274E6">
            <w:rPr>
              <w:rFonts w:asciiTheme="majorHAnsi" w:hAnsiTheme="majorHAnsi" w:cstheme="majorHAnsi"/>
            </w:rPr>
            <w:fldChar w:fldCharType="separate"/>
          </w:r>
          <w:hyperlink w:anchor="_Toc109659250" w:history="1">
            <w:r w:rsidRPr="00F274E6">
              <w:rPr>
                <w:rStyle w:val="Hyperlink"/>
                <w:rFonts w:asciiTheme="majorHAnsi" w:hAnsiTheme="majorHAnsi" w:cstheme="majorHAnsi"/>
                <w:noProof/>
                <w:shd w:val="clear" w:color="auto" w:fill="4472C4" w:themeFill="accent1"/>
              </w:rPr>
              <w:t xml:space="preserve">1.0  </w:t>
            </w:r>
            <w:r w:rsidRPr="00F274E6">
              <w:rPr>
                <w:rStyle w:val="Hyperlink"/>
                <w:rFonts w:asciiTheme="majorHAnsi" w:hAnsiTheme="majorHAnsi" w:cstheme="majorHAnsi"/>
                <w:noProof/>
              </w:rPr>
              <w:t xml:space="preserve"> Executive Summary</w:t>
            </w:r>
            <w:r w:rsidRPr="00F274E6">
              <w:rPr>
                <w:rFonts w:asciiTheme="majorHAnsi" w:hAnsiTheme="majorHAnsi" w:cstheme="majorHAnsi"/>
                <w:noProof/>
                <w:webHidden/>
              </w:rPr>
              <w:tab/>
            </w:r>
            <w:r w:rsidRPr="00F274E6">
              <w:rPr>
                <w:rFonts w:asciiTheme="majorHAnsi" w:hAnsiTheme="majorHAnsi" w:cstheme="majorHAnsi"/>
                <w:noProof/>
                <w:webHidden/>
              </w:rPr>
              <w:fldChar w:fldCharType="begin"/>
            </w:r>
            <w:r w:rsidRPr="00F274E6">
              <w:rPr>
                <w:rFonts w:asciiTheme="majorHAnsi" w:hAnsiTheme="majorHAnsi" w:cstheme="majorHAnsi"/>
                <w:noProof/>
                <w:webHidden/>
              </w:rPr>
              <w:instrText xml:space="preserve"> PAGEREF _Toc109659250 \h </w:instrText>
            </w:r>
            <w:r w:rsidRPr="00F274E6">
              <w:rPr>
                <w:rFonts w:asciiTheme="majorHAnsi" w:hAnsiTheme="majorHAnsi" w:cstheme="majorHAnsi"/>
                <w:noProof/>
                <w:webHidden/>
              </w:rPr>
            </w:r>
            <w:r w:rsidRPr="00F274E6">
              <w:rPr>
                <w:rFonts w:asciiTheme="majorHAnsi" w:hAnsiTheme="majorHAnsi" w:cstheme="majorHAnsi"/>
                <w:noProof/>
                <w:webHidden/>
              </w:rPr>
              <w:fldChar w:fldCharType="separate"/>
            </w:r>
            <w:r w:rsidR="008243E3">
              <w:rPr>
                <w:rFonts w:asciiTheme="majorHAnsi" w:hAnsiTheme="majorHAnsi" w:cstheme="majorHAnsi"/>
                <w:noProof/>
                <w:webHidden/>
              </w:rPr>
              <w:t>3</w:t>
            </w:r>
            <w:r w:rsidRPr="00F274E6">
              <w:rPr>
                <w:rFonts w:asciiTheme="majorHAnsi" w:hAnsiTheme="majorHAnsi" w:cstheme="majorHAnsi"/>
                <w:noProof/>
                <w:webHidden/>
              </w:rPr>
              <w:fldChar w:fldCharType="end"/>
            </w:r>
          </w:hyperlink>
        </w:p>
        <w:p w14:paraId="419351D8" w14:textId="282FD475"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51" w:history="1">
            <w:r w:rsidR="00F274E6" w:rsidRPr="00F274E6">
              <w:rPr>
                <w:rStyle w:val="Hyperlink"/>
                <w:rFonts w:asciiTheme="majorHAnsi" w:hAnsiTheme="majorHAnsi" w:cstheme="majorHAnsi"/>
                <w:noProof/>
                <w:shd w:val="clear" w:color="auto" w:fill="4472C4" w:themeFill="accent1"/>
              </w:rPr>
              <w:t xml:space="preserve">2.0  </w:t>
            </w:r>
            <w:r w:rsidR="00F274E6" w:rsidRPr="00F274E6">
              <w:rPr>
                <w:rStyle w:val="Hyperlink"/>
                <w:rFonts w:asciiTheme="majorHAnsi" w:hAnsiTheme="majorHAnsi" w:cstheme="majorHAnsi"/>
                <w:noProof/>
              </w:rPr>
              <w:t xml:space="preserve"> Foresight focus on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_Toc109659251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5</w:t>
            </w:r>
            <w:r w:rsidR="00F274E6" w:rsidRPr="00F274E6">
              <w:rPr>
                <w:rFonts w:asciiTheme="majorHAnsi" w:hAnsiTheme="majorHAnsi" w:cstheme="majorHAnsi"/>
                <w:noProof/>
                <w:webHidden/>
              </w:rPr>
              <w:fldChar w:fldCharType="end"/>
            </w:r>
          </w:hyperlink>
        </w:p>
        <w:p w14:paraId="4BB79247" w14:textId="002B965F"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52" w:history="1">
            <w:r w:rsidR="00F274E6" w:rsidRPr="00F274E6">
              <w:rPr>
                <w:rStyle w:val="Hyperlink"/>
                <w:rFonts w:asciiTheme="majorHAnsi" w:hAnsiTheme="majorHAnsi" w:cstheme="majorHAnsi"/>
                <w:noProof/>
                <w:shd w:val="clear" w:color="auto" w:fill="4472C4" w:themeFill="accent1"/>
              </w:rPr>
              <w:t xml:space="preserve">2.1  </w:t>
            </w:r>
            <w:r w:rsidR="00F274E6" w:rsidRPr="00F274E6">
              <w:rPr>
                <w:rStyle w:val="Hyperlink"/>
                <w:rFonts w:asciiTheme="majorHAnsi" w:hAnsiTheme="majorHAnsi" w:cstheme="majorHAnsi"/>
                <w:noProof/>
              </w:rPr>
              <w:t xml:space="preserve"> what is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_Toc109659252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5</w:t>
            </w:r>
            <w:r w:rsidR="00F274E6" w:rsidRPr="00F274E6">
              <w:rPr>
                <w:rFonts w:asciiTheme="majorHAnsi" w:hAnsiTheme="majorHAnsi" w:cstheme="majorHAnsi"/>
                <w:noProof/>
                <w:webHidden/>
              </w:rPr>
              <w:fldChar w:fldCharType="end"/>
            </w:r>
          </w:hyperlink>
        </w:p>
        <w:p w14:paraId="5C737A38" w14:textId="2AF9B0C7"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53" w:history="1">
            <w:r w:rsidR="00F274E6" w:rsidRPr="00F274E6">
              <w:rPr>
                <w:rStyle w:val="Hyperlink"/>
                <w:rFonts w:asciiTheme="majorHAnsi" w:hAnsiTheme="majorHAnsi" w:cstheme="majorHAnsi"/>
                <w:noProof/>
                <w:shd w:val="clear" w:color="auto" w:fill="4472C4" w:themeFill="accent1"/>
              </w:rPr>
              <w:t xml:space="preserve">2.2  </w:t>
            </w:r>
            <w:r w:rsidR="00F274E6" w:rsidRPr="00F274E6">
              <w:rPr>
                <w:rStyle w:val="Hyperlink"/>
                <w:rFonts w:asciiTheme="majorHAnsi" w:hAnsiTheme="majorHAnsi" w:cstheme="majorHAnsi"/>
                <w:noProof/>
              </w:rPr>
              <w:t xml:space="preserve"> How does it work</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_Toc109659253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6</w:t>
            </w:r>
            <w:r w:rsidR="00F274E6" w:rsidRPr="00F274E6">
              <w:rPr>
                <w:rFonts w:asciiTheme="majorHAnsi" w:hAnsiTheme="majorHAnsi" w:cstheme="majorHAnsi"/>
                <w:noProof/>
                <w:webHidden/>
              </w:rPr>
              <w:fldChar w:fldCharType="end"/>
            </w:r>
          </w:hyperlink>
        </w:p>
        <w:p w14:paraId="55249AAC" w14:textId="32D3A482"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54" w:history="1">
            <w:r w:rsidR="00F274E6" w:rsidRPr="00F274E6">
              <w:rPr>
                <w:rStyle w:val="Hyperlink"/>
                <w:rFonts w:asciiTheme="majorHAnsi" w:hAnsiTheme="majorHAnsi" w:cstheme="majorHAnsi"/>
                <w:noProof/>
              </w:rPr>
              <w:t>Transaction Definition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_Toc109659254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7</w:t>
            </w:r>
            <w:r w:rsidR="00F274E6" w:rsidRPr="00F274E6">
              <w:rPr>
                <w:rFonts w:asciiTheme="majorHAnsi" w:hAnsiTheme="majorHAnsi" w:cstheme="majorHAnsi"/>
                <w:noProof/>
                <w:webHidden/>
              </w:rPr>
              <w:fldChar w:fldCharType="end"/>
            </w:r>
          </w:hyperlink>
        </w:p>
        <w:p w14:paraId="784E9AA3" w14:textId="46C8C18E"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55" w:history="1">
            <w:r w:rsidR="00F274E6" w:rsidRPr="00F274E6">
              <w:rPr>
                <w:rStyle w:val="Hyperlink"/>
                <w:rFonts w:asciiTheme="majorHAnsi" w:hAnsiTheme="majorHAnsi" w:cstheme="majorHAnsi"/>
                <w:noProof/>
              </w:rPr>
              <w:t>Transaction Authentication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_Toc109659255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7</w:t>
            </w:r>
            <w:r w:rsidR="00F274E6" w:rsidRPr="00F274E6">
              <w:rPr>
                <w:rFonts w:asciiTheme="majorHAnsi" w:hAnsiTheme="majorHAnsi" w:cstheme="majorHAnsi"/>
                <w:noProof/>
                <w:webHidden/>
              </w:rPr>
              <w:fldChar w:fldCharType="end"/>
            </w:r>
          </w:hyperlink>
        </w:p>
        <w:p w14:paraId="7A8F5D77" w14:textId="500732F6"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56" w:history="1">
            <w:r w:rsidR="00F274E6" w:rsidRPr="00F274E6">
              <w:rPr>
                <w:rStyle w:val="Hyperlink"/>
                <w:rFonts w:asciiTheme="majorHAnsi" w:hAnsiTheme="majorHAnsi" w:cstheme="majorHAnsi"/>
                <w:noProof/>
              </w:rPr>
              <w:t>Block Creation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_Toc109659256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7</w:t>
            </w:r>
            <w:r w:rsidR="00F274E6" w:rsidRPr="00F274E6">
              <w:rPr>
                <w:rFonts w:asciiTheme="majorHAnsi" w:hAnsiTheme="majorHAnsi" w:cstheme="majorHAnsi"/>
                <w:noProof/>
                <w:webHidden/>
              </w:rPr>
              <w:fldChar w:fldCharType="end"/>
            </w:r>
          </w:hyperlink>
        </w:p>
        <w:p w14:paraId="6901A0FA" w14:textId="4F3AD2CF"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57" w:history="1">
            <w:r w:rsidR="00F274E6" w:rsidRPr="00F274E6">
              <w:rPr>
                <w:rStyle w:val="Hyperlink"/>
                <w:rFonts w:asciiTheme="majorHAnsi" w:hAnsiTheme="majorHAnsi" w:cstheme="majorHAnsi"/>
                <w:noProof/>
              </w:rPr>
              <w:t>Block Validation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_Toc109659257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7</w:t>
            </w:r>
            <w:r w:rsidR="00F274E6" w:rsidRPr="00F274E6">
              <w:rPr>
                <w:rFonts w:asciiTheme="majorHAnsi" w:hAnsiTheme="majorHAnsi" w:cstheme="majorHAnsi"/>
                <w:noProof/>
                <w:webHidden/>
              </w:rPr>
              <w:fldChar w:fldCharType="end"/>
            </w:r>
          </w:hyperlink>
        </w:p>
        <w:p w14:paraId="7E8995AC" w14:textId="4B6E4C08"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58" w:history="1">
            <w:r w:rsidR="00F274E6" w:rsidRPr="00F274E6">
              <w:rPr>
                <w:rStyle w:val="Hyperlink"/>
                <w:rFonts w:asciiTheme="majorHAnsi" w:hAnsiTheme="majorHAnsi" w:cstheme="majorHAnsi"/>
                <w:noProof/>
              </w:rPr>
              <w:t>Block Chaining</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_Toc109659258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7</w:t>
            </w:r>
            <w:r w:rsidR="00F274E6" w:rsidRPr="00F274E6">
              <w:rPr>
                <w:rFonts w:asciiTheme="majorHAnsi" w:hAnsiTheme="majorHAnsi" w:cstheme="majorHAnsi"/>
                <w:noProof/>
                <w:webHidden/>
              </w:rPr>
              <w:fldChar w:fldCharType="end"/>
            </w:r>
          </w:hyperlink>
        </w:p>
        <w:p w14:paraId="7F3FD52D" w14:textId="60F536BB"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59" w:history="1">
            <w:r w:rsidR="00F274E6" w:rsidRPr="00F274E6">
              <w:rPr>
                <w:rStyle w:val="Hyperlink"/>
                <w:rFonts w:asciiTheme="majorHAnsi" w:hAnsiTheme="majorHAnsi" w:cstheme="majorHAnsi"/>
                <w:noProof/>
                <w:shd w:val="clear" w:color="auto" w:fill="4472C4" w:themeFill="accent1"/>
              </w:rPr>
              <w:t xml:space="preserve">2.3  </w:t>
            </w:r>
            <w:r w:rsidR="00F274E6" w:rsidRPr="00F274E6">
              <w:rPr>
                <w:rStyle w:val="Hyperlink"/>
                <w:rFonts w:asciiTheme="majorHAnsi" w:hAnsiTheme="majorHAnsi" w:cstheme="majorHAnsi"/>
                <w:noProof/>
              </w:rPr>
              <w:t xml:space="preserve"> Types of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_Toc109659259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8</w:t>
            </w:r>
            <w:r w:rsidR="00F274E6" w:rsidRPr="00F274E6">
              <w:rPr>
                <w:rFonts w:asciiTheme="majorHAnsi" w:hAnsiTheme="majorHAnsi" w:cstheme="majorHAnsi"/>
                <w:noProof/>
                <w:webHidden/>
              </w:rPr>
              <w:fldChar w:fldCharType="end"/>
            </w:r>
          </w:hyperlink>
        </w:p>
        <w:p w14:paraId="4EE21C8D" w14:textId="7DD362FA"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0" w:history="1">
            <w:r w:rsidR="00F274E6" w:rsidRPr="00F274E6">
              <w:rPr>
                <w:rStyle w:val="Hyperlink"/>
                <w:rFonts w:asciiTheme="majorHAnsi" w:hAnsiTheme="majorHAnsi" w:cstheme="majorHAnsi"/>
                <w:noProof/>
              </w:rPr>
              <w:t>Permissionless vs. Permissioned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_Toc109659260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9</w:t>
            </w:r>
            <w:r w:rsidR="00F274E6" w:rsidRPr="00F274E6">
              <w:rPr>
                <w:rFonts w:asciiTheme="majorHAnsi" w:hAnsiTheme="majorHAnsi" w:cstheme="majorHAnsi"/>
                <w:noProof/>
                <w:webHidden/>
              </w:rPr>
              <w:fldChar w:fldCharType="end"/>
            </w:r>
          </w:hyperlink>
        </w:p>
        <w:p w14:paraId="536E3B24" w14:textId="72422638"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1" w:history="1">
            <w:r w:rsidR="00F274E6" w:rsidRPr="00F274E6">
              <w:rPr>
                <w:rStyle w:val="Hyperlink"/>
                <w:rFonts w:asciiTheme="majorHAnsi" w:hAnsiTheme="majorHAnsi" w:cstheme="majorHAnsi"/>
                <w:noProof/>
              </w:rPr>
              <w:t>Public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_Toc109659261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9</w:t>
            </w:r>
            <w:r w:rsidR="00F274E6" w:rsidRPr="00F274E6">
              <w:rPr>
                <w:rFonts w:asciiTheme="majorHAnsi" w:hAnsiTheme="majorHAnsi" w:cstheme="majorHAnsi"/>
                <w:noProof/>
                <w:webHidden/>
              </w:rPr>
              <w:fldChar w:fldCharType="end"/>
            </w:r>
          </w:hyperlink>
        </w:p>
        <w:p w14:paraId="46DFBFD3" w14:textId="00648896"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2" w:history="1">
            <w:r w:rsidR="00F274E6" w:rsidRPr="00F274E6">
              <w:rPr>
                <w:rStyle w:val="Hyperlink"/>
                <w:rFonts w:asciiTheme="majorHAnsi" w:hAnsiTheme="majorHAnsi" w:cstheme="majorHAnsi"/>
                <w:noProof/>
              </w:rPr>
              <w:t>Private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_Toc109659262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9</w:t>
            </w:r>
            <w:r w:rsidR="00F274E6" w:rsidRPr="00F274E6">
              <w:rPr>
                <w:rFonts w:asciiTheme="majorHAnsi" w:hAnsiTheme="majorHAnsi" w:cstheme="majorHAnsi"/>
                <w:noProof/>
                <w:webHidden/>
              </w:rPr>
              <w:fldChar w:fldCharType="end"/>
            </w:r>
          </w:hyperlink>
        </w:p>
        <w:p w14:paraId="10CEE323" w14:textId="2C7A39BD"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3" w:history="1">
            <w:r w:rsidR="00F274E6" w:rsidRPr="00F274E6">
              <w:rPr>
                <w:rStyle w:val="Hyperlink"/>
                <w:rFonts w:asciiTheme="majorHAnsi" w:hAnsiTheme="majorHAnsi" w:cstheme="majorHAnsi"/>
                <w:noProof/>
              </w:rPr>
              <w:t>Consortium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_Toc109659263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9</w:t>
            </w:r>
            <w:r w:rsidR="00F274E6" w:rsidRPr="00F274E6">
              <w:rPr>
                <w:rFonts w:asciiTheme="majorHAnsi" w:hAnsiTheme="majorHAnsi" w:cstheme="majorHAnsi"/>
                <w:noProof/>
                <w:webHidden/>
              </w:rPr>
              <w:fldChar w:fldCharType="end"/>
            </w:r>
          </w:hyperlink>
        </w:p>
        <w:p w14:paraId="6BEC7540" w14:textId="415BA332"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4" w:history="1">
            <w:r w:rsidR="00F274E6" w:rsidRPr="00F274E6">
              <w:rPr>
                <w:rStyle w:val="Hyperlink"/>
                <w:rFonts w:asciiTheme="majorHAnsi" w:hAnsiTheme="majorHAnsi" w:cstheme="majorHAnsi"/>
                <w:noProof/>
              </w:rPr>
              <w:t>Hybrid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_Toc109659264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9</w:t>
            </w:r>
            <w:r w:rsidR="00F274E6" w:rsidRPr="00F274E6">
              <w:rPr>
                <w:rFonts w:asciiTheme="majorHAnsi" w:hAnsiTheme="majorHAnsi" w:cstheme="majorHAnsi"/>
                <w:noProof/>
                <w:webHidden/>
              </w:rPr>
              <w:fldChar w:fldCharType="end"/>
            </w:r>
          </w:hyperlink>
        </w:p>
        <w:p w14:paraId="695B19A6" w14:textId="0952877E"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65" w:history="1">
            <w:r w:rsidR="00F274E6" w:rsidRPr="00F274E6">
              <w:rPr>
                <w:rStyle w:val="Hyperlink"/>
                <w:rFonts w:asciiTheme="majorHAnsi" w:hAnsiTheme="majorHAnsi" w:cstheme="majorHAnsi"/>
                <w:noProof/>
                <w:shd w:val="clear" w:color="auto" w:fill="4472C4" w:themeFill="accent1"/>
              </w:rPr>
              <w:t xml:space="preserve">2.4  </w:t>
            </w:r>
            <w:r w:rsidR="00F274E6" w:rsidRPr="00F274E6">
              <w:rPr>
                <w:rStyle w:val="Hyperlink"/>
                <w:rFonts w:asciiTheme="majorHAnsi" w:hAnsiTheme="majorHAnsi" w:cstheme="majorHAnsi"/>
                <w:noProof/>
              </w:rPr>
              <w:t xml:space="preserve"> Commercialized Blockchain Application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_Toc109659265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10</w:t>
            </w:r>
            <w:r w:rsidR="00F274E6" w:rsidRPr="00F274E6">
              <w:rPr>
                <w:rFonts w:asciiTheme="majorHAnsi" w:hAnsiTheme="majorHAnsi" w:cstheme="majorHAnsi"/>
                <w:noProof/>
                <w:webHidden/>
              </w:rPr>
              <w:fldChar w:fldCharType="end"/>
            </w:r>
          </w:hyperlink>
        </w:p>
        <w:p w14:paraId="66F3E9D1" w14:textId="1BFCA1C1"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6" w:history="1">
            <w:r w:rsidR="00F274E6" w:rsidRPr="00F274E6">
              <w:rPr>
                <w:rStyle w:val="Hyperlink"/>
                <w:rFonts w:asciiTheme="majorHAnsi" w:hAnsiTheme="majorHAnsi" w:cstheme="majorHAnsi"/>
                <w:noProof/>
                <w:shd w:val="clear" w:color="auto" w:fill="4472C4" w:themeFill="accent1"/>
              </w:rPr>
              <w:t xml:space="preserve">2.4.1  </w:t>
            </w:r>
            <w:r w:rsidR="00F274E6" w:rsidRPr="00F274E6">
              <w:rPr>
                <w:rStyle w:val="Hyperlink"/>
                <w:rFonts w:asciiTheme="majorHAnsi" w:hAnsiTheme="majorHAnsi" w:cstheme="majorHAnsi"/>
                <w:noProof/>
              </w:rPr>
              <w:t xml:space="preserve"> Cryptocurrency</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_Toc109659266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10</w:t>
            </w:r>
            <w:r w:rsidR="00F274E6" w:rsidRPr="00F274E6">
              <w:rPr>
                <w:rFonts w:asciiTheme="majorHAnsi" w:hAnsiTheme="majorHAnsi" w:cstheme="majorHAnsi"/>
                <w:noProof/>
                <w:webHidden/>
              </w:rPr>
              <w:fldChar w:fldCharType="end"/>
            </w:r>
          </w:hyperlink>
        </w:p>
        <w:p w14:paraId="365DE213" w14:textId="459A35EB"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7" w:history="1">
            <w:r w:rsidR="00F274E6" w:rsidRPr="00F274E6">
              <w:rPr>
                <w:rStyle w:val="Hyperlink"/>
                <w:rFonts w:asciiTheme="majorHAnsi" w:hAnsiTheme="majorHAnsi" w:cstheme="majorHAnsi"/>
                <w:noProof/>
                <w:shd w:val="clear" w:color="auto" w:fill="4472C4" w:themeFill="accent1"/>
              </w:rPr>
              <w:t xml:space="preserve">2.4.2  </w:t>
            </w:r>
            <w:r w:rsidR="00F274E6" w:rsidRPr="00F274E6">
              <w:rPr>
                <w:rStyle w:val="Hyperlink"/>
                <w:rFonts w:asciiTheme="majorHAnsi" w:hAnsiTheme="majorHAnsi" w:cstheme="majorHAnsi"/>
                <w:noProof/>
              </w:rPr>
              <w:t xml:space="preserve"> Value Registry</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_Toc109659267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11</w:t>
            </w:r>
            <w:r w:rsidR="00F274E6" w:rsidRPr="00F274E6">
              <w:rPr>
                <w:rFonts w:asciiTheme="majorHAnsi" w:hAnsiTheme="majorHAnsi" w:cstheme="majorHAnsi"/>
                <w:noProof/>
                <w:webHidden/>
              </w:rPr>
              <w:fldChar w:fldCharType="end"/>
            </w:r>
          </w:hyperlink>
        </w:p>
        <w:p w14:paraId="4AB6C300" w14:textId="29C12238"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8" w:history="1">
            <w:r w:rsidR="00F274E6" w:rsidRPr="00F274E6">
              <w:rPr>
                <w:rStyle w:val="Hyperlink"/>
                <w:rFonts w:asciiTheme="majorHAnsi" w:hAnsiTheme="majorHAnsi" w:cstheme="majorHAnsi"/>
                <w:noProof/>
                <w:shd w:val="clear" w:color="auto" w:fill="4472C4" w:themeFill="accent1"/>
              </w:rPr>
              <w:t xml:space="preserve">2.4.3  </w:t>
            </w:r>
            <w:r w:rsidR="00F274E6" w:rsidRPr="00F274E6">
              <w:rPr>
                <w:rStyle w:val="Hyperlink"/>
                <w:rFonts w:asciiTheme="majorHAnsi" w:hAnsiTheme="majorHAnsi" w:cstheme="majorHAnsi"/>
                <w:noProof/>
              </w:rPr>
              <w:t xml:space="preserve"> Value Ecosystem</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_Toc109659268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11</w:t>
            </w:r>
            <w:r w:rsidR="00F274E6" w:rsidRPr="00F274E6">
              <w:rPr>
                <w:rFonts w:asciiTheme="majorHAnsi" w:hAnsiTheme="majorHAnsi" w:cstheme="majorHAnsi"/>
                <w:noProof/>
                <w:webHidden/>
              </w:rPr>
              <w:fldChar w:fldCharType="end"/>
            </w:r>
          </w:hyperlink>
        </w:p>
        <w:p w14:paraId="6063B782" w14:textId="54A3616B"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69" w:history="1">
            <w:r w:rsidR="00F274E6" w:rsidRPr="00F274E6">
              <w:rPr>
                <w:rStyle w:val="Hyperlink"/>
                <w:rFonts w:asciiTheme="majorHAnsi" w:hAnsiTheme="majorHAnsi" w:cstheme="majorHAnsi"/>
                <w:noProof/>
                <w:shd w:val="clear" w:color="auto" w:fill="4472C4" w:themeFill="accent1"/>
              </w:rPr>
              <w:t xml:space="preserve">2.4.4  </w:t>
            </w:r>
            <w:r w:rsidR="00F274E6" w:rsidRPr="00F274E6">
              <w:rPr>
                <w:rStyle w:val="Hyperlink"/>
                <w:rFonts w:asciiTheme="majorHAnsi" w:hAnsiTheme="majorHAnsi" w:cstheme="majorHAnsi"/>
                <w:noProof/>
              </w:rPr>
              <w:t xml:space="preserve"> Value Web</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_Toc109659269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12</w:t>
            </w:r>
            <w:r w:rsidR="00F274E6" w:rsidRPr="00F274E6">
              <w:rPr>
                <w:rFonts w:asciiTheme="majorHAnsi" w:hAnsiTheme="majorHAnsi" w:cstheme="majorHAnsi"/>
                <w:noProof/>
                <w:webHidden/>
              </w:rPr>
              <w:fldChar w:fldCharType="end"/>
            </w:r>
          </w:hyperlink>
        </w:p>
        <w:p w14:paraId="6C83CE44" w14:textId="330D38A6" w:rsidR="00F274E6" w:rsidRPr="00F274E6" w:rsidRDefault="00000000">
          <w:pPr>
            <w:pStyle w:val="TOC3"/>
            <w:tabs>
              <w:tab w:val="right" w:leader="dot" w:pos="9350"/>
            </w:tabs>
            <w:rPr>
              <w:rFonts w:asciiTheme="majorHAnsi" w:eastAsiaTheme="minorEastAsia" w:hAnsiTheme="majorHAnsi" w:cstheme="majorHAnsi"/>
              <w:noProof/>
              <w:lang w:eastAsia="en-CA"/>
            </w:rPr>
          </w:pPr>
          <w:hyperlink w:anchor="_Toc109659270" w:history="1">
            <w:r w:rsidR="00F274E6" w:rsidRPr="00F274E6">
              <w:rPr>
                <w:rStyle w:val="Hyperlink"/>
                <w:rFonts w:asciiTheme="majorHAnsi" w:hAnsiTheme="majorHAnsi" w:cstheme="majorHAnsi"/>
                <w:noProof/>
              </w:rPr>
              <w:t>Smart Contract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_Toc109659270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13</w:t>
            </w:r>
            <w:r w:rsidR="00F274E6" w:rsidRPr="00F274E6">
              <w:rPr>
                <w:rFonts w:asciiTheme="majorHAnsi" w:hAnsiTheme="majorHAnsi" w:cstheme="majorHAnsi"/>
                <w:noProof/>
                <w:webHidden/>
              </w:rPr>
              <w:fldChar w:fldCharType="end"/>
            </w:r>
          </w:hyperlink>
        </w:p>
        <w:p w14:paraId="178CF0F4" w14:textId="2EF9BFB0"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1" w:history="1">
            <w:r w:rsidR="00F274E6" w:rsidRPr="00F274E6">
              <w:rPr>
                <w:rStyle w:val="Hyperlink"/>
                <w:rFonts w:asciiTheme="majorHAnsi" w:hAnsiTheme="majorHAnsi" w:cstheme="majorHAnsi"/>
                <w:noProof/>
              </w:rPr>
              <w:t>Domestic &amp; International payment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_Toc109659271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13</w:t>
            </w:r>
            <w:r w:rsidR="00F274E6" w:rsidRPr="00F274E6">
              <w:rPr>
                <w:rFonts w:asciiTheme="majorHAnsi" w:hAnsiTheme="majorHAnsi" w:cstheme="majorHAnsi"/>
                <w:noProof/>
                <w:webHidden/>
              </w:rPr>
              <w:fldChar w:fldCharType="end"/>
            </w:r>
          </w:hyperlink>
        </w:p>
        <w:p w14:paraId="15048A00" w14:textId="0C84F7CD"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2" w:history="1">
            <w:r w:rsidR="00F274E6" w:rsidRPr="00F274E6">
              <w:rPr>
                <w:rStyle w:val="Hyperlink"/>
                <w:rFonts w:asciiTheme="majorHAnsi" w:hAnsiTheme="majorHAnsi" w:cstheme="majorHAnsi"/>
                <w:noProof/>
              </w:rPr>
              <w:t>Trade Finance</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_Toc109659272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14</w:t>
            </w:r>
            <w:r w:rsidR="00F274E6" w:rsidRPr="00F274E6">
              <w:rPr>
                <w:rFonts w:asciiTheme="majorHAnsi" w:hAnsiTheme="majorHAnsi" w:cstheme="majorHAnsi"/>
                <w:noProof/>
                <w:webHidden/>
              </w:rPr>
              <w:fldChar w:fldCharType="end"/>
            </w:r>
          </w:hyperlink>
        </w:p>
        <w:p w14:paraId="6A2ECECE" w14:textId="34074509"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73" w:history="1">
            <w:r w:rsidR="00F274E6" w:rsidRPr="00F274E6">
              <w:rPr>
                <w:rStyle w:val="Hyperlink"/>
                <w:rFonts w:asciiTheme="majorHAnsi" w:hAnsiTheme="majorHAnsi" w:cstheme="majorHAnsi"/>
                <w:noProof/>
                <w:shd w:val="clear" w:color="auto" w:fill="4472C4" w:themeFill="accent1"/>
              </w:rPr>
              <w:t xml:space="preserve">2.5  </w:t>
            </w:r>
            <w:r w:rsidR="00F274E6" w:rsidRPr="00F274E6">
              <w:rPr>
                <w:rStyle w:val="Hyperlink"/>
                <w:rFonts w:asciiTheme="majorHAnsi" w:hAnsiTheme="majorHAnsi" w:cstheme="majorHAnsi"/>
                <w:noProof/>
              </w:rPr>
              <w:t xml:space="preserve"> Future Blockchain Technology</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_Toc109659273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15</w:t>
            </w:r>
            <w:r w:rsidR="00F274E6" w:rsidRPr="00F274E6">
              <w:rPr>
                <w:rFonts w:asciiTheme="majorHAnsi" w:hAnsiTheme="majorHAnsi" w:cstheme="majorHAnsi"/>
                <w:noProof/>
                <w:webHidden/>
              </w:rPr>
              <w:fldChar w:fldCharType="end"/>
            </w:r>
          </w:hyperlink>
        </w:p>
        <w:p w14:paraId="20C0A681" w14:textId="3CE7BE0D"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4" w:history="1">
            <w:r w:rsidR="00F274E6" w:rsidRPr="00F274E6">
              <w:rPr>
                <w:rStyle w:val="Hyperlink"/>
                <w:rFonts w:asciiTheme="majorHAnsi" w:hAnsiTheme="majorHAnsi" w:cstheme="majorHAnsi"/>
                <w:noProof/>
              </w:rPr>
              <w:t>Government data distribution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_Toc109659274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15</w:t>
            </w:r>
            <w:r w:rsidR="00F274E6" w:rsidRPr="00F274E6">
              <w:rPr>
                <w:rFonts w:asciiTheme="majorHAnsi" w:hAnsiTheme="majorHAnsi" w:cstheme="majorHAnsi"/>
                <w:noProof/>
                <w:webHidden/>
              </w:rPr>
              <w:fldChar w:fldCharType="end"/>
            </w:r>
          </w:hyperlink>
        </w:p>
        <w:p w14:paraId="19C06B66" w14:textId="4DD9666A" w:rsidR="00F274E6" w:rsidRPr="00F274E6" w:rsidRDefault="00000000">
          <w:pPr>
            <w:pStyle w:val="TOC3"/>
            <w:tabs>
              <w:tab w:val="right" w:leader="dot" w:pos="9350"/>
            </w:tabs>
            <w:rPr>
              <w:rFonts w:asciiTheme="majorHAnsi" w:eastAsiaTheme="minorEastAsia" w:hAnsiTheme="majorHAnsi" w:cstheme="majorHAnsi"/>
              <w:noProof/>
              <w:lang w:eastAsia="en-CA"/>
            </w:rPr>
          </w:pPr>
          <w:hyperlink w:anchor="_Toc109659275" w:history="1">
            <w:r w:rsidR="00F274E6" w:rsidRPr="00F274E6">
              <w:rPr>
                <w:rStyle w:val="Hyperlink"/>
                <w:rFonts w:asciiTheme="majorHAnsi" w:hAnsiTheme="majorHAnsi" w:cstheme="majorHAnsi"/>
                <w:noProof/>
              </w:rPr>
              <w:t>Greater transparency between industries</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_Toc109659275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15</w:t>
            </w:r>
            <w:r w:rsidR="00F274E6" w:rsidRPr="00F274E6">
              <w:rPr>
                <w:rFonts w:asciiTheme="majorHAnsi" w:hAnsiTheme="majorHAnsi" w:cstheme="majorHAnsi"/>
                <w:noProof/>
                <w:webHidden/>
              </w:rPr>
              <w:fldChar w:fldCharType="end"/>
            </w:r>
          </w:hyperlink>
        </w:p>
        <w:p w14:paraId="05E4D4F1" w14:textId="72AB076A"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6" w:history="1">
            <w:r w:rsidR="00F274E6" w:rsidRPr="00F274E6">
              <w:rPr>
                <w:rStyle w:val="Hyperlink"/>
                <w:rFonts w:asciiTheme="majorHAnsi" w:hAnsiTheme="majorHAnsi" w:cstheme="majorHAnsi"/>
                <w:noProof/>
              </w:rPr>
              <w:t>Institution-issued cryptocurrency</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_Toc109659276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15</w:t>
            </w:r>
            <w:r w:rsidR="00F274E6" w:rsidRPr="00F274E6">
              <w:rPr>
                <w:rFonts w:asciiTheme="majorHAnsi" w:hAnsiTheme="majorHAnsi" w:cstheme="majorHAnsi"/>
                <w:noProof/>
                <w:webHidden/>
              </w:rPr>
              <w:fldChar w:fldCharType="end"/>
            </w:r>
          </w:hyperlink>
        </w:p>
        <w:p w14:paraId="36C9CD76" w14:textId="42B9FB78"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7" w:history="1">
            <w:r w:rsidR="00F274E6" w:rsidRPr="00F274E6">
              <w:rPr>
                <w:rStyle w:val="Hyperlink"/>
                <w:rFonts w:asciiTheme="majorHAnsi" w:hAnsiTheme="majorHAnsi" w:cstheme="majorHAnsi"/>
                <w:noProof/>
              </w:rPr>
              <w:t>Blockchain supported identity</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_Toc109659277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16</w:t>
            </w:r>
            <w:r w:rsidR="00F274E6" w:rsidRPr="00F274E6">
              <w:rPr>
                <w:rFonts w:asciiTheme="majorHAnsi" w:hAnsiTheme="majorHAnsi" w:cstheme="majorHAnsi"/>
                <w:noProof/>
                <w:webHidden/>
              </w:rPr>
              <w:fldChar w:fldCharType="end"/>
            </w:r>
          </w:hyperlink>
        </w:p>
        <w:p w14:paraId="76DBEC46" w14:textId="0024496C"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78" w:history="1">
            <w:r w:rsidR="00F274E6" w:rsidRPr="00F274E6">
              <w:rPr>
                <w:rStyle w:val="Hyperlink"/>
                <w:rFonts w:asciiTheme="majorHAnsi" w:hAnsiTheme="majorHAnsi" w:cstheme="majorHAnsi"/>
                <w:noProof/>
              </w:rPr>
              <w:t>World Economy via blockchain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_Toc109659278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16</w:t>
            </w:r>
            <w:r w:rsidR="00F274E6" w:rsidRPr="00F274E6">
              <w:rPr>
                <w:rFonts w:asciiTheme="majorHAnsi" w:hAnsiTheme="majorHAnsi" w:cstheme="majorHAnsi"/>
                <w:noProof/>
                <w:webHidden/>
              </w:rPr>
              <w:fldChar w:fldCharType="end"/>
            </w:r>
          </w:hyperlink>
        </w:p>
        <w:p w14:paraId="6E043369" w14:textId="1C91776A" w:rsidR="00F274E6" w:rsidRPr="00F274E6" w:rsidRDefault="00000000">
          <w:pPr>
            <w:pStyle w:val="TOC1"/>
            <w:tabs>
              <w:tab w:val="right" w:leader="dot" w:pos="9350"/>
            </w:tabs>
            <w:rPr>
              <w:rFonts w:asciiTheme="majorHAnsi" w:eastAsiaTheme="minorEastAsia" w:hAnsiTheme="majorHAnsi" w:cstheme="majorHAnsi"/>
              <w:noProof/>
              <w:lang w:eastAsia="en-CA"/>
            </w:rPr>
          </w:pPr>
          <w:hyperlink w:anchor="_Toc109659279" w:history="1">
            <w:r w:rsidR="00F274E6" w:rsidRPr="00F274E6">
              <w:rPr>
                <w:rStyle w:val="Hyperlink"/>
                <w:rFonts w:asciiTheme="majorHAnsi" w:hAnsiTheme="majorHAnsi" w:cstheme="majorHAnsi"/>
                <w:noProof/>
                <w:shd w:val="clear" w:color="auto" w:fill="4472C4" w:themeFill="accent1"/>
              </w:rPr>
              <w:t xml:space="preserve">3.0  </w:t>
            </w:r>
            <w:r w:rsidR="00F274E6" w:rsidRPr="00F274E6">
              <w:rPr>
                <w:rStyle w:val="Hyperlink"/>
                <w:rFonts w:asciiTheme="majorHAnsi" w:hAnsiTheme="majorHAnsi" w:cstheme="majorHAnsi"/>
                <w:noProof/>
              </w:rPr>
              <w:t xml:space="preserve"> Full stack architecture to build blockchain applications</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_Toc109659279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16</w:t>
            </w:r>
            <w:r w:rsidR="00F274E6" w:rsidRPr="00F274E6">
              <w:rPr>
                <w:rFonts w:asciiTheme="majorHAnsi" w:hAnsiTheme="majorHAnsi" w:cstheme="majorHAnsi"/>
                <w:noProof/>
                <w:webHidden/>
              </w:rPr>
              <w:fldChar w:fldCharType="end"/>
            </w:r>
          </w:hyperlink>
        </w:p>
        <w:p w14:paraId="32353842" w14:textId="4E3F8F31"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0" w:history="1">
            <w:r w:rsidR="00F274E6" w:rsidRPr="00F274E6">
              <w:rPr>
                <w:rStyle w:val="Hyperlink"/>
                <w:rFonts w:asciiTheme="majorHAnsi" w:hAnsiTheme="majorHAnsi" w:cstheme="majorHAnsi"/>
                <w:noProof/>
                <w:shd w:val="clear" w:color="auto" w:fill="4472C4" w:themeFill="accent1"/>
              </w:rPr>
              <w:t xml:space="preserve">3.1  </w:t>
            </w:r>
            <w:r w:rsidR="00F274E6" w:rsidRPr="00F274E6">
              <w:rPr>
                <w:rStyle w:val="Hyperlink"/>
                <w:rFonts w:asciiTheme="majorHAnsi" w:hAnsiTheme="majorHAnsi" w:cstheme="majorHAnsi"/>
                <w:noProof/>
              </w:rPr>
              <w:t xml:space="preserve"> Internet Evolution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_Toc109659280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17</w:t>
            </w:r>
            <w:r w:rsidR="00F274E6" w:rsidRPr="00F274E6">
              <w:rPr>
                <w:rFonts w:asciiTheme="majorHAnsi" w:hAnsiTheme="majorHAnsi" w:cstheme="majorHAnsi"/>
                <w:noProof/>
                <w:webHidden/>
              </w:rPr>
              <w:fldChar w:fldCharType="end"/>
            </w:r>
          </w:hyperlink>
        </w:p>
        <w:p w14:paraId="3EBC1238" w14:textId="00E90A5F"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1" w:history="1">
            <w:r w:rsidR="00F274E6" w:rsidRPr="00F274E6">
              <w:rPr>
                <w:rStyle w:val="Hyperlink"/>
                <w:rFonts w:asciiTheme="majorHAnsi" w:hAnsiTheme="majorHAnsi" w:cstheme="majorHAnsi"/>
                <w:noProof/>
              </w:rPr>
              <w:t>Web 1.0</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_Toc109659281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17</w:t>
            </w:r>
            <w:r w:rsidR="00F274E6" w:rsidRPr="00F274E6">
              <w:rPr>
                <w:rFonts w:asciiTheme="majorHAnsi" w:hAnsiTheme="majorHAnsi" w:cstheme="majorHAnsi"/>
                <w:noProof/>
                <w:webHidden/>
              </w:rPr>
              <w:fldChar w:fldCharType="end"/>
            </w:r>
          </w:hyperlink>
        </w:p>
        <w:p w14:paraId="5013CACE" w14:textId="2E6E55F6"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2" w:history="1">
            <w:r w:rsidR="00F274E6" w:rsidRPr="00F274E6">
              <w:rPr>
                <w:rStyle w:val="Hyperlink"/>
                <w:rFonts w:asciiTheme="majorHAnsi" w:hAnsiTheme="majorHAnsi" w:cstheme="majorHAnsi"/>
                <w:noProof/>
              </w:rPr>
              <w:t>Web 2.0</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_Toc109659282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18</w:t>
            </w:r>
            <w:r w:rsidR="00F274E6" w:rsidRPr="00F274E6">
              <w:rPr>
                <w:rFonts w:asciiTheme="majorHAnsi" w:hAnsiTheme="majorHAnsi" w:cstheme="majorHAnsi"/>
                <w:noProof/>
                <w:webHidden/>
              </w:rPr>
              <w:fldChar w:fldCharType="end"/>
            </w:r>
          </w:hyperlink>
        </w:p>
        <w:p w14:paraId="22582039" w14:textId="30A616E4"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3" w:history="1">
            <w:r w:rsidR="00F274E6" w:rsidRPr="00F274E6">
              <w:rPr>
                <w:rStyle w:val="Hyperlink"/>
                <w:rFonts w:asciiTheme="majorHAnsi" w:hAnsiTheme="majorHAnsi" w:cstheme="majorHAnsi"/>
                <w:noProof/>
              </w:rPr>
              <w:t>Web 3.0</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_Toc109659283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18</w:t>
            </w:r>
            <w:r w:rsidR="00F274E6" w:rsidRPr="00F274E6">
              <w:rPr>
                <w:rFonts w:asciiTheme="majorHAnsi" w:hAnsiTheme="majorHAnsi" w:cstheme="majorHAnsi"/>
                <w:noProof/>
                <w:webHidden/>
              </w:rPr>
              <w:fldChar w:fldCharType="end"/>
            </w:r>
          </w:hyperlink>
        </w:p>
        <w:p w14:paraId="29D8E6F3" w14:textId="2D2831F2"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4" w:history="1">
            <w:r w:rsidR="00F274E6" w:rsidRPr="00F274E6">
              <w:rPr>
                <w:rStyle w:val="Hyperlink"/>
                <w:rFonts w:asciiTheme="majorHAnsi" w:hAnsiTheme="majorHAnsi" w:cstheme="majorHAnsi"/>
                <w:noProof/>
                <w:shd w:val="clear" w:color="auto" w:fill="4472C4" w:themeFill="accent1"/>
              </w:rPr>
              <w:t xml:space="preserve">3.2  </w:t>
            </w:r>
            <w:r w:rsidR="00F274E6" w:rsidRPr="00F274E6">
              <w:rPr>
                <w:rStyle w:val="Hyperlink"/>
                <w:rFonts w:asciiTheme="majorHAnsi" w:hAnsiTheme="majorHAnsi" w:cstheme="majorHAnsi"/>
                <w:noProof/>
              </w:rPr>
              <w:t xml:space="preserve"> General Blockchain Stack Architecture</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_Toc109659284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18</w:t>
            </w:r>
            <w:r w:rsidR="00F274E6" w:rsidRPr="00F274E6">
              <w:rPr>
                <w:rFonts w:asciiTheme="majorHAnsi" w:hAnsiTheme="majorHAnsi" w:cstheme="majorHAnsi"/>
                <w:noProof/>
                <w:webHidden/>
              </w:rPr>
              <w:fldChar w:fldCharType="end"/>
            </w:r>
          </w:hyperlink>
        </w:p>
        <w:p w14:paraId="0120D39E" w14:textId="743354FE"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5" w:history="1">
            <w:r w:rsidR="00F274E6" w:rsidRPr="00F274E6">
              <w:rPr>
                <w:rStyle w:val="Hyperlink"/>
                <w:rFonts w:asciiTheme="majorHAnsi" w:hAnsiTheme="majorHAnsi" w:cstheme="majorHAnsi"/>
                <w:noProof/>
                <w:shd w:val="clear" w:color="auto" w:fill="4472C4" w:themeFill="accent1"/>
              </w:rPr>
              <w:t xml:space="preserve">3.3  </w:t>
            </w:r>
            <w:r w:rsidR="00F274E6" w:rsidRPr="00F274E6">
              <w:rPr>
                <w:rStyle w:val="Hyperlink"/>
                <w:rFonts w:asciiTheme="majorHAnsi" w:hAnsiTheme="majorHAnsi" w:cstheme="majorHAnsi"/>
                <w:noProof/>
              </w:rPr>
              <w:t xml:space="preserve"> Dependencies</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_Toc109659285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20</w:t>
            </w:r>
            <w:r w:rsidR="00F274E6" w:rsidRPr="00F274E6">
              <w:rPr>
                <w:rFonts w:asciiTheme="majorHAnsi" w:hAnsiTheme="majorHAnsi" w:cstheme="majorHAnsi"/>
                <w:noProof/>
                <w:webHidden/>
              </w:rPr>
              <w:fldChar w:fldCharType="end"/>
            </w:r>
          </w:hyperlink>
        </w:p>
        <w:p w14:paraId="636317FB" w14:textId="5C1DF7EE"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6" w:history="1">
            <w:r w:rsidR="00F274E6" w:rsidRPr="00F274E6">
              <w:rPr>
                <w:rStyle w:val="Hyperlink"/>
                <w:rFonts w:asciiTheme="majorHAnsi" w:hAnsiTheme="majorHAnsi" w:cstheme="majorHAnsi"/>
                <w:noProof/>
              </w:rPr>
              <w:t>Node.js –  Development Environment/ libraries</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_Toc109659286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20</w:t>
            </w:r>
            <w:r w:rsidR="00F274E6" w:rsidRPr="00F274E6">
              <w:rPr>
                <w:rFonts w:asciiTheme="majorHAnsi" w:hAnsiTheme="majorHAnsi" w:cstheme="majorHAnsi"/>
                <w:noProof/>
                <w:webHidden/>
              </w:rPr>
              <w:fldChar w:fldCharType="end"/>
            </w:r>
          </w:hyperlink>
        </w:p>
        <w:p w14:paraId="6B9BF23E" w14:textId="6EF81330"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7" w:history="1">
            <w:r w:rsidR="00F274E6" w:rsidRPr="00F274E6">
              <w:rPr>
                <w:rStyle w:val="Hyperlink"/>
                <w:rFonts w:asciiTheme="majorHAnsi" w:hAnsiTheme="majorHAnsi" w:cstheme="majorHAnsi"/>
                <w:noProof/>
              </w:rPr>
              <w:t>Vite.js – front-end</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_Toc109659287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20</w:t>
            </w:r>
            <w:r w:rsidR="00F274E6" w:rsidRPr="00F274E6">
              <w:rPr>
                <w:rFonts w:asciiTheme="majorHAnsi" w:hAnsiTheme="majorHAnsi" w:cstheme="majorHAnsi"/>
                <w:noProof/>
                <w:webHidden/>
              </w:rPr>
              <w:fldChar w:fldCharType="end"/>
            </w:r>
          </w:hyperlink>
        </w:p>
        <w:p w14:paraId="58A915B4" w14:textId="63F3E44E"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8" w:history="1">
            <w:r w:rsidR="00F274E6" w:rsidRPr="00F274E6">
              <w:rPr>
                <w:rStyle w:val="Hyperlink"/>
                <w:rFonts w:asciiTheme="majorHAnsi" w:hAnsiTheme="majorHAnsi" w:cstheme="majorHAnsi"/>
                <w:noProof/>
              </w:rPr>
              <w:t>MetaMask Ethereum Wallet – crypto wallet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_Toc109659288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21</w:t>
            </w:r>
            <w:r w:rsidR="00F274E6" w:rsidRPr="00F274E6">
              <w:rPr>
                <w:rFonts w:asciiTheme="majorHAnsi" w:hAnsiTheme="majorHAnsi" w:cstheme="majorHAnsi"/>
                <w:noProof/>
                <w:webHidden/>
              </w:rPr>
              <w:fldChar w:fldCharType="end"/>
            </w:r>
          </w:hyperlink>
        </w:p>
        <w:p w14:paraId="69B28ADB" w14:textId="42E055BF"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89" w:history="1">
            <w:r w:rsidR="00F274E6" w:rsidRPr="00F274E6">
              <w:rPr>
                <w:rStyle w:val="Hyperlink"/>
                <w:rFonts w:asciiTheme="majorHAnsi" w:hAnsiTheme="majorHAnsi" w:cstheme="majorHAnsi"/>
                <w:noProof/>
              </w:rPr>
              <w:t>Alchemy – Node provider</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_Toc109659289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21</w:t>
            </w:r>
            <w:r w:rsidR="00F274E6" w:rsidRPr="00F274E6">
              <w:rPr>
                <w:rFonts w:asciiTheme="majorHAnsi" w:hAnsiTheme="majorHAnsi" w:cstheme="majorHAnsi"/>
                <w:noProof/>
                <w:webHidden/>
              </w:rPr>
              <w:fldChar w:fldCharType="end"/>
            </w:r>
          </w:hyperlink>
        </w:p>
        <w:p w14:paraId="0185E60E" w14:textId="2AB2EF41"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0" w:history="1">
            <w:r w:rsidR="00F274E6" w:rsidRPr="00F274E6">
              <w:rPr>
                <w:rStyle w:val="Hyperlink"/>
                <w:rFonts w:asciiTheme="majorHAnsi" w:hAnsiTheme="majorHAnsi" w:cstheme="majorHAnsi"/>
                <w:noProof/>
              </w:rPr>
              <w:t>HardHat – Smart contract development environment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_Toc109659290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21</w:t>
            </w:r>
            <w:r w:rsidR="00F274E6" w:rsidRPr="00F274E6">
              <w:rPr>
                <w:rFonts w:asciiTheme="majorHAnsi" w:hAnsiTheme="majorHAnsi" w:cstheme="majorHAnsi"/>
                <w:noProof/>
                <w:webHidden/>
              </w:rPr>
              <w:fldChar w:fldCharType="end"/>
            </w:r>
          </w:hyperlink>
        </w:p>
        <w:p w14:paraId="08D7492F" w14:textId="3EBC152B"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1" w:history="1">
            <w:r w:rsidR="00F274E6" w:rsidRPr="00F274E6">
              <w:rPr>
                <w:rStyle w:val="Hyperlink"/>
                <w:rFonts w:asciiTheme="majorHAnsi" w:hAnsiTheme="majorHAnsi" w:cstheme="majorHAnsi"/>
                <w:noProof/>
                <w:shd w:val="clear" w:color="auto" w:fill="4472C4" w:themeFill="accent1"/>
              </w:rPr>
              <w:t xml:space="preserve">3.4  </w:t>
            </w:r>
            <w:r w:rsidR="00F274E6" w:rsidRPr="00F274E6">
              <w:rPr>
                <w:rStyle w:val="Hyperlink"/>
                <w:rFonts w:asciiTheme="majorHAnsi" w:hAnsiTheme="majorHAnsi" w:cstheme="majorHAnsi"/>
                <w:noProof/>
              </w:rPr>
              <w:t xml:space="preserve"> Project Setup</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_Toc109659291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22</w:t>
            </w:r>
            <w:r w:rsidR="00F274E6" w:rsidRPr="00F274E6">
              <w:rPr>
                <w:rFonts w:asciiTheme="majorHAnsi" w:hAnsiTheme="majorHAnsi" w:cstheme="majorHAnsi"/>
                <w:noProof/>
                <w:webHidden/>
              </w:rPr>
              <w:fldChar w:fldCharType="end"/>
            </w:r>
          </w:hyperlink>
        </w:p>
        <w:p w14:paraId="461F35FD" w14:textId="134880E2"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2" w:history="1">
            <w:r w:rsidR="00F274E6" w:rsidRPr="00F274E6">
              <w:rPr>
                <w:rStyle w:val="Hyperlink"/>
                <w:rFonts w:asciiTheme="majorHAnsi" w:hAnsiTheme="majorHAnsi" w:cstheme="majorHAnsi"/>
                <w:noProof/>
                <w:shd w:val="clear" w:color="auto" w:fill="4472C4" w:themeFill="accent1"/>
              </w:rPr>
              <w:t xml:space="preserve">3.5  </w:t>
            </w:r>
            <w:r w:rsidR="00F274E6" w:rsidRPr="00F274E6">
              <w:rPr>
                <w:rStyle w:val="Hyperlink"/>
                <w:rFonts w:asciiTheme="majorHAnsi" w:hAnsiTheme="majorHAnsi" w:cstheme="majorHAnsi"/>
                <w:noProof/>
              </w:rPr>
              <w:t xml:space="preserve"> Build Smart Contract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_Toc109659292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25</w:t>
            </w:r>
            <w:r w:rsidR="00F274E6" w:rsidRPr="00F274E6">
              <w:rPr>
                <w:rFonts w:asciiTheme="majorHAnsi" w:hAnsiTheme="majorHAnsi" w:cstheme="majorHAnsi"/>
                <w:noProof/>
                <w:webHidden/>
              </w:rPr>
              <w:fldChar w:fldCharType="end"/>
            </w:r>
          </w:hyperlink>
        </w:p>
        <w:p w14:paraId="36670CCE" w14:textId="100000EE"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3" w:history="1">
            <w:r w:rsidR="00F274E6" w:rsidRPr="00F274E6">
              <w:rPr>
                <w:rStyle w:val="Hyperlink"/>
                <w:rFonts w:asciiTheme="majorHAnsi" w:hAnsiTheme="majorHAnsi" w:cstheme="majorHAnsi"/>
                <w:noProof/>
                <w:shd w:val="clear" w:color="auto" w:fill="4472C4" w:themeFill="accent1"/>
              </w:rPr>
              <w:t xml:space="preserve">3.6  </w:t>
            </w:r>
            <w:r w:rsidR="00F274E6" w:rsidRPr="00F274E6">
              <w:rPr>
                <w:rStyle w:val="Hyperlink"/>
                <w:rFonts w:asciiTheme="majorHAnsi" w:hAnsiTheme="majorHAnsi" w:cstheme="majorHAnsi"/>
                <w:noProof/>
              </w:rPr>
              <w:t xml:space="preserve"> Deploy Smart Contract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_Toc109659293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26</w:t>
            </w:r>
            <w:r w:rsidR="00F274E6" w:rsidRPr="00F274E6">
              <w:rPr>
                <w:rFonts w:asciiTheme="majorHAnsi" w:hAnsiTheme="majorHAnsi" w:cstheme="majorHAnsi"/>
                <w:noProof/>
                <w:webHidden/>
              </w:rPr>
              <w:fldChar w:fldCharType="end"/>
            </w:r>
          </w:hyperlink>
        </w:p>
        <w:p w14:paraId="2A630D8F" w14:textId="3C06158A"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4" w:history="1">
            <w:r w:rsidR="00F274E6" w:rsidRPr="00F274E6">
              <w:rPr>
                <w:rStyle w:val="Hyperlink"/>
                <w:rFonts w:asciiTheme="majorHAnsi" w:hAnsiTheme="majorHAnsi" w:cstheme="majorHAnsi"/>
                <w:noProof/>
                <w:shd w:val="clear" w:color="auto" w:fill="4472C4" w:themeFill="accent1"/>
              </w:rPr>
              <w:t xml:space="preserve">3.7  </w:t>
            </w:r>
            <w:r w:rsidR="00F274E6" w:rsidRPr="00F274E6">
              <w:rPr>
                <w:rStyle w:val="Hyperlink"/>
                <w:rFonts w:asciiTheme="majorHAnsi" w:hAnsiTheme="majorHAnsi" w:cstheme="majorHAnsi"/>
                <w:noProof/>
              </w:rPr>
              <w:t xml:space="preserve"> Client-side Application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_Toc109659294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27</w:t>
            </w:r>
            <w:r w:rsidR="00F274E6" w:rsidRPr="00F274E6">
              <w:rPr>
                <w:rFonts w:asciiTheme="majorHAnsi" w:hAnsiTheme="majorHAnsi" w:cstheme="majorHAnsi"/>
                <w:noProof/>
                <w:webHidden/>
              </w:rPr>
              <w:fldChar w:fldCharType="end"/>
            </w:r>
          </w:hyperlink>
        </w:p>
        <w:p w14:paraId="350BEECE" w14:textId="369E0D91"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5" w:history="1">
            <w:r w:rsidR="00F274E6" w:rsidRPr="00F274E6">
              <w:rPr>
                <w:rStyle w:val="Hyperlink"/>
                <w:rFonts w:asciiTheme="majorHAnsi" w:hAnsiTheme="majorHAnsi" w:cstheme="majorHAnsi"/>
                <w:noProof/>
                <w:shd w:val="clear" w:color="auto" w:fill="4472C4" w:themeFill="accent1"/>
              </w:rPr>
              <w:t xml:space="preserve">3.8  </w:t>
            </w:r>
            <w:r w:rsidR="00F274E6" w:rsidRPr="00F274E6">
              <w:rPr>
                <w:rStyle w:val="Hyperlink"/>
                <w:rFonts w:asciiTheme="majorHAnsi" w:hAnsiTheme="majorHAnsi" w:cstheme="majorHAnsi"/>
                <w:noProof/>
              </w:rPr>
              <w:t xml:space="preserve"> Backend function</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_Toc109659295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29</w:t>
            </w:r>
            <w:r w:rsidR="00F274E6" w:rsidRPr="00F274E6">
              <w:rPr>
                <w:rFonts w:asciiTheme="majorHAnsi" w:hAnsiTheme="majorHAnsi" w:cstheme="majorHAnsi"/>
                <w:noProof/>
                <w:webHidden/>
              </w:rPr>
              <w:fldChar w:fldCharType="end"/>
            </w:r>
          </w:hyperlink>
        </w:p>
        <w:p w14:paraId="25D53618" w14:textId="5A06B8E7"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6" w:history="1">
            <w:r w:rsidR="00F274E6" w:rsidRPr="00F274E6">
              <w:rPr>
                <w:rStyle w:val="Hyperlink"/>
                <w:rFonts w:asciiTheme="majorHAnsi" w:hAnsiTheme="majorHAnsi" w:cstheme="majorHAnsi"/>
                <w:noProof/>
                <w:shd w:val="clear" w:color="auto" w:fill="4472C4" w:themeFill="accent1"/>
              </w:rPr>
              <w:t xml:space="preserve">3.9  </w:t>
            </w:r>
            <w:r w:rsidR="00F274E6" w:rsidRPr="00F274E6">
              <w:rPr>
                <w:rStyle w:val="Hyperlink"/>
                <w:rFonts w:asciiTheme="majorHAnsi" w:hAnsiTheme="majorHAnsi" w:cstheme="majorHAnsi"/>
                <w:noProof/>
              </w:rPr>
              <w:t xml:space="preserve"> Frontend interfaces</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_Toc109659296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30</w:t>
            </w:r>
            <w:r w:rsidR="00F274E6" w:rsidRPr="00F274E6">
              <w:rPr>
                <w:rFonts w:asciiTheme="majorHAnsi" w:hAnsiTheme="majorHAnsi" w:cstheme="majorHAnsi"/>
                <w:noProof/>
                <w:webHidden/>
              </w:rPr>
              <w:fldChar w:fldCharType="end"/>
            </w:r>
          </w:hyperlink>
        </w:p>
        <w:p w14:paraId="7F8907B6" w14:textId="78B42328" w:rsidR="00F274E6" w:rsidRPr="00F274E6" w:rsidRDefault="00000000">
          <w:pPr>
            <w:pStyle w:val="TOC2"/>
            <w:tabs>
              <w:tab w:val="right" w:leader="dot" w:pos="9350"/>
            </w:tabs>
            <w:rPr>
              <w:rFonts w:asciiTheme="majorHAnsi" w:eastAsiaTheme="minorEastAsia" w:hAnsiTheme="majorHAnsi" w:cstheme="majorHAnsi"/>
              <w:noProof/>
              <w:lang w:eastAsia="en-CA"/>
            </w:rPr>
          </w:pPr>
          <w:hyperlink w:anchor="_Toc109659297" w:history="1">
            <w:r w:rsidR="00F274E6" w:rsidRPr="00F274E6">
              <w:rPr>
                <w:rStyle w:val="Hyperlink"/>
                <w:rFonts w:asciiTheme="majorHAnsi" w:hAnsiTheme="majorHAnsi" w:cstheme="majorHAnsi"/>
                <w:noProof/>
                <w:shd w:val="clear" w:color="auto" w:fill="4472C4" w:themeFill="accent1"/>
              </w:rPr>
              <w:t xml:space="preserve">3.10  </w:t>
            </w:r>
            <w:r w:rsidR="00F274E6" w:rsidRPr="00F274E6">
              <w:rPr>
                <w:rStyle w:val="Hyperlink"/>
                <w:rFonts w:asciiTheme="majorHAnsi" w:hAnsiTheme="majorHAnsi" w:cstheme="majorHAnsi"/>
                <w:noProof/>
              </w:rPr>
              <w:t xml:space="preserve"> Deployment</w:t>
            </w:r>
            <w:r w:rsidR="00F274E6" w:rsidRPr="00F274E6">
              <w:rPr>
                <w:rFonts w:asciiTheme="majorHAnsi" w:hAnsiTheme="majorHAnsi" w:cstheme="majorHAnsi"/>
                <w:noProof/>
                <w:webHidden/>
              </w:rPr>
              <w:tab/>
            </w:r>
            <w:r w:rsidR="00F274E6" w:rsidRPr="00F274E6">
              <w:rPr>
                <w:rFonts w:asciiTheme="majorHAnsi" w:hAnsiTheme="majorHAnsi" w:cstheme="majorHAnsi"/>
                <w:noProof/>
                <w:webHidden/>
              </w:rPr>
              <w:fldChar w:fldCharType="begin"/>
            </w:r>
            <w:r w:rsidR="00F274E6" w:rsidRPr="00F274E6">
              <w:rPr>
                <w:rFonts w:asciiTheme="majorHAnsi" w:hAnsiTheme="majorHAnsi" w:cstheme="majorHAnsi"/>
                <w:noProof/>
                <w:webHidden/>
              </w:rPr>
              <w:instrText xml:space="preserve"> PAGEREF _Toc109659297 \h </w:instrText>
            </w:r>
            <w:r w:rsidR="00F274E6" w:rsidRPr="00F274E6">
              <w:rPr>
                <w:rFonts w:asciiTheme="majorHAnsi" w:hAnsiTheme="majorHAnsi" w:cstheme="majorHAnsi"/>
                <w:noProof/>
                <w:webHidden/>
              </w:rPr>
            </w:r>
            <w:r w:rsidR="00F274E6" w:rsidRPr="00F274E6">
              <w:rPr>
                <w:rFonts w:asciiTheme="majorHAnsi" w:hAnsiTheme="majorHAnsi" w:cstheme="majorHAnsi"/>
                <w:noProof/>
                <w:webHidden/>
              </w:rPr>
              <w:fldChar w:fldCharType="separate"/>
            </w:r>
            <w:r w:rsidR="008243E3">
              <w:rPr>
                <w:rFonts w:asciiTheme="majorHAnsi" w:hAnsiTheme="majorHAnsi" w:cstheme="majorHAnsi"/>
                <w:noProof/>
                <w:webHidden/>
              </w:rPr>
              <w:t>31</w:t>
            </w:r>
            <w:r w:rsidR="00F274E6" w:rsidRPr="00F274E6">
              <w:rPr>
                <w:rFonts w:asciiTheme="majorHAnsi" w:hAnsiTheme="majorHAnsi" w:cstheme="majorHAnsi"/>
                <w:noProof/>
                <w:webHidden/>
              </w:rPr>
              <w:fldChar w:fldCharType="end"/>
            </w:r>
          </w:hyperlink>
        </w:p>
        <w:p w14:paraId="3D7A4E78" w14:textId="6F15875C" w:rsidR="00F274E6" w:rsidRPr="00F274E6" w:rsidRDefault="00F274E6" w:rsidP="008243E3">
          <w:pPr>
            <w:pStyle w:val="TOC1"/>
            <w:tabs>
              <w:tab w:val="right" w:leader="dot" w:pos="9350"/>
            </w:tabs>
            <w:rPr>
              <w:rFonts w:asciiTheme="majorHAnsi" w:eastAsiaTheme="minorEastAsia" w:hAnsiTheme="majorHAnsi" w:cstheme="majorHAnsi"/>
              <w:noProof/>
              <w:lang w:eastAsia="en-CA"/>
            </w:rPr>
          </w:pPr>
        </w:p>
        <w:p w14:paraId="753CB3B1" w14:textId="100FBADA" w:rsidR="00F274E6" w:rsidRPr="00F274E6" w:rsidRDefault="00F274E6">
          <w:pPr>
            <w:rPr>
              <w:rFonts w:asciiTheme="majorHAnsi" w:hAnsiTheme="majorHAnsi" w:cstheme="majorHAnsi"/>
            </w:rPr>
          </w:pPr>
          <w:r w:rsidRPr="00F274E6">
            <w:rPr>
              <w:rFonts w:asciiTheme="majorHAnsi" w:hAnsiTheme="majorHAnsi" w:cstheme="majorHAnsi"/>
              <w:b/>
              <w:bCs/>
              <w:noProof/>
            </w:rPr>
            <w:fldChar w:fldCharType="end"/>
          </w:r>
        </w:p>
      </w:sdtContent>
    </w:sdt>
    <w:p w14:paraId="5F15C584" w14:textId="61473C15" w:rsidR="00595806" w:rsidRDefault="00595806" w:rsidP="00595806"/>
    <w:p w14:paraId="04D8D763" w14:textId="0DCB97B5" w:rsidR="00595806" w:rsidRDefault="00595806" w:rsidP="00595806"/>
    <w:p w14:paraId="58157756" w14:textId="4A900139" w:rsidR="00595806" w:rsidRDefault="00595806" w:rsidP="00595806"/>
    <w:p w14:paraId="118BBF87" w14:textId="393F4D06" w:rsidR="00595806" w:rsidRDefault="00595806" w:rsidP="00595806"/>
    <w:p w14:paraId="4C7AB4BF" w14:textId="1A74EDDD" w:rsidR="00595806" w:rsidRDefault="00595806" w:rsidP="00595806"/>
    <w:p w14:paraId="12D5EF09" w14:textId="343FE524" w:rsidR="00595806" w:rsidRDefault="00595806" w:rsidP="00595806"/>
    <w:p w14:paraId="12466AC0" w14:textId="327A04F8" w:rsidR="00595806" w:rsidRDefault="00595806" w:rsidP="00595806"/>
    <w:p w14:paraId="0E1D60EF" w14:textId="181C6534" w:rsidR="00595806" w:rsidRDefault="00595806" w:rsidP="00595806"/>
    <w:p w14:paraId="14632E18" w14:textId="3BEC1D05" w:rsidR="00595806" w:rsidRDefault="00595806" w:rsidP="00595806"/>
    <w:p w14:paraId="77D77B5E" w14:textId="20A4B312" w:rsidR="00595806" w:rsidRDefault="00595806" w:rsidP="00595806"/>
    <w:p w14:paraId="69767EFF" w14:textId="32E20140" w:rsidR="00595806" w:rsidRDefault="00674654" w:rsidP="00674654">
      <w:pPr>
        <w:pStyle w:val="Heading1"/>
      </w:pPr>
      <w:r>
        <w:rPr>
          <w:shd w:val="clear" w:color="auto" w:fill="4472C4" w:themeFill="accent1"/>
        </w:rPr>
        <w:t xml:space="preserve"> </w:t>
      </w:r>
      <w:bookmarkStart w:id="0" w:name="_Toc109659250"/>
      <w:r w:rsidRPr="00674654">
        <w:rPr>
          <w:color w:val="FFFFFF" w:themeColor="background1"/>
          <w:shd w:val="clear" w:color="auto" w:fill="4472C4" w:themeFill="accent1"/>
        </w:rPr>
        <w:t xml:space="preserve">1.0  </w:t>
      </w:r>
      <w:r w:rsidRPr="00674654">
        <w:rPr>
          <w:color w:val="FFFFFF" w:themeColor="background1"/>
        </w:rPr>
        <w:t xml:space="preserve"> </w:t>
      </w:r>
      <w:r w:rsidR="0018571E">
        <w:t xml:space="preserve">Executive </w:t>
      </w:r>
      <w:r w:rsidR="00AB692A">
        <w:t>Summary</w:t>
      </w:r>
      <w:bookmarkEnd w:id="0"/>
    </w:p>
    <w:p w14:paraId="2435A4F3" w14:textId="77777777" w:rsidR="00733FC8" w:rsidRPr="00733FC8" w:rsidRDefault="00733FC8" w:rsidP="00733FC8"/>
    <w:p w14:paraId="23CE07BB" w14:textId="6A9DE762" w:rsidR="00C52A31" w:rsidRDefault="00EB5A74" w:rsidP="00010AAC">
      <w:pPr>
        <w:rPr>
          <w:rFonts w:ascii="Candara Light" w:hAnsi="Candara Light"/>
        </w:rPr>
      </w:pPr>
      <w:r>
        <w:rPr>
          <w:rFonts w:ascii="Candara Light" w:hAnsi="Candara Light"/>
        </w:rPr>
        <w:lastRenderedPageBreak/>
        <w:t xml:space="preserve">Over the past </w:t>
      </w:r>
      <w:r w:rsidR="009423EE">
        <w:rPr>
          <w:rFonts w:ascii="Candara Light" w:hAnsi="Candara Light"/>
        </w:rPr>
        <w:t>two decades,</w:t>
      </w:r>
      <w:r w:rsidR="00AE6AE8">
        <w:rPr>
          <w:rFonts w:ascii="Candara Light" w:hAnsi="Candara Light"/>
        </w:rPr>
        <w:t xml:space="preserve"> rapid advances in</w:t>
      </w:r>
      <w:r w:rsidR="007B7886">
        <w:rPr>
          <w:rFonts w:ascii="Candara Light" w:hAnsi="Candara Light"/>
        </w:rPr>
        <w:t xml:space="preserve"> internet technologies and </w:t>
      </w:r>
      <w:r w:rsidR="0056152D">
        <w:rPr>
          <w:rFonts w:ascii="Candara Light" w:hAnsi="Candara Light"/>
        </w:rPr>
        <w:t>wireless</w:t>
      </w:r>
      <w:r w:rsidR="007B7886">
        <w:rPr>
          <w:rFonts w:ascii="Candara Light" w:hAnsi="Candara Light"/>
        </w:rPr>
        <w:t xml:space="preserve"> connectivity </w:t>
      </w:r>
      <w:r w:rsidR="008032D0">
        <w:rPr>
          <w:rFonts w:ascii="Candara Light" w:hAnsi="Candara Light"/>
        </w:rPr>
        <w:t>have impacted almost ev</w:t>
      </w:r>
      <w:r w:rsidR="00FC3640">
        <w:rPr>
          <w:rFonts w:ascii="Candara Light" w:hAnsi="Candara Light"/>
        </w:rPr>
        <w:t xml:space="preserve">ery aspect of our daily lives, changing the ways </w:t>
      </w:r>
      <w:r w:rsidR="008B4FD5">
        <w:rPr>
          <w:rFonts w:ascii="Candara Light" w:hAnsi="Candara Light"/>
        </w:rPr>
        <w:t xml:space="preserve">in which </w:t>
      </w:r>
      <w:r w:rsidR="00FC3640">
        <w:rPr>
          <w:rFonts w:ascii="Candara Light" w:hAnsi="Candara Light"/>
        </w:rPr>
        <w:t xml:space="preserve">we </w:t>
      </w:r>
      <w:r w:rsidR="00E25578">
        <w:rPr>
          <w:rFonts w:ascii="Candara Light" w:hAnsi="Candara Light"/>
        </w:rPr>
        <w:t xml:space="preserve">work, </w:t>
      </w:r>
      <w:r w:rsidR="00D40B3A">
        <w:rPr>
          <w:rFonts w:ascii="Candara Light" w:hAnsi="Candara Light"/>
        </w:rPr>
        <w:t xml:space="preserve">learn, </w:t>
      </w:r>
      <w:r w:rsidR="000B3316">
        <w:rPr>
          <w:rFonts w:ascii="Candara Light" w:hAnsi="Candara Light"/>
        </w:rPr>
        <w:t>shop,</w:t>
      </w:r>
      <w:r w:rsidR="0070272E">
        <w:rPr>
          <w:rFonts w:ascii="Candara Light" w:hAnsi="Candara Light"/>
        </w:rPr>
        <w:t xml:space="preserve"> and even interact with </w:t>
      </w:r>
      <w:r w:rsidR="000B6ADA">
        <w:rPr>
          <w:rFonts w:ascii="Candara Light" w:hAnsi="Candara Light"/>
        </w:rPr>
        <w:t>one</w:t>
      </w:r>
      <w:r w:rsidR="0070272E">
        <w:rPr>
          <w:rFonts w:ascii="Candara Light" w:hAnsi="Candara Light"/>
        </w:rPr>
        <w:t xml:space="preserve"> other. </w:t>
      </w:r>
      <w:r w:rsidR="008C59B8">
        <w:rPr>
          <w:rFonts w:ascii="Candara Light" w:hAnsi="Candara Light"/>
        </w:rPr>
        <w:t>Or</w:t>
      </w:r>
      <w:r w:rsidR="000B3316">
        <w:rPr>
          <w:rFonts w:ascii="Candara Light" w:hAnsi="Candara Light"/>
        </w:rPr>
        <w:t>iginating from an obscure whitepaper back in 2008</w:t>
      </w:r>
      <w:r w:rsidR="00DF5BA7">
        <w:rPr>
          <w:rFonts w:ascii="Candara Light" w:hAnsi="Candara Light"/>
        </w:rPr>
        <w:t xml:space="preserve"> authored </w:t>
      </w:r>
      <w:r w:rsidR="00D30FD0">
        <w:rPr>
          <w:rFonts w:ascii="Candara Light" w:hAnsi="Candara Light"/>
        </w:rPr>
        <w:t xml:space="preserve">under </w:t>
      </w:r>
      <w:r w:rsidR="00201570">
        <w:rPr>
          <w:rFonts w:ascii="Candara Light" w:hAnsi="Candara Light"/>
        </w:rPr>
        <w:t xml:space="preserve">the </w:t>
      </w:r>
      <w:r w:rsidR="00EF780B">
        <w:rPr>
          <w:rFonts w:ascii="Candara Light" w:hAnsi="Candara Light"/>
        </w:rPr>
        <w:t>name</w:t>
      </w:r>
      <w:r w:rsidR="00201570">
        <w:rPr>
          <w:rFonts w:ascii="Candara Light" w:hAnsi="Candara Light"/>
        </w:rPr>
        <w:t xml:space="preserve"> </w:t>
      </w:r>
      <w:r w:rsidR="00EF780B">
        <w:rPr>
          <w:rFonts w:ascii="Candara Light" w:hAnsi="Candara Light"/>
        </w:rPr>
        <w:t>Satoshi Nakamoto</w:t>
      </w:r>
      <w:r w:rsidR="007557E3">
        <w:rPr>
          <w:rFonts w:ascii="Candara Light" w:hAnsi="Candara Light"/>
        </w:rPr>
        <w:t xml:space="preserve"> (a presumed pseudonym)</w:t>
      </w:r>
      <w:r w:rsidR="00EF780B">
        <w:rPr>
          <w:rFonts w:ascii="Candara Light" w:hAnsi="Candara Light"/>
        </w:rPr>
        <w:t xml:space="preserve">, </w:t>
      </w:r>
      <w:r w:rsidR="00B659E6">
        <w:rPr>
          <w:rFonts w:ascii="Candara Light" w:hAnsi="Candara Light"/>
        </w:rPr>
        <w:t xml:space="preserve">blockchain is now widely </w:t>
      </w:r>
      <w:r w:rsidR="00220A3D">
        <w:rPr>
          <w:rFonts w:ascii="Candara Light" w:hAnsi="Candara Light"/>
        </w:rPr>
        <w:t>viewed</w:t>
      </w:r>
      <w:r w:rsidR="00BD0969">
        <w:rPr>
          <w:rFonts w:ascii="Candara Light" w:hAnsi="Candara Light"/>
        </w:rPr>
        <w:t xml:space="preserve"> as </w:t>
      </w:r>
      <w:r w:rsidR="00CD7A8D">
        <w:rPr>
          <w:rFonts w:ascii="Candara Light" w:hAnsi="Candara Light"/>
        </w:rPr>
        <w:t xml:space="preserve">one of the most </w:t>
      </w:r>
      <w:r w:rsidR="004F239D">
        <w:rPr>
          <w:rFonts w:ascii="Candara Light" w:hAnsi="Candara Light"/>
        </w:rPr>
        <w:t>prominent</w:t>
      </w:r>
      <w:r w:rsidR="006E7D7E">
        <w:rPr>
          <w:rFonts w:ascii="Candara Light" w:hAnsi="Candara Light"/>
        </w:rPr>
        <w:t xml:space="preserve"> </w:t>
      </w:r>
      <w:r w:rsidR="00CD7A8D">
        <w:rPr>
          <w:rFonts w:ascii="Candara Light" w:hAnsi="Candara Light"/>
        </w:rPr>
        <w:t xml:space="preserve">new </w:t>
      </w:r>
      <w:r w:rsidR="006E7D7E">
        <w:rPr>
          <w:rFonts w:ascii="Candara Light" w:hAnsi="Candara Light"/>
        </w:rPr>
        <w:t>technolog</w:t>
      </w:r>
      <w:r w:rsidR="00CD7A8D">
        <w:rPr>
          <w:rFonts w:ascii="Candara Light" w:hAnsi="Candara Light"/>
        </w:rPr>
        <w:t>ies with the potential to u</w:t>
      </w:r>
      <w:r w:rsidR="00051CE6">
        <w:rPr>
          <w:rFonts w:ascii="Candara Light" w:hAnsi="Candara Light"/>
        </w:rPr>
        <w:t xml:space="preserve">nlock a new era of internet where </w:t>
      </w:r>
      <w:r w:rsidR="004F2648">
        <w:rPr>
          <w:rFonts w:ascii="Candara Light" w:hAnsi="Candara Light"/>
        </w:rPr>
        <w:t>data transfer</w:t>
      </w:r>
      <w:r w:rsidR="00311765">
        <w:rPr>
          <w:rFonts w:ascii="Candara Light" w:hAnsi="Candara Light"/>
        </w:rPr>
        <w:t xml:space="preserve"> is secure and</w:t>
      </w:r>
      <w:r w:rsidR="00051CE6">
        <w:rPr>
          <w:rFonts w:ascii="Candara Light" w:hAnsi="Candara Light"/>
        </w:rPr>
        <w:t xml:space="preserve"> </w:t>
      </w:r>
      <w:r w:rsidR="009D1549">
        <w:rPr>
          <w:rFonts w:ascii="Candara Light" w:hAnsi="Candara Light"/>
        </w:rPr>
        <w:t>happen</w:t>
      </w:r>
      <w:r w:rsidR="00311765">
        <w:rPr>
          <w:rFonts w:ascii="Candara Light" w:hAnsi="Candara Light"/>
        </w:rPr>
        <w:t>s</w:t>
      </w:r>
      <w:r w:rsidR="0062495E">
        <w:rPr>
          <w:rFonts w:ascii="Candara Light" w:hAnsi="Candara Light"/>
        </w:rPr>
        <w:t xml:space="preserve"> in</w:t>
      </w:r>
      <w:r w:rsidR="009D1549">
        <w:rPr>
          <w:rFonts w:ascii="Candara Light" w:hAnsi="Candara Light"/>
        </w:rPr>
        <w:t xml:space="preserve"> real time</w:t>
      </w:r>
      <w:r w:rsidR="0018571E" w:rsidRPr="001E58DE">
        <w:rPr>
          <w:rFonts w:ascii="Candara Light" w:hAnsi="Candara Light"/>
        </w:rPr>
        <w:t>.</w:t>
      </w:r>
      <w:r w:rsidR="00E444C0" w:rsidRPr="001E58DE">
        <w:rPr>
          <w:rFonts w:ascii="Candara Light" w:hAnsi="Candara Light"/>
        </w:rPr>
        <w:t xml:space="preserve"> </w:t>
      </w:r>
      <w:r w:rsidR="000918A6">
        <w:rPr>
          <w:rFonts w:ascii="Candara Light" w:hAnsi="Candara Light"/>
        </w:rPr>
        <w:t>Blockchain</w:t>
      </w:r>
      <w:r w:rsidR="00D72947">
        <w:rPr>
          <w:rFonts w:ascii="Candara Light" w:hAnsi="Candara Light"/>
        </w:rPr>
        <w:t>’s promise is to</w:t>
      </w:r>
      <w:r w:rsidR="000918A6">
        <w:rPr>
          <w:rFonts w:ascii="Candara Light" w:hAnsi="Candara Light"/>
        </w:rPr>
        <w:t xml:space="preserve"> provide </w:t>
      </w:r>
      <w:r w:rsidR="005B2807">
        <w:rPr>
          <w:rFonts w:ascii="Candara Light" w:hAnsi="Candara Light"/>
        </w:rPr>
        <w:t>a decentralised web environment</w:t>
      </w:r>
      <w:r w:rsidR="008A5BEC">
        <w:rPr>
          <w:rFonts w:ascii="Candara Light" w:hAnsi="Candara Light"/>
        </w:rPr>
        <w:t xml:space="preserve"> </w:t>
      </w:r>
      <w:r w:rsidR="00026724">
        <w:rPr>
          <w:rFonts w:ascii="Candara Light" w:hAnsi="Candara Light"/>
        </w:rPr>
        <w:t xml:space="preserve">and create a trustworthy </w:t>
      </w:r>
      <w:r w:rsidR="00C52A31">
        <w:rPr>
          <w:rFonts w:ascii="Candara Light" w:hAnsi="Candara Light"/>
        </w:rPr>
        <w:t>network</w:t>
      </w:r>
      <w:r w:rsidR="003A339D">
        <w:rPr>
          <w:rFonts w:ascii="Candara Light" w:hAnsi="Candara Light"/>
        </w:rPr>
        <w:t xml:space="preserve">, </w:t>
      </w:r>
      <w:r w:rsidR="00367448">
        <w:rPr>
          <w:rFonts w:ascii="Candara Light" w:hAnsi="Candara Light"/>
        </w:rPr>
        <w:t xml:space="preserve">where </w:t>
      </w:r>
      <w:r w:rsidR="00DC2C69">
        <w:rPr>
          <w:rFonts w:ascii="Candara Light" w:hAnsi="Candara Light"/>
        </w:rPr>
        <w:t>everyone can access</w:t>
      </w:r>
      <w:r w:rsidR="00BC6589">
        <w:rPr>
          <w:rFonts w:ascii="Candara Light" w:hAnsi="Candara Light"/>
        </w:rPr>
        <w:t xml:space="preserve"> information</w:t>
      </w:r>
      <w:r w:rsidR="00C52A31">
        <w:rPr>
          <w:rFonts w:ascii="Candara Light" w:hAnsi="Candara Light"/>
        </w:rPr>
        <w:t xml:space="preserve"> and trade</w:t>
      </w:r>
      <w:r w:rsidR="00822BCE">
        <w:rPr>
          <w:rFonts w:ascii="Candara Light" w:hAnsi="Candara Light"/>
        </w:rPr>
        <w:t xml:space="preserve"> assets</w:t>
      </w:r>
      <w:r w:rsidR="00BC6589">
        <w:rPr>
          <w:rFonts w:ascii="Candara Light" w:hAnsi="Candara Light"/>
        </w:rPr>
        <w:t xml:space="preserve"> safely</w:t>
      </w:r>
      <w:r w:rsidR="00C52A31">
        <w:rPr>
          <w:rFonts w:ascii="Candara Light" w:hAnsi="Candara Light"/>
        </w:rPr>
        <w:t>.</w:t>
      </w:r>
    </w:p>
    <w:p w14:paraId="026203D4" w14:textId="1A90BC1D" w:rsidR="00010AAC" w:rsidRDefault="000F3797" w:rsidP="00010AAC">
      <w:pPr>
        <w:rPr>
          <w:rFonts w:ascii="Candara Light" w:hAnsi="Candara Light"/>
        </w:rPr>
      </w:pPr>
      <w:r>
        <w:rPr>
          <w:rFonts w:ascii="Candara Light" w:hAnsi="Candara Light"/>
        </w:rPr>
        <w:t xml:space="preserve">While still in its </w:t>
      </w:r>
      <w:r w:rsidR="00EC3C00">
        <w:rPr>
          <w:rFonts w:ascii="Candara Light" w:hAnsi="Candara Light"/>
        </w:rPr>
        <w:t>early stages, t</w:t>
      </w:r>
      <w:r w:rsidR="00235565">
        <w:rPr>
          <w:rFonts w:ascii="Candara Light" w:hAnsi="Candara Light"/>
        </w:rPr>
        <w:t xml:space="preserve">he </w:t>
      </w:r>
      <w:r w:rsidR="00EC3C00">
        <w:rPr>
          <w:rFonts w:ascii="Candara Light" w:hAnsi="Candara Light"/>
        </w:rPr>
        <w:t xml:space="preserve">blockchain market is </w:t>
      </w:r>
      <w:r w:rsidR="00235565">
        <w:rPr>
          <w:rFonts w:ascii="Candara Light" w:hAnsi="Candara Light"/>
        </w:rPr>
        <w:t>expected grow</w:t>
      </w:r>
      <w:r w:rsidR="00D92D6B">
        <w:rPr>
          <w:rFonts w:ascii="Candara Light" w:hAnsi="Candara Light"/>
        </w:rPr>
        <w:t xml:space="preserve"> rapidly over the next decade</w:t>
      </w:r>
      <w:r w:rsidR="006E0EC0">
        <w:rPr>
          <w:rFonts w:ascii="Candara Light" w:hAnsi="Candara Light"/>
        </w:rPr>
        <w:t xml:space="preserve">, </w:t>
      </w:r>
      <w:r w:rsidR="00065D42">
        <w:rPr>
          <w:rFonts w:ascii="Candara Light" w:hAnsi="Candara Light"/>
        </w:rPr>
        <w:t xml:space="preserve">permeating through </w:t>
      </w:r>
      <w:r w:rsidR="004A6856">
        <w:rPr>
          <w:rFonts w:ascii="Candara Light" w:hAnsi="Candara Light"/>
        </w:rPr>
        <w:t xml:space="preserve">almost all key </w:t>
      </w:r>
      <w:r w:rsidR="005E268F">
        <w:rPr>
          <w:rFonts w:ascii="Candara Light" w:hAnsi="Candara Light"/>
        </w:rPr>
        <w:t>market segments including financial</w:t>
      </w:r>
      <w:r w:rsidR="003B78A6">
        <w:rPr>
          <w:rFonts w:ascii="Candara Light" w:hAnsi="Candara Light"/>
        </w:rPr>
        <w:t>, retail</w:t>
      </w:r>
      <w:r w:rsidR="006553B5">
        <w:rPr>
          <w:rFonts w:ascii="Candara Light" w:hAnsi="Candara Light"/>
        </w:rPr>
        <w:t xml:space="preserve">, </w:t>
      </w:r>
      <w:r w:rsidR="002B6524">
        <w:rPr>
          <w:rFonts w:ascii="Candara Light" w:hAnsi="Candara Light"/>
        </w:rPr>
        <w:t xml:space="preserve">government </w:t>
      </w:r>
      <w:r w:rsidR="006553B5">
        <w:rPr>
          <w:rFonts w:ascii="Candara Light" w:hAnsi="Candara Light"/>
        </w:rPr>
        <w:t>and industrial,</w:t>
      </w:r>
      <w:r w:rsidR="00726CF9">
        <w:rPr>
          <w:rFonts w:ascii="Candara Light" w:hAnsi="Candara Light"/>
        </w:rPr>
        <w:t xml:space="preserve"> and </w:t>
      </w:r>
      <w:r w:rsidR="002D1106">
        <w:rPr>
          <w:rFonts w:ascii="Candara Light" w:hAnsi="Candara Light"/>
        </w:rPr>
        <w:t xml:space="preserve">is </w:t>
      </w:r>
      <w:r w:rsidR="00726CF9">
        <w:rPr>
          <w:rFonts w:ascii="Candara Light" w:hAnsi="Candara Light"/>
        </w:rPr>
        <w:t>projected</w:t>
      </w:r>
      <w:r w:rsidR="002D1106">
        <w:rPr>
          <w:rFonts w:ascii="Candara Light" w:hAnsi="Candara Light"/>
        </w:rPr>
        <w:t xml:space="preserve"> to reach a</w:t>
      </w:r>
      <w:r w:rsidR="00726CF9">
        <w:rPr>
          <w:rFonts w:ascii="Candara Light" w:hAnsi="Candara Light"/>
        </w:rPr>
        <w:t xml:space="preserve"> market size of </w:t>
      </w:r>
      <w:r w:rsidR="009A4D0D">
        <w:rPr>
          <w:rFonts w:ascii="Candara Light" w:hAnsi="Candara Light"/>
        </w:rPr>
        <w:t>close to $2 trillion</w:t>
      </w:r>
      <w:r w:rsidR="00A0547A">
        <w:rPr>
          <w:rFonts w:ascii="Candara Light" w:hAnsi="Candara Light"/>
        </w:rPr>
        <w:t xml:space="preserve"> </w:t>
      </w:r>
      <w:r w:rsidR="002D1106">
        <w:rPr>
          <w:rFonts w:ascii="Candara Light" w:hAnsi="Candara Light"/>
        </w:rPr>
        <w:t xml:space="preserve">by 2030. </w:t>
      </w:r>
      <w:r w:rsidR="00E31370">
        <w:rPr>
          <w:rFonts w:ascii="Candara Light" w:hAnsi="Candara Light"/>
        </w:rPr>
        <w:t xml:space="preserve">Potential use-cases </w:t>
      </w:r>
      <w:r w:rsidR="00CE3290">
        <w:rPr>
          <w:rFonts w:ascii="Candara Light" w:hAnsi="Candara Light"/>
        </w:rPr>
        <w:t>for blockchain</w:t>
      </w:r>
      <w:r w:rsidR="00B008AF">
        <w:rPr>
          <w:rFonts w:ascii="Candara Light" w:hAnsi="Candara Light"/>
        </w:rPr>
        <w:t xml:space="preserve"> </w:t>
      </w:r>
      <w:r w:rsidR="000E070E">
        <w:rPr>
          <w:rFonts w:ascii="Candara Light" w:hAnsi="Candara Light"/>
        </w:rPr>
        <w:t xml:space="preserve">include any </w:t>
      </w:r>
      <w:r w:rsidR="004957C4">
        <w:rPr>
          <w:rFonts w:ascii="Candara Light" w:hAnsi="Candara Light"/>
        </w:rPr>
        <w:t>areas that require</w:t>
      </w:r>
      <w:r w:rsidR="000A4FE7">
        <w:rPr>
          <w:rFonts w:ascii="Candara Light" w:hAnsi="Candara Light"/>
        </w:rPr>
        <w:t xml:space="preserve"> </w:t>
      </w:r>
      <w:r w:rsidR="008F2154">
        <w:rPr>
          <w:rFonts w:ascii="Candara Light" w:hAnsi="Candara Light"/>
        </w:rPr>
        <w:t xml:space="preserve">trade, </w:t>
      </w:r>
      <w:r w:rsidR="006472A0">
        <w:rPr>
          <w:rFonts w:ascii="Candara Light" w:hAnsi="Candara Light"/>
        </w:rPr>
        <w:t xml:space="preserve">digital </w:t>
      </w:r>
      <w:r w:rsidR="008F2154">
        <w:rPr>
          <w:rFonts w:ascii="Candara Light" w:hAnsi="Candara Light"/>
        </w:rPr>
        <w:t>registry</w:t>
      </w:r>
      <w:r w:rsidR="00E728E6">
        <w:rPr>
          <w:rFonts w:ascii="Candara Light" w:hAnsi="Candara Light"/>
        </w:rPr>
        <w:t xml:space="preserve">, </w:t>
      </w:r>
      <w:r w:rsidR="00703CD7">
        <w:rPr>
          <w:rFonts w:ascii="Candara Light" w:hAnsi="Candara Light"/>
        </w:rPr>
        <w:t xml:space="preserve">and/or </w:t>
      </w:r>
      <w:r w:rsidR="00F72DEC">
        <w:rPr>
          <w:rFonts w:ascii="Candara Light" w:hAnsi="Candara Light"/>
        </w:rPr>
        <w:t xml:space="preserve">creating a </w:t>
      </w:r>
      <w:r w:rsidR="00B42E7F">
        <w:rPr>
          <w:rFonts w:ascii="Candara Light" w:hAnsi="Candara Light"/>
        </w:rPr>
        <w:t xml:space="preserve">value </w:t>
      </w:r>
      <w:r w:rsidR="00203688">
        <w:rPr>
          <w:rFonts w:ascii="Candara Light" w:hAnsi="Candara Light"/>
        </w:rPr>
        <w:t>ecosystem</w:t>
      </w:r>
      <w:r w:rsidR="00857438">
        <w:rPr>
          <w:rFonts w:ascii="Candara Light" w:hAnsi="Candara Light"/>
        </w:rPr>
        <w:t>.</w:t>
      </w:r>
    </w:p>
    <w:p w14:paraId="7D88447E" w14:textId="6DAD22B7" w:rsidR="00D95E40" w:rsidRPr="00633C44" w:rsidRDefault="00D95E40" w:rsidP="00D95E40">
      <w:pPr>
        <w:rPr>
          <w:rFonts w:ascii="Candara Light" w:hAnsi="Candara Light"/>
        </w:rPr>
      </w:pPr>
      <w:r>
        <w:rPr>
          <w:rFonts w:ascii="Candara Light" w:hAnsi="Candara Light"/>
        </w:rPr>
        <w:t xml:space="preserve">In this paper, we will dive deep </w:t>
      </w:r>
      <w:r w:rsidR="00644762">
        <w:rPr>
          <w:rFonts w:ascii="Candara Light" w:hAnsi="Candara Light"/>
        </w:rPr>
        <w:t xml:space="preserve">the underlying </w:t>
      </w:r>
      <w:r w:rsidR="0006752B">
        <w:rPr>
          <w:rFonts w:ascii="Candara Light" w:hAnsi="Candara Light"/>
        </w:rPr>
        <w:t>technology</w:t>
      </w:r>
      <w:r w:rsidR="00F039C5">
        <w:rPr>
          <w:rFonts w:ascii="Candara Light" w:hAnsi="Candara Light"/>
        </w:rPr>
        <w:t xml:space="preserve"> of blockchain, discuss its </w:t>
      </w:r>
      <w:r w:rsidR="00FE4C15">
        <w:rPr>
          <w:rFonts w:ascii="Candara Light" w:hAnsi="Candara Light"/>
        </w:rPr>
        <w:t>potential, and</w:t>
      </w:r>
      <w:r>
        <w:rPr>
          <w:rFonts w:ascii="Candara Light" w:hAnsi="Candara Light"/>
        </w:rPr>
        <w:t xml:space="preserve"> </w:t>
      </w:r>
      <w:r w:rsidR="00CE4FB4">
        <w:rPr>
          <w:rFonts w:ascii="Candara Light" w:hAnsi="Candara Light"/>
        </w:rPr>
        <w:t>show</w:t>
      </w:r>
      <w:r>
        <w:rPr>
          <w:rFonts w:ascii="Candara Light" w:hAnsi="Candara Light"/>
        </w:rPr>
        <w:t xml:space="preserve"> how blockchain can be used to develop a decentralised app. A sample application will be demonstrated to </w:t>
      </w:r>
      <w:r w:rsidR="00CE4FB4">
        <w:rPr>
          <w:rFonts w:ascii="Candara Light" w:hAnsi="Candara Light"/>
        </w:rPr>
        <w:t>illustrate the</w:t>
      </w:r>
      <w:r>
        <w:rPr>
          <w:rFonts w:ascii="Candara Light" w:hAnsi="Candara Light"/>
        </w:rPr>
        <w:t xml:space="preserve"> full stack architecture of </w:t>
      </w:r>
      <w:r w:rsidR="00C50732">
        <w:rPr>
          <w:rFonts w:ascii="Candara Light" w:hAnsi="Candara Light"/>
        </w:rPr>
        <w:t xml:space="preserve">a </w:t>
      </w:r>
      <w:r>
        <w:rPr>
          <w:rFonts w:ascii="Candara Light" w:hAnsi="Candara Light"/>
        </w:rPr>
        <w:t xml:space="preserve">blockchain application </w:t>
      </w:r>
      <w:r w:rsidR="00F64A46">
        <w:rPr>
          <w:rFonts w:ascii="Candara Light" w:hAnsi="Candara Light"/>
        </w:rPr>
        <w:t xml:space="preserve">consisting </w:t>
      </w:r>
      <w:r>
        <w:rPr>
          <w:rFonts w:ascii="Candara Light" w:hAnsi="Candara Light"/>
        </w:rPr>
        <w:t xml:space="preserve">of </w:t>
      </w:r>
      <w:r w:rsidR="00F64A46">
        <w:rPr>
          <w:rFonts w:ascii="Candara Light" w:hAnsi="Candara Light"/>
        </w:rPr>
        <w:t xml:space="preserve">a </w:t>
      </w:r>
      <w:r w:rsidRPr="00202680">
        <w:rPr>
          <w:rFonts w:ascii="Candara Light" w:hAnsi="Candara Light"/>
        </w:rPr>
        <w:t>crypto wallet, front</w:t>
      </w:r>
      <w:r w:rsidR="00F64A46">
        <w:rPr>
          <w:rFonts w:ascii="Candara Light" w:hAnsi="Candara Light"/>
        </w:rPr>
        <w:t>-</w:t>
      </w:r>
      <w:r w:rsidRPr="00202680">
        <w:rPr>
          <w:rFonts w:ascii="Candara Light" w:hAnsi="Candara Light"/>
        </w:rPr>
        <w:t>end</w:t>
      </w:r>
      <w:r w:rsidR="001F0CFF">
        <w:rPr>
          <w:rFonts w:ascii="Candara Light" w:hAnsi="Candara Light"/>
        </w:rPr>
        <w:t xml:space="preserve"> interface</w:t>
      </w:r>
      <w:r w:rsidRPr="00202680">
        <w:rPr>
          <w:rFonts w:ascii="Candara Light" w:hAnsi="Candara Light"/>
        </w:rPr>
        <w:t xml:space="preserve">, node provider, smart contract, </w:t>
      </w:r>
      <w:r w:rsidR="002E1D9D">
        <w:rPr>
          <w:rFonts w:ascii="Candara Light" w:hAnsi="Candara Light"/>
        </w:rPr>
        <w:t xml:space="preserve">and </w:t>
      </w:r>
      <w:r w:rsidRPr="00202680">
        <w:rPr>
          <w:rFonts w:ascii="Candara Light" w:hAnsi="Candara Light"/>
        </w:rPr>
        <w:t>blockchain</w:t>
      </w:r>
      <w:r>
        <w:rPr>
          <w:rFonts w:ascii="Candara Light" w:hAnsi="Candara Light"/>
        </w:rPr>
        <w:t xml:space="preserve"> network</w:t>
      </w:r>
      <w:r w:rsidR="002E1D9D">
        <w:rPr>
          <w:rFonts w:ascii="Candara Light" w:hAnsi="Candara Light"/>
        </w:rPr>
        <w:t>.</w:t>
      </w:r>
      <w:r w:rsidR="00FA47BB">
        <w:rPr>
          <w:rFonts w:ascii="Candara Light" w:hAnsi="Candara Light"/>
        </w:rPr>
        <w:t xml:space="preserve"> </w:t>
      </w:r>
      <w:r w:rsidR="00F96B7C">
        <w:rPr>
          <w:rFonts w:ascii="Candara Light" w:hAnsi="Candara Light"/>
        </w:rPr>
        <w:t xml:space="preserve">Lastly, we will </w:t>
      </w:r>
      <w:r w:rsidR="005C45E5">
        <w:rPr>
          <w:rFonts w:ascii="Candara Light" w:hAnsi="Candara Light"/>
        </w:rPr>
        <w:t xml:space="preserve">provide examples of </w:t>
      </w:r>
      <w:r w:rsidR="00AA0848">
        <w:rPr>
          <w:rFonts w:ascii="Candara Light" w:hAnsi="Candara Light"/>
        </w:rPr>
        <w:t>how blockchain is being utilized within the Aerospace industry</w:t>
      </w:r>
      <w:r w:rsidR="004F13AB">
        <w:rPr>
          <w:rFonts w:ascii="Candara Light" w:hAnsi="Candara Light"/>
        </w:rPr>
        <w:t xml:space="preserve"> and hypothesize potential use-cases </w:t>
      </w:r>
      <w:r w:rsidR="00141A86">
        <w:rPr>
          <w:rFonts w:ascii="Candara Light" w:hAnsi="Candara Light"/>
        </w:rPr>
        <w:t xml:space="preserve">where </w:t>
      </w:r>
      <w:r w:rsidR="00ED7876">
        <w:rPr>
          <w:rFonts w:ascii="Candara Light" w:hAnsi="Candara Light"/>
        </w:rPr>
        <w:t xml:space="preserve">Eaton </w:t>
      </w:r>
      <w:r w:rsidR="00056B2F">
        <w:rPr>
          <w:rFonts w:ascii="Candara Light" w:hAnsi="Candara Light"/>
        </w:rPr>
        <w:t xml:space="preserve">Aerospace </w:t>
      </w:r>
      <w:r w:rsidR="00ED7876">
        <w:rPr>
          <w:rFonts w:ascii="Candara Light" w:hAnsi="Candara Light"/>
        </w:rPr>
        <w:t>could derive value through the utilization of blockchain technology.</w:t>
      </w:r>
    </w:p>
    <w:p w14:paraId="76CEFB36" w14:textId="77777777" w:rsidR="00D95E40" w:rsidRDefault="00D95E40" w:rsidP="00010AAC">
      <w:pPr>
        <w:rPr>
          <w:rFonts w:ascii="Candara Light" w:hAnsi="Candara Light"/>
        </w:rPr>
      </w:pPr>
    </w:p>
    <w:p w14:paraId="4CBA9F37" w14:textId="77777777" w:rsidR="00567834" w:rsidRDefault="00567834" w:rsidP="00010AAC">
      <w:pPr>
        <w:rPr>
          <w:rFonts w:ascii="Candara Light" w:hAnsi="Candara Light"/>
        </w:rPr>
      </w:pPr>
    </w:p>
    <w:p w14:paraId="659D6C83" w14:textId="77777777" w:rsidR="007A41DA" w:rsidRDefault="007A41DA" w:rsidP="00010AAC">
      <w:pPr>
        <w:rPr>
          <w:rFonts w:ascii="Candara Light" w:hAnsi="Candara Light"/>
        </w:rPr>
      </w:pPr>
    </w:p>
    <w:p w14:paraId="2C5F7BF0" w14:textId="77777777" w:rsidR="007A41DA" w:rsidRDefault="007A41DA" w:rsidP="00010AAC">
      <w:pPr>
        <w:rPr>
          <w:rFonts w:ascii="Candara Light" w:hAnsi="Candara Light"/>
        </w:rPr>
      </w:pPr>
    </w:p>
    <w:p w14:paraId="29DD0C0D" w14:textId="77777777" w:rsidR="007A41DA" w:rsidRDefault="007A41DA" w:rsidP="00010AAC">
      <w:pPr>
        <w:rPr>
          <w:rFonts w:ascii="Candara Light" w:hAnsi="Candara Light"/>
        </w:rPr>
      </w:pPr>
    </w:p>
    <w:p w14:paraId="084988D5" w14:textId="77777777" w:rsidR="007A41DA" w:rsidRDefault="007A41DA" w:rsidP="00010AAC">
      <w:pPr>
        <w:rPr>
          <w:rFonts w:ascii="Candara Light" w:hAnsi="Candara Light"/>
        </w:rPr>
      </w:pPr>
    </w:p>
    <w:p w14:paraId="5B9DFF92" w14:textId="77777777" w:rsidR="007A41DA" w:rsidRDefault="007A41DA" w:rsidP="00010AAC">
      <w:pPr>
        <w:rPr>
          <w:rFonts w:ascii="Candara Light" w:hAnsi="Candara Light"/>
        </w:rPr>
      </w:pPr>
    </w:p>
    <w:p w14:paraId="226104E8" w14:textId="77777777" w:rsidR="007A41DA" w:rsidRDefault="007A41DA" w:rsidP="00010AAC">
      <w:pPr>
        <w:rPr>
          <w:rFonts w:ascii="Candara Light" w:hAnsi="Candara Light"/>
        </w:rPr>
      </w:pPr>
    </w:p>
    <w:p w14:paraId="0904A859" w14:textId="77777777" w:rsidR="007A41DA" w:rsidRDefault="007A41DA" w:rsidP="00010AAC">
      <w:pPr>
        <w:rPr>
          <w:rFonts w:ascii="Candara Light" w:hAnsi="Candara Light"/>
        </w:rPr>
      </w:pPr>
    </w:p>
    <w:p w14:paraId="40B37D3C" w14:textId="77777777" w:rsidR="007A41DA" w:rsidRDefault="007A41DA" w:rsidP="00010AAC">
      <w:pPr>
        <w:rPr>
          <w:rFonts w:ascii="Candara Light" w:hAnsi="Candara Light"/>
        </w:rPr>
      </w:pPr>
    </w:p>
    <w:p w14:paraId="63A02E3B" w14:textId="77777777" w:rsidR="007A41DA" w:rsidRDefault="007A41DA" w:rsidP="00010AAC">
      <w:pPr>
        <w:rPr>
          <w:rFonts w:ascii="Candara Light" w:hAnsi="Candara Light"/>
        </w:rPr>
      </w:pPr>
    </w:p>
    <w:p w14:paraId="2FE0AF3C" w14:textId="77777777" w:rsidR="007A41DA" w:rsidRDefault="007A41DA" w:rsidP="00010AAC">
      <w:pPr>
        <w:rPr>
          <w:rFonts w:ascii="Candara Light" w:hAnsi="Candara Light"/>
        </w:rPr>
      </w:pPr>
    </w:p>
    <w:p w14:paraId="445B63D3" w14:textId="77777777" w:rsidR="007A41DA" w:rsidRDefault="007A41DA" w:rsidP="00010AAC">
      <w:pPr>
        <w:rPr>
          <w:rFonts w:ascii="Candara Light" w:hAnsi="Candara Light"/>
        </w:rPr>
      </w:pPr>
    </w:p>
    <w:p w14:paraId="69143E7F" w14:textId="77777777" w:rsidR="007A41DA" w:rsidRDefault="007A41DA" w:rsidP="00010AAC">
      <w:pPr>
        <w:rPr>
          <w:rFonts w:ascii="Candara Light" w:hAnsi="Candara Light"/>
        </w:rPr>
      </w:pPr>
    </w:p>
    <w:p w14:paraId="57DD9937" w14:textId="77777777" w:rsidR="007A41DA" w:rsidRDefault="007A41DA" w:rsidP="00010AAC">
      <w:pPr>
        <w:rPr>
          <w:rFonts w:ascii="Candara Light" w:hAnsi="Candara Light"/>
        </w:rPr>
      </w:pPr>
    </w:p>
    <w:p w14:paraId="5C91BB68" w14:textId="77777777" w:rsidR="007A41DA" w:rsidRPr="00010AAC" w:rsidRDefault="007A41DA" w:rsidP="00010AAC">
      <w:pPr>
        <w:rPr>
          <w:rFonts w:ascii="Candara Light" w:hAnsi="Candara Light"/>
        </w:rPr>
      </w:pPr>
    </w:p>
    <w:p w14:paraId="2BA57AAA" w14:textId="5F106B68" w:rsidR="001B7F7A" w:rsidRDefault="00FF709C" w:rsidP="00FF709C">
      <w:pPr>
        <w:pStyle w:val="Heading1"/>
      </w:pPr>
      <w:bookmarkStart w:id="1" w:name="_Toc109659251"/>
      <w:r>
        <w:rPr>
          <w:color w:val="FFFFFF" w:themeColor="background1"/>
          <w:shd w:val="clear" w:color="auto" w:fill="4472C4" w:themeFill="accent1"/>
        </w:rPr>
        <w:t>2</w:t>
      </w:r>
      <w:r w:rsidRPr="00674654">
        <w:rPr>
          <w:color w:val="FFFFFF" w:themeColor="background1"/>
          <w:shd w:val="clear" w:color="auto" w:fill="4472C4" w:themeFill="accent1"/>
        </w:rPr>
        <w:t xml:space="preserve">.0  </w:t>
      </w:r>
      <w:r w:rsidRPr="00674654">
        <w:rPr>
          <w:color w:val="FFFFFF" w:themeColor="background1"/>
        </w:rPr>
        <w:t xml:space="preserve"> </w:t>
      </w:r>
      <w:r w:rsidR="007E7EF0">
        <w:t>Foresight focus on blockchain</w:t>
      </w:r>
      <w:bookmarkEnd w:id="1"/>
    </w:p>
    <w:p w14:paraId="383D111C" w14:textId="77777777" w:rsidR="00FF709C" w:rsidRPr="00FF709C" w:rsidRDefault="00FF709C" w:rsidP="00FF709C"/>
    <w:p w14:paraId="3016B49E" w14:textId="2FFCE234" w:rsidR="003943AD" w:rsidRPr="00B62D12" w:rsidRDefault="000C5FAE" w:rsidP="003943AD">
      <w:pPr>
        <w:rPr>
          <w:rFonts w:ascii="Candara Light" w:hAnsi="Candara Light"/>
        </w:rPr>
      </w:pPr>
      <w:r>
        <w:rPr>
          <w:rFonts w:ascii="Candara Light" w:hAnsi="Candara Light"/>
        </w:rPr>
        <w:t>Today, w</w:t>
      </w:r>
      <w:r w:rsidR="003943AD" w:rsidRPr="00B62D12">
        <w:rPr>
          <w:rFonts w:ascii="Candara Light" w:hAnsi="Candara Light"/>
        </w:rPr>
        <w:t xml:space="preserve">ith the widespread </w:t>
      </w:r>
      <w:r w:rsidR="008E1A63">
        <w:rPr>
          <w:rFonts w:ascii="Candara Light" w:hAnsi="Candara Light"/>
        </w:rPr>
        <w:t xml:space="preserve">advancement </w:t>
      </w:r>
      <w:r w:rsidR="003943AD" w:rsidRPr="00B62D12">
        <w:rPr>
          <w:rFonts w:ascii="Candara Light" w:hAnsi="Candara Light"/>
        </w:rPr>
        <w:t xml:space="preserve">of internet </w:t>
      </w:r>
      <w:r w:rsidR="008E1A63">
        <w:rPr>
          <w:rFonts w:ascii="Candara Light" w:hAnsi="Candara Light"/>
        </w:rPr>
        <w:t>connectivity across</w:t>
      </w:r>
      <w:r w:rsidR="003943AD" w:rsidRPr="00B62D12">
        <w:rPr>
          <w:rFonts w:ascii="Candara Light" w:hAnsi="Candara Light"/>
        </w:rPr>
        <w:t xml:space="preserve"> every </w:t>
      </w:r>
      <w:r w:rsidR="008E1A63">
        <w:rPr>
          <w:rFonts w:ascii="Candara Light" w:hAnsi="Candara Light"/>
        </w:rPr>
        <w:t>i</w:t>
      </w:r>
      <w:r w:rsidR="003943AD" w:rsidRPr="00B62D12">
        <w:rPr>
          <w:rFonts w:ascii="Candara Light" w:hAnsi="Candara Light"/>
        </w:rPr>
        <w:t xml:space="preserve">ndustry, data and information trade has become incredibly easy and fast. </w:t>
      </w:r>
      <w:r w:rsidR="009541D2">
        <w:rPr>
          <w:rFonts w:ascii="Candara Light" w:hAnsi="Candara Light"/>
        </w:rPr>
        <w:t xml:space="preserve">However, </w:t>
      </w:r>
      <w:r w:rsidR="0076755F">
        <w:rPr>
          <w:rFonts w:ascii="Candara Light" w:hAnsi="Candara Light"/>
        </w:rPr>
        <w:t xml:space="preserve">most transactions </w:t>
      </w:r>
      <w:r w:rsidR="00553185">
        <w:rPr>
          <w:rFonts w:ascii="Candara Light" w:hAnsi="Candara Light"/>
        </w:rPr>
        <w:t>are not real</w:t>
      </w:r>
      <w:r w:rsidR="005C050E">
        <w:rPr>
          <w:rFonts w:ascii="Candara Light" w:hAnsi="Candara Light"/>
        </w:rPr>
        <w:t>-</w:t>
      </w:r>
      <w:r w:rsidR="00553185">
        <w:rPr>
          <w:rFonts w:ascii="Candara Light" w:hAnsi="Candara Light"/>
        </w:rPr>
        <w:t>time</w:t>
      </w:r>
      <w:r w:rsidR="0008087F">
        <w:rPr>
          <w:rFonts w:ascii="Candara Light" w:hAnsi="Candara Light"/>
        </w:rPr>
        <w:t xml:space="preserve"> </w:t>
      </w:r>
      <w:r w:rsidR="00D16536">
        <w:rPr>
          <w:rFonts w:ascii="Candara Light" w:hAnsi="Candara Light"/>
        </w:rPr>
        <w:t xml:space="preserve">because </w:t>
      </w:r>
      <w:r w:rsidR="00A93BCE">
        <w:rPr>
          <w:rFonts w:ascii="Candara Light" w:hAnsi="Candara Light"/>
        </w:rPr>
        <w:t>trust between parties</w:t>
      </w:r>
      <w:r w:rsidR="0032525D">
        <w:rPr>
          <w:rFonts w:ascii="Candara Light" w:hAnsi="Candara Light"/>
        </w:rPr>
        <w:t xml:space="preserve"> requires</w:t>
      </w:r>
      <w:r w:rsidR="00E56B75">
        <w:rPr>
          <w:rFonts w:ascii="Candara Light" w:hAnsi="Candara Light"/>
        </w:rPr>
        <w:t xml:space="preserve"> </w:t>
      </w:r>
      <w:r w:rsidR="00E40ACA">
        <w:rPr>
          <w:rFonts w:ascii="Candara Light" w:hAnsi="Candara Light"/>
        </w:rPr>
        <w:t>validation from</w:t>
      </w:r>
      <w:r w:rsidR="003272F1">
        <w:rPr>
          <w:rFonts w:ascii="Candara Light" w:hAnsi="Candara Light"/>
        </w:rPr>
        <w:t xml:space="preserve"> </w:t>
      </w:r>
      <w:r w:rsidR="00E56B75">
        <w:rPr>
          <w:rFonts w:ascii="Candara Light" w:hAnsi="Candara Light"/>
        </w:rPr>
        <w:t>central authorities</w:t>
      </w:r>
      <w:r w:rsidR="00E860CD">
        <w:rPr>
          <w:rFonts w:ascii="Candara Light" w:hAnsi="Candara Light"/>
        </w:rPr>
        <w:t xml:space="preserve">, so </w:t>
      </w:r>
      <w:r w:rsidR="00352465">
        <w:rPr>
          <w:rFonts w:ascii="Candara Light" w:hAnsi="Candara Light"/>
        </w:rPr>
        <w:t>there is a lack of</w:t>
      </w:r>
      <w:r w:rsidR="00C10DD8">
        <w:rPr>
          <w:rFonts w:ascii="Candara Light" w:hAnsi="Candara Light"/>
        </w:rPr>
        <w:t xml:space="preserve"> </w:t>
      </w:r>
      <w:r>
        <w:rPr>
          <w:rFonts w:ascii="Candara Light" w:hAnsi="Candara Light"/>
        </w:rPr>
        <w:t xml:space="preserve">a </w:t>
      </w:r>
      <w:r w:rsidR="00332A5B">
        <w:rPr>
          <w:rFonts w:ascii="Candara Light" w:hAnsi="Candara Light"/>
        </w:rPr>
        <w:t>real-time</w:t>
      </w:r>
      <w:r w:rsidR="00C41171">
        <w:rPr>
          <w:rFonts w:ascii="Candara Light" w:hAnsi="Candara Light"/>
        </w:rPr>
        <w:t xml:space="preserve"> onlin</w:t>
      </w:r>
      <w:r w:rsidR="00B72E4B">
        <w:rPr>
          <w:rFonts w:ascii="Candara Light" w:hAnsi="Candara Light"/>
        </w:rPr>
        <w:t xml:space="preserve">e trade method </w:t>
      </w:r>
      <w:r w:rsidR="00664B2B">
        <w:rPr>
          <w:rFonts w:ascii="Candara Light" w:hAnsi="Candara Light"/>
        </w:rPr>
        <w:t>to</w:t>
      </w:r>
      <w:r w:rsidR="001F1B0F">
        <w:rPr>
          <w:rFonts w:ascii="Candara Light" w:hAnsi="Candara Light"/>
        </w:rPr>
        <w:t xml:space="preserve"> </w:t>
      </w:r>
      <w:r w:rsidR="004A7062">
        <w:rPr>
          <w:rFonts w:ascii="Candara Light" w:hAnsi="Candara Light"/>
        </w:rPr>
        <w:t>reach the optimal state of the process</w:t>
      </w:r>
      <w:r w:rsidR="009541D2">
        <w:rPr>
          <w:rFonts w:ascii="Candara Light" w:hAnsi="Candara Light"/>
        </w:rPr>
        <w:t>.</w:t>
      </w:r>
      <w:r w:rsidR="001F1B0F">
        <w:rPr>
          <w:rFonts w:ascii="Candara Light" w:hAnsi="Candara Light"/>
        </w:rPr>
        <w:t xml:space="preserve"> </w:t>
      </w:r>
      <w:r w:rsidR="008E76A2">
        <w:rPr>
          <w:rFonts w:ascii="Candara Light" w:hAnsi="Candara Light"/>
        </w:rPr>
        <w:t xml:space="preserve">To solve this problem, </w:t>
      </w:r>
      <w:r w:rsidR="00806D2E">
        <w:rPr>
          <w:rFonts w:ascii="Candara Light" w:hAnsi="Candara Light"/>
        </w:rPr>
        <w:t xml:space="preserve">a </w:t>
      </w:r>
      <w:r w:rsidR="00463109">
        <w:rPr>
          <w:rFonts w:ascii="Candara Light" w:hAnsi="Candara Light"/>
        </w:rPr>
        <w:t>new and potentially disruptive technology</w:t>
      </w:r>
      <w:r w:rsidR="003943AD" w:rsidRPr="00B62D12">
        <w:rPr>
          <w:rFonts w:ascii="Candara Light" w:hAnsi="Candara Light"/>
        </w:rPr>
        <w:t xml:space="preserve"> known as blockchain </w:t>
      </w:r>
      <w:r w:rsidR="00463109">
        <w:rPr>
          <w:rFonts w:ascii="Candara Light" w:hAnsi="Candara Light"/>
        </w:rPr>
        <w:t xml:space="preserve">has </w:t>
      </w:r>
      <w:r w:rsidR="003943AD" w:rsidRPr="00B62D12">
        <w:rPr>
          <w:rFonts w:ascii="Candara Light" w:hAnsi="Candara Light"/>
        </w:rPr>
        <w:t>emerged</w:t>
      </w:r>
      <w:r w:rsidR="00463109">
        <w:rPr>
          <w:rFonts w:ascii="Candara Light" w:hAnsi="Candara Light"/>
        </w:rPr>
        <w:t xml:space="preserve">. </w:t>
      </w:r>
      <w:r w:rsidR="003943AD" w:rsidRPr="00B62D12">
        <w:rPr>
          <w:rFonts w:ascii="Candara Light" w:hAnsi="Candara Light"/>
        </w:rPr>
        <w:t xml:space="preserve">The core of this technology is to create a distributed consensus ledger, where the ledger is maintained by a distributed network of computers. </w:t>
      </w:r>
      <w:r w:rsidR="0013607C">
        <w:rPr>
          <w:rFonts w:ascii="Candara Light" w:hAnsi="Candara Light"/>
        </w:rPr>
        <w:t>Blockchain</w:t>
      </w:r>
      <w:r w:rsidR="003943AD" w:rsidRPr="00B62D12">
        <w:rPr>
          <w:rFonts w:ascii="Candara Light" w:hAnsi="Candara Light"/>
        </w:rPr>
        <w:t xml:space="preserve"> technology is able to create new possibilities by letting individuals create, evolve, and observe immutable transactions and other successive events.</w:t>
      </w:r>
      <w:r w:rsidR="0013607C" w:rsidRPr="00B62D12">
        <w:rPr>
          <w:rFonts w:ascii="Candara Light" w:hAnsi="Candara Light"/>
        </w:rPr>
        <w:t xml:space="preserve"> </w:t>
      </w:r>
      <w:r w:rsidR="006E6299">
        <w:rPr>
          <w:rFonts w:ascii="Candara Light" w:hAnsi="Candara Light"/>
        </w:rPr>
        <w:t>T</w:t>
      </w:r>
      <w:r w:rsidR="006E6299" w:rsidRPr="00B62D12">
        <w:rPr>
          <w:rFonts w:ascii="Candara Light" w:hAnsi="Candara Light"/>
        </w:rPr>
        <w:t xml:space="preserve">oday there are </w:t>
      </w:r>
      <w:r w:rsidR="006E6299" w:rsidRPr="006E6299">
        <w:rPr>
          <w:rFonts w:ascii="Candara Light" w:hAnsi="Candara Light" w:cstheme="minorHAnsi"/>
        </w:rPr>
        <w:t xml:space="preserve">already </w:t>
      </w:r>
      <w:r w:rsidR="006E6299" w:rsidRPr="00B62D12">
        <w:rPr>
          <w:rFonts w:ascii="Candara Light" w:hAnsi="Candara Light"/>
        </w:rPr>
        <w:t xml:space="preserve">countless </w:t>
      </w:r>
      <w:r w:rsidR="006E6299" w:rsidRPr="006E6299">
        <w:rPr>
          <w:rFonts w:ascii="Candara Light" w:hAnsi="Candara Light" w:cstheme="minorHAnsi"/>
        </w:rPr>
        <w:t>applications being powered</w:t>
      </w:r>
      <w:r w:rsidR="006E6299" w:rsidRPr="00B62D12">
        <w:rPr>
          <w:rFonts w:ascii="Candara Light" w:hAnsi="Candara Light"/>
        </w:rPr>
        <w:t xml:space="preserve"> by blockchain </w:t>
      </w:r>
      <w:r w:rsidR="006E6299" w:rsidRPr="006E6299">
        <w:rPr>
          <w:rFonts w:ascii="Candara Light" w:hAnsi="Candara Light" w:cstheme="minorHAnsi"/>
        </w:rPr>
        <w:t>that are having a significant impact on</w:t>
      </w:r>
      <w:r w:rsidR="006E6299" w:rsidRPr="00B62D12">
        <w:rPr>
          <w:rFonts w:ascii="Candara Light" w:hAnsi="Candara Light"/>
        </w:rPr>
        <w:t xml:space="preserve"> numerous industrie</w:t>
      </w:r>
      <w:r w:rsidR="003943AD" w:rsidRPr="00B62D12">
        <w:rPr>
          <w:rFonts w:ascii="Candara Light" w:hAnsi="Candara Light"/>
        </w:rPr>
        <w:t xml:space="preserve">s including credit, cryptocurrency, medical safety, real estate trading, identity protection, etc. Further proving that blockchain will </w:t>
      </w:r>
      <w:r w:rsidR="00654D28">
        <w:rPr>
          <w:rFonts w:ascii="Candara Light" w:hAnsi="Candara Light"/>
        </w:rPr>
        <w:t xml:space="preserve">likely </w:t>
      </w:r>
      <w:r w:rsidR="003943AD" w:rsidRPr="00B62D12">
        <w:rPr>
          <w:rFonts w:ascii="Candara Light" w:hAnsi="Candara Light"/>
        </w:rPr>
        <w:t>be the future way to transfer information on the internet.</w:t>
      </w:r>
    </w:p>
    <w:p w14:paraId="39DC299E" w14:textId="762313D0" w:rsidR="0059688E" w:rsidRPr="00B62D12" w:rsidRDefault="00AE528C" w:rsidP="003943AD">
      <w:pPr>
        <w:rPr>
          <w:rFonts w:ascii="Candara Light" w:hAnsi="Candara Light"/>
        </w:rPr>
      </w:pPr>
      <w:r w:rsidRPr="00B62D12">
        <w:rPr>
          <w:rFonts w:ascii="Candara Light" w:hAnsi="Candara Light"/>
        </w:rPr>
        <w:t xml:space="preserve">As current </w:t>
      </w:r>
      <w:r w:rsidR="00ED79E2" w:rsidRPr="00B62D12">
        <w:rPr>
          <w:rFonts w:ascii="Candara Light" w:hAnsi="Candara Light"/>
        </w:rPr>
        <w:t>enterprises gradually integrat</w:t>
      </w:r>
      <w:r w:rsidR="00541FC8" w:rsidRPr="00B62D12">
        <w:rPr>
          <w:rFonts w:ascii="Candara Light" w:hAnsi="Candara Light"/>
        </w:rPr>
        <w:t xml:space="preserve">e with </w:t>
      </w:r>
      <w:r w:rsidR="00ED79E2" w:rsidRPr="00B62D12">
        <w:rPr>
          <w:rFonts w:ascii="Candara Light" w:hAnsi="Candara Light"/>
        </w:rPr>
        <w:t xml:space="preserve">blockchain technology, </w:t>
      </w:r>
      <w:r w:rsidR="00532712" w:rsidRPr="00B62D12">
        <w:rPr>
          <w:rFonts w:ascii="Candara Light" w:hAnsi="Candara Light"/>
        </w:rPr>
        <w:t>the technical complexity</w:t>
      </w:r>
      <w:r w:rsidR="004A00FA" w:rsidRPr="00B62D12">
        <w:rPr>
          <w:rFonts w:ascii="Candara Light" w:hAnsi="Candara Light"/>
        </w:rPr>
        <w:t xml:space="preserve"> and </w:t>
      </w:r>
      <w:r w:rsidR="002C43AD" w:rsidRPr="00B62D12">
        <w:rPr>
          <w:rFonts w:ascii="Candara Light" w:hAnsi="Candara Light"/>
        </w:rPr>
        <w:t xml:space="preserve">the lack of acceptance </w:t>
      </w:r>
      <w:r w:rsidR="00A95A5D" w:rsidRPr="00B62D12">
        <w:rPr>
          <w:rFonts w:ascii="Candara Light" w:hAnsi="Candara Light"/>
        </w:rPr>
        <w:t>of these far-reaching changes</w:t>
      </w:r>
      <w:r w:rsidR="000C0F24" w:rsidRPr="00B62D12">
        <w:rPr>
          <w:rFonts w:ascii="Candara Light" w:hAnsi="Candara Light"/>
        </w:rPr>
        <w:t xml:space="preserve"> has prevented the </w:t>
      </w:r>
      <w:r w:rsidR="00217C2F" w:rsidRPr="00B62D12">
        <w:rPr>
          <w:rFonts w:ascii="Candara Light" w:hAnsi="Candara Light"/>
        </w:rPr>
        <w:t>development in private, public and commercial sectors.</w:t>
      </w:r>
      <w:r w:rsidR="000F44EA" w:rsidRPr="00B62D12">
        <w:rPr>
          <w:rFonts w:ascii="Candara Light" w:hAnsi="Candara Light"/>
        </w:rPr>
        <w:t xml:space="preserve"> Therefore, it is less a question </w:t>
      </w:r>
      <w:r w:rsidR="00C5008D" w:rsidRPr="00B62D12">
        <w:rPr>
          <w:rFonts w:ascii="Candara Light" w:hAnsi="Candara Light"/>
        </w:rPr>
        <w:t xml:space="preserve">of whether blockchain will be </w:t>
      </w:r>
      <w:r w:rsidR="00C354AB" w:rsidRPr="00B62D12">
        <w:rPr>
          <w:rFonts w:ascii="Candara Light" w:hAnsi="Candara Light"/>
        </w:rPr>
        <w:t xml:space="preserve">used in the future but more a question of where </w:t>
      </w:r>
      <w:r w:rsidR="00FD31AA" w:rsidRPr="00B62D12">
        <w:rPr>
          <w:rFonts w:ascii="Candara Light" w:hAnsi="Candara Light"/>
        </w:rPr>
        <w:t xml:space="preserve">and how </w:t>
      </w:r>
      <w:r w:rsidR="00453275" w:rsidRPr="00B62D12">
        <w:rPr>
          <w:rFonts w:ascii="Candara Light" w:hAnsi="Candara Light"/>
        </w:rPr>
        <w:t>it can</w:t>
      </w:r>
      <w:r w:rsidR="00C354AB" w:rsidRPr="00B62D12">
        <w:rPr>
          <w:rFonts w:ascii="Candara Light" w:hAnsi="Candara Light"/>
        </w:rPr>
        <w:t xml:space="preserve"> be </w:t>
      </w:r>
      <w:r w:rsidR="00FD31AA" w:rsidRPr="00B62D12">
        <w:rPr>
          <w:rFonts w:ascii="Candara Light" w:hAnsi="Candara Light"/>
        </w:rPr>
        <w:t>integrated efficiently.</w:t>
      </w:r>
      <w:r w:rsidR="00C5008D" w:rsidRPr="00B62D12">
        <w:rPr>
          <w:rFonts w:ascii="Candara Light" w:hAnsi="Candara Light"/>
        </w:rPr>
        <w:t xml:space="preserve"> </w:t>
      </w:r>
    </w:p>
    <w:p w14:paraId="721BDF05" w14:textId="7BBF8C52" w:rsidR="003943AD" w:rsidRDefault="003943AD" w:rsidP="003943AD">
      <w:pPr>
        <w:rPr>
          <w:rFonts w:ascii="Candara Light" w:hAnsi="Candara Light"/>
        </w:rPr>
      </w:pPr>
      <w:r w:rsidRPr="00B62D12">
        <w:rPr>
          <w:rFonts w:ascii="Candara Light" w:hAnsi="Candara Light"/>
        </w:rPr>
        <w:t xml:space="preserve">This document will provide </w:t>
      </w:r>
      <w:r w:rsidR="003A6DE1">
        <w:rPr>
          <w:rFonts w:ascii="Candara Light" w:hAnsi="Candara Light"/>
        </w:rPr>
        <w:t xml:space="preserve">an </w:t>
      </w:r>
      <w:r w:rsidRPr="00B62D12">
        <w:rPr>
          <w:rFonts w:ascii="Candara Light" w:hAnsi="Candara Light"/>
        </w:rPr>
        <w:t>informative explanation into the fundamentals of blockchain</w:t>
      </w:r>
      <w:r w:rsidR="006A6307">
        <w:rPr>
          <w:rFonts w:ascii="Candara Light" w:hAnsi="Candara Light"/>
        </w:rPr>
        <w:t xml:space="preserve"> technology</w:t>
      </w:r>
      <w:r w:rsidRPr="00B62D12">
        <w:rPr>
          <w:rFonts w:ascii="Candara Light" w:hAnsi="Candara Light"/>
        </w:rPr>
        <w:t xml:space="preserve">, </w:t>
      </w:r>
      <w:r w:rsidR="006E3E71">
        <w:rPr>
          <w:rFonts w:ascii="Candara Light" w:hAnsi="Candara Light"/>
        </w:rPr>
        <w:t xml:space="preserve">the </w:t>
      </w:r>
      <w:r w:rsidRPr="00B62D12">
        <w:rPr>
          <w:rFonts w:ascii="Candara Light" w:hAnsi="Candara Light"/>
        </w:rPr>
        <w:t xml:space="preserve">current state </w:t>
      </w:r>
      <w:r w:rsidR="006A6307">
        <w:rPr>
          <w:rFonts w:ascii="Candara Light" w:hAnsi="Candara Light"/>
        </w:rPr>
        <w:t>of</w:t>
      </w:r>
      <w:r w:rsidR="006A6307" w:rsidRPr="00B62D12">
        <w:rPr>
          <w:rFonts w:ascii="Candara Light" w:hAnsi="Candara Light"/>
        </w:rPr>
        <w:t xml:space="preserve"> </w:t>
      </w:r>
      <w:r w:rsidRPr="00B62D12">
        <w:rPr>
          <w:rFonts w:ascii="Candara Light" w:hAnsi="Candara Light"/>
        </w:rPr>
        <w:t xml:space="preserve">the technology and how this technology will impact </w:t>
      </w:r>
      <w:r w:rsidR="003F67AA">
        <w:rPr>
          <w:rFonts w:ascii="Candara Light" w:hAnsi="Candara Light"/>
        </w:rPr>
        <w:t xml:space="preserve">multiple </w:t>
      </w:r>
      <w:r w:rsidR="003F67AA" w:rsidRPr="00B62D12">
        <w:rPr>
          <w:rFonts w:ascii="Candara Light" w:hAnsi="Candara Light"/>
        </w:rPr>
        <w:t>industries</w:t>
      </w:r>
      <w:r w:rsidR="001F1D71" w:rsidRPr="00B62D12">
        <w:rPr>
          <w:rFonts w:ascii="Candara Light" w:hAnsi="Candara Light"/>
        </w:rPr>
        <w:t xml:space="preserve"> </w:t>
      </w:r>
      <w:r w:rsidRPr="00B62D12">
        <w:rPr>
          <w:rFonts w:ascii="Candara Light" w:hAnsi="Candara Light"/>
        </w:rPr>
        <w:t xml:space="preserve">in the future. </w:t>
      </w:r>
      <w:r w:rsidR="0046025D">
        <w:rPr>
          <w:rFonts w:ascii="Candara Light" w:hAnsi="Candara Light"/>
        </w:rPr>
        <w:t>A</w:t>
      </w:r>
      <w:r w:rsidR="0046025D" w:rsidRPr="00B62D12">
        <w:rPr>
          <w:rFonts w:ascii="Candara Light" w:hAnsi="Candara Light"/>
        </w:rPr>
        <w:t xml:space="preserve"> </w:t>
      </w:r>
      <w:r w:rsidRPr="00B62D12">
        <w:rPr>
          <w:rFonts w:ascii="Candara Light" w:hAnsi="Candara Light"/>
        </w:rPr>
        <w:t xml:space="preserve">sample blockchain application will </w:t>
      </w:r>
      <w:r w:rsidR="0046025D">
        <w:rPr>
          <w:rFonts w:ascii="Candara Light" w:hAnsi="Candara Light"/>
        </w:rPr>
        <w:t xml:space="preserve">also </w:t>
      </w:r>
      <w:r w:rsidRPr="00B62D12">
        <w:rPr>
          <w:rFonts w:ascii="Candara Light" w:hAnsi="Candara Light"/>
        </w:rPr>
        <w:t xml:space="preserve">be </w:t>
      </w:r>
      <w:r w:rsidR="0046025D">
        <w:rPr>
          <w:rFonts w:ascii="Candara Light" w:hAnsi="Candara Light"/>
        </w:rPr>
        <w:t>explored</w:t>
      </w:r>
      <w:r w:rsidR="0046025D" w:rsidRPr="00B62D12">
        <w:rPr>
          <w:rFonts w:ascii="Candara Light" w:hAnsi="Candara Light"/>
        </w:rPr>
        <w:t xml:space="preserve"> </w:t>
      </w:r>
      <w:r w:rsidRPr="00B62D12">
        <w:rPr>
          <w:rFonts w:ascii="Candara Light" w:hAnsi="Candara Light"/>
        </w:rPr>
        <w:t xml:space="preserve">to demonstrate </w:t>
      </w:r>
      <w:r w:rsidR="00861BD0">
        <w:rPr>
          <w:rFonts w:ascii="Candara Light" w:hAnsi="Candara Light"/>
        </w:rPr>
        <w:t xml:space="preserve">a typical </w:t>
      </w:r>
      <w:r w:rsidR="00C66C50">
        <w:rPr>
          <w:rFonts w:ascii="Candara Light" w:hAnsi="Candara Light"/>
        </w:rPr>
        <w:t xml:space="preserve">technology </w:t>
      </w:r>
      <w:r w:rsidRPr="00B62D12">
        <w:rPr>
          <w:rFonts w:ascii="Candara Light" w:hAnsi="Candara Light"/>
        </w:rPr>
        <w:t xml:space="preserve">stack and the work needed to deploy the application into the blockchain network. </w:t>
      </w:r>
      <w:r w:rsidR="00101FB2">
        <w:rPr>
          <w:rFonts w:ascii="Candara Light" w:hAnsi="Candara Light"/>
        </w:rPr>
        <w:t>Lastly</w:t>
      </w:r>
      <w:r w:rsidRPr="00B62D12">
        <w:rPr>
          <w:rFonts w:ascii="Candara Light" w:hAnsi="Candara Light"/>
        </w:rPr>
        <w:t xml:space="preserve">, the integration of this technology will be </w:t>
      </w:r>
      <w:r w:rsidR="009245B5">
        <w:rPr>
          <w:rFonts w:ascii="Candara Light" w:hAnsi="Candara Light"/>
        </w:rPr>
        <w:t xml:space="preserve">discussed by </w:t>
      </w:r>
      <w:r w:rsidR="00A2350A">
        <w:rPr>
          <w:rFonts w:ascii="Candara Light" w:hAnsi="Candara Light"/>
        </w:rPr>
        <w:t>examining</w:t>
      </w:r>
      <w:r w:rsidR="00A2350A" w:rsidRPr="00B62D12">
        <w:rPr>
          <w:rFonts w:ascii="Candara Light" w:hAnsi="Candara Light"/>
        </w:rPr>
        <w:t xml:space="preserve"> use</w:t>
      </w:r>
      <w:r w:rsidRPr="00B62D12">
        <w:rPr>
          <w:rFonts w:ascii="Candara Light" w:hAnsi="Candara Light"/>
        </w:rPr>
        <w:t xml:space="preserve"> cases showing how blockchain is used to </w:t>
      </w:r>
      <w:r w:rsidR="008A107A">
        <w:rPr>
          <w:rFonts w:ascii="Candara Light" w:hAnsi="Candara Light"/>
        </w:rPr>
        <w:t>enhance</w:t>
      </w:r>
      <w:r w:rsidRPr="00B62D12">
        <w:rPr>
          <w:rFonts w:ascii="Candara Light" w:hAnsi="Candara Light"/>
        </w:rPr>
        <w:t xml:space="preserve"> the current state of </w:t>
      </w:r>
      <w:r w:rsidR="006C6501">
        <w:rPr>
          <w:rFonts w:ascii="Candara Light" w:hAnsi="Candara Light"/>
        </w:rPr>
        <w:t xml:space="preserve">the </w:t>
      </w:r>
      <w:r w:rsidR="00FB76CD">
        <w:rPr>
          <w:rFonts w:ascii="Candara Light" w:hAnsi="Candara Light"/>
        </w:rPr>
        <w:t xml:space="preserve">online </w:t>
      </w:r>
      <w:r w:rsidR="00C227B9">
        <w:rPr>
          <w:rFonts w:ascii="Candara Light" w:hAnsi="Candara Light"/>
        </w:rPr>
        <w:t>trade system</w:t>
      </w:r>
      <w:r w:rsidRPr="00B62D12">
        <w:rPr>
          <w:rFonts w:ascii="Candara Light" w:hAnsi="Candara Light"/>
        </w:rPr>
        <w:t>.</w:t>
      </w:r>
    </w:p>
    <w:p w14:paraId="0F62B92D" w14:textId="77777777" w:rsidR="00246E46" w:rsidRPr="00B62D12" w:rsidRDefault="00246E46" w:rsidP="003943AD">
      <w:pPr>
        <w:rPr>
          <w:rFonts w:ascii="Candara Light" w:hAnsi="Candara Light"/>
        </w:rPr>
      </w:pPr>
    </w:p>
    <w:p w14:paraId="2ECFC965" w14:textId="63AC83C7" w:rsidR="00302ED9" w:rsidRDefault="00E80794" w:rsidP="00E80794">
      <w:pPr>
        <w:pStyle w:val="Heading1"/>
      </w:pPr>
      <w:r>
        <w:rPr>
          <w:color w:val="FFFFFF" w:themeColor="background1"/>
          <w:shd w:val="clear" w:color="auto" w:fill="4472C4" w:themeFill="accent1"/>
        </w:rPr>
        <w:t xml:space="preserve"> </w:t>
      </w:r>
      <w:bookmarkStart w:id="2" w:name="_Toc109659252"/>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1</w:t>
      </w:r>
      <w:r w:rsidRPr="00674654">
        <w:rPr>
          <w:color w:val="FFFFFF" w:themeColor="background1"/>
          <w:shd w:val="clear" w:color="auto" w:fill="4472C4" w:themeFill="accent1"/>
        </w:rPr>
        <w:t xml:space="preserve">  </w:t>
      </w:r>
      <w:r w:rsidRPr="00674654">
        <w:rPr>
          <w:color w:val="FFFFFF" w:themeColor="background1"/>
        </w:rPr>
        <w:t xml:space="preserve"> </w:t>
      </w:r>
      <w:r w:rsidR="00302ED9">
        <w:t>what is blockchain</w:t>
      </w:r>
      <w:bookmarkEnd w:id="2"/>
    </w:p>
    <w:p w14:paraId="6C48678B" w14:textId="36780C44" w:rsidR="00D5464B" w:rsidRPr="00D5464B" w:rsidRDefault="00D5464B" w:rsidP="00D5464B"/>
    <w:p w14:paraId="075A590B" w14:textId="0E2D0CDA" w:rsidR="003943AD" w:rsidRDefault="00010241" w:rsidP="001B7F7A">
      <w:pPr>
        <w:rPr>
          <w:rFonts w:ascii="Candara Light" w:hAnsi="Candara Light"/>
        </w:rPr>
      </w:pPr>
      <w:r w:rsidRPr="00B62D12">
        <w:rPr>
          <w:rFonts w:ascii="Candara Light" w:hAnsi="Candara Light"/>
        </w:rPr>
        <w:t xml:space="preserve">Blockchain is a </w:t>
      </w:r>
      <w:r w:rsidR="00625795" w:rsidRPr="00B62D12">
        <w:rPr>
          <w:rFonts w:ascii="Candara Light" w:hAnsi="Candara Light"/>
        </w:rPr>
        <w:t>global</w:t>
      </w:r>
      <w:r w:rsidR="00966709">
        <w:rPr>
          <w:rFonts w:ascii="Candara Light" w:hAnsi="Candara Light"/>
        </w:rPr>
        <w:t>ly</w:t>
      </w:r>
      <w:r w:rsidR="00625795" w:rsidRPr="00B62D12">
        <w:rPr>
          <w:rFonts w:ascii="Candara Light" w:hAnsi="Candara Light"/>
        </w:rPr>
        <w:t xml:space="preserve"> distributed database</w:t>
      </w:r>
      <w:r w:rsidR="00523081" w:rsidRPr="00B62D12">
        <w:rPr>
          <w:rFonts w:ascii="Candara Light" w:hAnsi="Candara Light"/>
        </w:rPr>
        <w:t xml:space="preserve"> which can </w:t>
      </w:r>
      <w:r w:rsidR="003F67AA">
        <w:rPr>
          <w:rFonts w:ascii="Candara Light" w:hAnsi="Candara Light"/>
        </w:rPr>
        <w:t xml:space="preserve">facilitate </w:t>
      </w:r>
      <w:r w:rsidR="00A2350A" w:rsidRPr="00B62D12">
        <w:rPr>
          <w:rFonts w:ascii="Candara Light" w:hAnsi="Candara Light"/>
        </w:rPr>
        <w:t>transactions</w:t>
      </w:r>
      <w:r w:rsidR="00523081" w:rsidRPr="00B62D12">
        <w:rPr>
          <w:rFonts w:ascii="Candara Light" w:hAnsi="Candara Light"/>
        </w:rPr>
        <w:t xml:space="preserve"> </w:t>
      </w:r>
      <w:r w:rsidR="00554E00" w:rsidRPr="00B62D12">
        <w:rPr>
          <w:rFonts w:ascii="Candara Light" w:hAnsi="Candara Light"/>
        </w:rPr>
        <w:t xml:space="preserve">of assets across the world within seconds </w:t>
      </w:r>
      <w:r w:rsidR="00F60E19">
        <w:rPr>
          <w:rFonts w:ascii="Candara Light" w:hAnsi="Candara Light"/>
        </w:rPr>
        <w:t>while incurring only</w:t>
      </w:r>
      <w:r w:rsidR="00554E00" w:rsidRPr="00B62D12">
        <w:rPr>
          <w:rFonts w:ascii="Candara Light" w:hAnsi="Candara Light"/>
        </w:rPr>
        <w:t xml:space="preserve"> a minimum transaction fee</w:t>
      </w:r>
      <w:r w:rsidR="00E64EDD">
        <w:rPr>
          <w:rFonts w:ascii="Candara Light" w:hAnsi="Candara Light"/>
        </w:rPr>
        <w:t>.</w:t>
      </w:r>
      <w:r w:rsidR="00554E00" w:rsidRPr="00B62D12">
        <w:rPr>
          <w:rFonts w:ascii="Candara Light" w:hAnsi="Candara Light"/>
        </w:rPr>
        <w:t xml:space="preserve"> </w:t>
      </w:r>
      <w:r w:rsidR="00E64EDD">
        <w:rPr>
          <w:rFonts w:ascii="Candara Light" w:hAnsi="Candara Light"/>
        </w:rPr>
        <w:t>T</w:t>
      </w:r>
      <w:r w:rsidR="00554E00" w:rsidRPr="00B62D12">
        <w:rPr>
          <w:rFonts w:ascii="Candara Light" w:hAnsi="Candara Light"/>
        </w:rPr>
        <w:t xml:space="preserve">hese </w:t>
      </w:r>
      <w:r w:rsidR="00016522" w:rsidRPr="00B62D12">
        <w:rPr>
          <w:rFonts w:ascii="Candara Light" w:hAnsi="Candara Light"/>
        </w:rPr>
        <w:t>assets</w:t>
      </w:r>
      <w:r w:rsidR="00202FE0" w:rsidRPr="00B62D12">
        <w:rPr>
          <w:rFonts w:ascii="Candara Light" w:hAnsi="Candara Light"/>
        </w:rPr>
        <w:t xml:space="preserve"> are usually represented in digital </w:t>
      </w:r>
      <w:r w:rsidR="00A2350A" w:rsidRPr="00B62D12">
        <w:rPr>
          <w:rFonts w:ascii="Candara Light" w:hAnsi="Candara Light"/>
        </w:rPr>
        <w:t>value and</w:t>
      </w:r>
      <w:r w:rsidR="00B5403B" w:rsidRPr="00B62D12">
        <w:rPr>
          <w:rFonts w:ascii="Candara Light" w:hAnsi="Candara Light"/>
        </w:rPr>
        <w:t xml:space="preserve"> </w:t>
      </w:r>
      <w:r w:rsidR="00BC08F3">
        <w:rPr>
          <w:rFonts w:ascii="Candara Light" w:hAnsi="Candara Light"/>
        </w:rPr>
        <w:t xml:space="preserve">are </w:t>
      </w:r>
      <w:r w:rsidR="00E024BE" w:rsidRPr="00B62D12">
        <w:rPr>
          <w:rFonts w:ascii="Candara Light" w:hAnsi="Candara Light"/>
        </w:rPr>
        <w:t>validated</w:t>
      </w:r>
      <w:r w:rsidR="00B5403B" w:rsidRPr="00B62D12">
        <w:rPr>
          <w:rFonts w:ascii="Candara Light" w:hAnsi="Candara Light"/>
        </w:rPr>
        <w:t xml:space="preserve"> using</w:t>
      </w:r>
      <w:r w:rsidR="00BC08F3">
        <w:rPr>
          <w:rFonts w:ascii="Candara Light" w:hAnsi="Candara Light"/>
        </w:rPr>
        <w:t xml:space="preserve"> a</w:t>
      </w:r>
      <w:r w:rsidR="00B5403B" w:rsidRPr="00B62D12">
        <w:rPr>
          <w:rFonts w:ascii="Candara Light" w:hAnsi="Candara Light"/>
        </w:rPr>
        <w:t xml:space="preserve"> smart contract</w:t>
      </w:r>
      <w:r w:rsidR="00E024BE" w:rsidRPr="00B62D12">
        <w:rPr>
          <w:rFonts w:ascii="Candara Light" w:hAnsi="Candara Light"/>
        </w:rPr>
        <w:t>.</w:t>
      </w:r>
    </w:p>
    <w:p w14:paraId="4AA9D0E9" w14:textId="39DCA669" w:rsidR="000366FC" w:rsidRPr="00B62D12" w:rsidRDefault="000E723D" w:rsidP="00E646F1">
      <w:pPr>
        <w:rPr>
          <w:rFonts w:ascii="Candara Light" w:hAnsi="Candara Light"/>
        </w:rPr>
      </w:pPr>
      <w:r w:rsidRPr="00B62D12">
        <w:rPr>
          <w:rFonts w:ascii="Candara Light" w:hAnsi="Candara Light"/>
        </w:rPr>
        <w:t>One key difference between typical database and blockchain is that data is structured in groups, known as blocks. Each block can store sets of information and once created, it will be validated and linked to previously filled blocks. In addition, the traditional database stores data into tables, but blockchain stores data into blocks</w:t>
      </w:r>
      <w:r>
        <w:rPr>
          <w:rFonts w:ascii="Candara Light" w:hAnsi="Candara Light"/>
        </w:rPr>
        <w:t xml:space="preserve">. Each </w:t>
      </w:r>
      <w:r w:rsidRPr="00B62D12">
        <w:rPr>
          <w:rFonts w:ascii="Candara Light" w:hAnsi="Candara Light"/>
        </w:rPr>
        <w:t xml:space="preserve">block </w:t>
      </w:r>
      <w:r w:rsidR="000B60CA" w:rsidRPr="00B62D12">
        <w:rPr>
          <w:rFonts w:ascii="Candara Light" w:hAnsi="Candara Light"/>
        </w:rPr>
        <w:t>inheri</w:t>
      </w:r>
      <w:r w:rsidR="000B60CA">
        <w:rPr>
          <w:rFonts w:ascii="Candara Light" w:hAnsi="Candara Light"/>
        </w:rPr>
        <w:t>ts its</w:t>
      </w:r>
      <w:r w:rsidRPr="00B62D12">
        <w:rPr>
          <w:rFonts w:ascii="Candara Light" w:hAnsi="Candara Light"/>
        </w:rPr>
        <w:t xml:space="preserve"> propert</w:t>
      </w:r>
      <w:r w:rsidR="000B60CA">
        <w:rPr>
          <w:rFonts w:ascii="Candara Light" w:hAnsi="Candara Light"/>
        </w:rPr>
        <w:t>ies</w:t>
      </w:r>
      <w:r>
        <w:rPr>
          <w:rFonts w:ascii="Candara Light" w:hAnsi="Candara Light"/>
        </w:rPr>
        <w:t xml:space="preserve"> from previous blocks with</w:t>
      </w:r>
      <w:r w:rsidRPr="00B62D12">
        <w:rPr>
          <w:rFonts w:ascii="Candara Light" w:hAnsi="Candara Light"/>
        </w:rPr>
        <w:t xml:space="preserve"> </w:t>
      </w:r>
      <w:r>
        <w:rPr>
          <w:rFonts w:ascii="Candara Light" w:hAnsi="Candara Light"/>
        </w:rPr>
        <w:t xml:space="preserve">a </w:t>
      </w:r>
      <w:r w:rsidRPr="00B62D12">
        <w:rPr>
          <w:rFonts w:ascii="Candara Light" w:hAnsi="Candara Light"/>
        </w:rPr>
        <w:t xml:space="preserve">unique </w:t>
      </w:r>
      <w:r>
        <w:rPr>
          <w:rFonts w:ascii="Candara Light" w:hAnsi="Candara Light"/>
        </w:rPr>
        <w:t>timestamp</w:t>
      </w:r>
      <w:r w:rsidRPr="00B62D12">
        <w:rPr>
          <w:rFonts w:ascii="Candara Light" w:hAnsi="Candara Light"/>
        </w:rPr>
        <w:t>.</w:t>
      </w:r>
      <w:r>
        <w:rPr>
          <w:rFonts w:ascii="Candara Light" w:hAnsi="Candara Light"/>
        </w:rPr>
        <w:t xml:space="preserve"> Below is an example of blockchain architecture.</w:t>
      </w:r>
    </w:p>
    <w:p w14:paraId="77CC475A" w14:textId="77777777" w:rsidR="005825CF" w:rsidRDefault="005825CF" w:rsidP="00595806">
      <w:pPr>
        <w:rPr>
          <w:noProof/>
        </w:rPr>
      </w:pPr>
    </w:p>
    <w:p w14:paraId="62638499" w14:textId="73D6C896" w:rsidR="007E7EF0" w:rsidRPr="00B62D12" w:rsidRDefault="00CC727A" w:rsidP="00595806">
      <w:pPr>
        <w:rPr>
          <w:rFonts w:ascii="Candara Light" w:hAnsi="Candara Light"/>
        </w:rPr>
      </w:pPr>
      <w:r>
        <w:rPr>
          <w:noProof/>
        </w:rPr>
        <w:lastRenderedPageBreak/>
        <w:drawing>
          <wp:inline distT="0" distB="0" distL="0" distR="0" wp14:anchorId="11DA228C" wp14:editId="457E3604">
            <wp:extent cx="5943600" cy="3708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268"/>
                    <a:stretch/>
                  </pic:blipFill>
                  <pic:spPr bwMode="auto">
                    <a:xfrm>
                      <a:off x="0" y="0"/>
                      <a:ext cx="5943600" cy="3708400"/>
                    </a:xfrm>
                    <a:prstGeom prst="rect">
                      <a:avLst/>
                    </a:prstGeom>
                    <a:ln>
                      <a:noFill/>
                    </a:ln>
                    <a:extLst>
                      <a:ext uri="{53640926-AAD7-44D8-BBD7-CCE9431645EC}">
                        <a14:shadowObscured xmlns:a14="http://schemas.microsoft.com/office/drawing/2010/main"/>
                      </a:ext>
                    </a:extLst>
                  </pic:spPr>
                </pic:pic>
              </a:graphicData>
            </a:graphic>
          </wp:inline>
        </w:drawing>
      </w:r>
    </w:p>
    <w:p w14:paraId="21E81B95" w14:textId="010305B6" w:rsidR="006726A1" w:rsidRPr="00BC24EE" w:rsidRDefault="006726A1" w:rsidP="00BC24EE">
      <w:pPr>
        <w:jc w:val="center"/>
        <w:rPr>
          <w:rFonts w:ascii="Candara Light" w:hAnsi="Candara Light"/>
          <w:sz w:val="20"/>
          <w:szCs w:val="20"/>
        </w:rPr>
      </w:pPr>
      <w:r w:rsidRPr="008243E3">
        <w:rPr>
          <w:rFonts w:ascii="Candara Light" w:hAnsi="Candara Light"/>
          <w:b/>
          <w:bCs/>
          <w:sz w:val="20"/>
          <w:szCs w:val="20"/>
        </w:rPr>
        <w:t>Figure 1</w:t>
      </w:r>
      <w:r w:rsidRPr="008243E3">
        <w:rPr>
          <w:rFonts w:ascii="Candara Light" w:hAnsi="Candara Light"/>
          <w:sz w:val="20"/>
          <w:szCs w:val="20"/>
        </w:rPr>
        <w:t xml:space="preserve">. </w:t>
      </w:r>
      <w:r w:rsidRPr="008243E3">
        <w:rPr>
          <w:rFonts w:ascii="Candara Light" w:hAnsi="Candara Light"/>
          <w:sz w:val="18"/>
          <w:szCs w:val="18"/>
        </w:rPr>
        <w:t>Simplified</w:t>
      </w:r>
      <w:r w:rsidR="00EE75E4" w:rsidRPr="008243E3">
        <w:rPr>
          <w:rFonts w:ascii="Candara Light" w:hAnsi="Candara Light"/>
          <w:sz w:val="18"/>
          <w:szCs w:val="18"/>
        </w:rPr>
        <w:t xml:space="preserve"> graph for </w:t>
      </w:r>
      <w:r w:rsidR="00BC24EE" w:rsidRPr="008243E3">
        <w:rPr>
          <w:rFonts w:ascii="Candara Light" w:hAnsi="Candara Light"/>
          <w:sz w:val="18"/>
          <w:szCs w:val="18"/>
        </w:rPr>
        <w:t xml:space="preserve">a </w:t>
      </w:r>
      <w:r w:rsidR="00EE75E4" w:rsidRPr="008243E3">
        <w:rPr>
          <w:rFonts w:ascii="Candara Light" w:hAnsi="Candara Light"/>
          <w:sz w:val="18"/>
          <w:szCs w:val="18"/>
        </w:rPr>
        <w:t>distributed ledger network, each</w:t>
      </w:r>
      <w:r w:rsidR="0061031A" w:rsidRPr="008243E3">
        <w:rPr>
          <w:rFonts w:ascii="Candara Light" w:hAnsi="Candara Light"/>
          <w:sz w:val="18"/>
          <w:szCs w:val="18"/>
        </w:rPr>
        <w:t xml:space="preserve"> node </w:t>
      </w:r>
      <w:r w:rsidR="00545736" w:rsidRPr="008243E3">
        <w:rPr>
          <w:rFonts w:ascii="Candara Light" w:hAnsi="Candara Light"/>
          <w:sz w:val="18"/>
          <w:szCs w:val="18"/>
        </w:rPr>
        <w:t>is</w:t>
      </w:r>
      <w:r w:rsidR="0061031A" w:rsidRPr="008243E3">
        <w:rPr>
          <w:rFonts w:ascii="Candara Light" w:hAnsi="Candara Light"/>
          <w:sz w:val="18"/>
          <w:szCs w:val="18"/>
        </w:rPr>
        <w:t xml:space="preserve"> a machine that track</w:t>
      </w:r>
      <w:r w:rsidR="00BC24EE" w:rsidRPr="008243E3">
        <w:rPr>
          <w:rFonts w:ascii="Candara Light" w:hAnsi="Candara Light"/>
          <w:sz w:val="18"/>
          <w:szCs w:val="18"/>
        </w:rPr>
        <w:t>s</w:t>
      </w:r>
      <w:r w:rsidR="0061031A" w:rsidRPr="008243E3">
        <w:rPr>
          <w:rFonts w:ascii="Candara Light" w:hAnsi="Candara Light"/>
          <w:sz w:val="18"/>
          <w:szCs w:val="18"/>
        </w:rPr>
        <w:t xml:space="preserve"> the </w:t>
      </w:r>
      <w:r w:rsidR="00500835" w:rsidRPr="008243E3">
        <w:rPr>
          <w:rFonts w:ascii="Candara Light" w:hAnsi="Candara Light"/>
          <w:sz w:val="18"/>
          <w:szCs w:val="18"/>
        </w:rPr>
        <w:t xml:space="preserve">history of all blocks created </w:t>
      </w:r>
      <w:r w:rsidR="00545736" w:rsidRPr="008243E3">
        <w:rPr>
          <w:rFonts w:ascii="Candara Light" w:hAnsi="Candara Light"/>
          <w:sz w:val="18"/>
          <w:szCs w:val="18"/>
        </w:rPr>
        <w:t>on the network. Each block consist</w:t>
      </w:r>
      <w:r w:rsidR="00BC24EE" w:rsidRPr="008243E3">
        <w:rPr>
          <w:rFonts w:ascii="Candara Light" w:hAnsi="Candara Light"/>
          <w:sz w:val="18"/>
          <w:szCs w:val="18"/>
        </w:rPr>
        <w:t>s of a</w:t>
      </w:r>
      <w:r w:rsidR="00075B5F" w:rsidRPr="008243E3">
        <w:rPr>
          <w:rFonts w:ascii="Candara Light" w:hAnsi="Candara Light"/>
          <w:sz w:val="18"/>
          <w:szCs w:val="18"/>
        </w:rPr>
        <w:t xml:space="preserve"> set of transactions</w:t>
      </w:r>
      <w:r w:rsidR="00941415" w:rsidRPr="008243E3">
        <w:rPr>
          <w:rFonts w:ascii="Candara Light" w:hAnsi="Candara Light"/>
          <w:sz w:val="18"/>
          <w:szCs w:val="18"/>
        </w:rPr>
        <w:t xml:space="preserve"> and each transaction provides the fundamental information about the sender, transactions, </w:t>
      </w:r>
      <w:r w:rsidR="0008795A" w:rsidRPr="008243E3">
        <w:rPr>
          <w:rFonts w:ascii="Candara Light" w:hAnsi="Candara Light"/>
          <w:sz w:val="18"/>
          <w:szCs w:val="18"/>
        </w:rPr>
        <w:t xml:space="preserve">and </w:t>
      </w:r>
      <w:r w:rsidR="00941415" w:rsidRPr="008243E3">
        <w:rPr>
          <w:rFonts w:ascii="Candara Light" w:hAnsi="Candara Light"/>
          <w:sz w:val="18"/>
          <w:szCs w:val="18"/>
        </w:rPr>
        <w:t>receiver as well as the encryption address that locate</w:t>
      </w:r>
      <w:r w:rsidR="0008795A" w:rsidRPr="008243E3">
        <w:rPr>
          <w:rFonts w:ascii="Candara Light" w:hAnsi="Candara Light"/>
          <w:sz w:val="18"/>
          <w:szCs w:val="18"/>
        </w:rPr>
        <w:t>s</w:t>
      </w:r>
      <w:r w:rsidR="00941415" w:rsidRPr="008243E3">
        <w:rPr>
          <w:rFonts w:ascii="Candara Light" w:hAnsi="Candara Light"/>
          <w:sz w:val="18"/>
          <w:szCs w:val="18"/>
        </w:rPr>
        <w:t xml:space="preserve"> the transaction inside the network.</w:t>
      </w:r>
    </w:p>
    <w:p w14:paraId="042448F4" w14:textId="13FC4542" w:rsidR="00246E46" w:rsidRPr="00B62D12" w:rsidRDefault="00312C9A" w:rsidP="00B44D0A">
      <w:pPr>
        <w:rPr>
          <w:rFonts w:ascii="Candara Light" w:hAnsi="Candara Light"/>
        </w:rPr>
      </w:pPr>
      <w:r>
        <w:rPr>
          <w:rFonts w:ascii="Candara Light" w:hAnsi="Candara Light"/>
        </w:rPr>
        <w:t>B</w:t>
      </w:r>
      <w:r w:rsidR="002D1398">
        <w:rPr>
          <w:rFonts w:ascii="Candara Light" w:hAnsi="Candara Light"/>
        </w:rPr>
        <w:t>lockchain</w:t>
      </w:r>
      <w:r>
        <w:rPr>
          <w:rFonts w:ascii="Candara Light" w:hAnsi="Candara Light"/>
        </w:rPr>
        <w:t xml:space="preserve"> helps to</w:t>
      </w:r>
      <w:r w:rsidR="002D1398">
        <w:rPr>
          <w:rFonts w:ascii="Candara Light" w:hAnsi="Candara Light"/>
        </w:rPr>
        <w:t xml:space="preserve"> solve the “double problem”</w:t>
      </w:r>
      <w:r w:rsidR="00784817" w:rsidRPr="00B62D12">
        <w:rPr>
          <w:rFonts w:ascii="Candara Light" w:hAnsi="Candara Light"/>
        </w:rPr>
        <w:t>,</w:t>
      </w:r>
      <w:r w:rsidR="004D3CD9">
        <w:rPr>
          <w:rFonts w:ascii="Candara Light" w:hAnsi="Candara Light"/>
        </w:rPr>
        <w:t xml:space="preserve"> </w:t>
      </w:r>
      <w:r w:rsidR="001F0DC2">
        <w:rPr>
          <w:rFonts w:ascii="Candara Light" w:hAnsi="Candara Light"/>
        </w:rPr>
        <w:t xml:space="preserve">which </w:t>
      </w:r>
      <w:r w:rsidR="0079185D">
        <w:rPr>
          <w:rFonts w:ascii="Candara Light" w:hAnsi="Candara Light"/>
        </w:rPr>
        <w:t xml:space="preserve">is </w:t>
      </w:r>
      <w:r w:rsidR="001F0DC2">
        <w:rPr>
          <w:rFonts w:ascii="Candara Light" w:hAnsi="Candara Light"/>
        </w:rPr>
        <w:t>related to</w:t>
      </w:r>
      <w:r w:rsidR="00784817" w:rsidRPr="00B62D12">
        <w:rPr>
          <w:rFonts w:ascii="Candara Light" w:hAnsi="Candara Light"/>
        </w:rPr>
        <w:t xml:space="preserve"> digital currencies </w:t>
      </w:r>
      <w:r w:rsidR="00610C4D">
        <w:rPr>
          <w:rFonts w:ascii="Candara Light" w:hAnsi="Candara Light"/>
        </w:rPr>
        <w:t>being</w:t>
      </w:r>
      <w:r w:rsidR="00784817" w:rsidRPr="00B62D12">
        <w:rPr>
          <w:rFonts w:ascii="Candara Light" w:hAnsi="Candara Light"/>
        </w:rPr>
        <w:t xml:space="preserve"> </w:t>
      </w:r>
      <w:r w:rsidR="00610C4D">
        <w:rPr>
          <w:rFonts w:ascii="Candara Light" w:hAnsi="Candara Light"/>
        </w:rPr>
        <w:t>viewed</w:t>
      </w:r>
      <w:r w:rsidR="00784817" w:rsidRPr="00B62D12">
        <w:rPr>
          <w:rFonts w:ascii="Candara Light" w:hAnsi="Candara Light"/>
        </w:rPr>
        <w:t xml:space="preserve"> as unfeasible propert</w:t>
      </w:r>
      <w:r w:rsidR="00610C4D">
        <w:rPr>
          <w:rFonts w:ascii="Candara Light" w:hAnsi="Candara Light"/>
        </w:rPr>
        <w:t>ies</w:t>
      </w:r>
      <w:r w:rsidR="00784817" w:rsidRPr="00B62D12">
        <w:rPr>
          <w:rFonts w:ascii="Candara Light" w:hAnsi="Candara Light"/>
        </w:rPr>
        <w:t xml:space="preserve"> </w:t>
      </w:r>
      <w:proofErr w:type="gramStart"/>
      <w:r w:rsidR="00784817" w:rsidRPr="00B62D12">
        <w:rPr>
          <w:rFonts w:ascii="Candara Light" w:hAnsi="Candara Light"/>
        </w:rPr>
        <w:t>due to the fact that</w:t>
      </w:r>
      <w:proofErr w:type="gramEnd"/>
      <w:r w:rsidR="00784817" w:rsidRPr="00B62D12">
        <w:rPr>
          <w:rFonts w:ascii="Candara Light" w:hAnsi="Candara Light"/>
        </w:rPr>
        <w:t xml:space="preserve"> copies of information can be easily </w:t>
      </w:r>
      <w:r w:rsidR="008C79F4" w:rsidRPr="00B62D12">
        <w:rPr>
          <w:rFonts w:ascii="Candara Light" w:hAnsi="Candara Light"/>
        </w:rPr>
        <w:t>obtained and</w:t>
      </w:r>
      <w:r w:rsidR="008C79F4">
        <w:rPr>
          <w:rFonts w:ascii="Candara Light" w:hAnsi="Candara Light"/>
        </w:rPr>
        <w:t xml:space="preserve"> being d</w:t>
      </w:r>
      <w:r w:rsidR="00784817" w:rsidRPr="00B62D12">
        <w:rPr>
          <w:rFonts w:ascii="Candara Light" w:hAnsi="Candara Light"/>
        </w:rPr>
        <w:t xml:space="preserve">ifficult to prevent digital money </w:t>
      </w:r>
      <w:r w:rsidR="005C05CB">
        <w:rPr>
          <w:rFonts w:ascii="Candara Light" w:hAnsi="Candara Light"/>
        </w:rPr>
        <w:t xml:space="preserve">being </w:t>
      </w:r>
      <w:r w:rsidR="00784817" w:rsidRPr="00B62D12">
        <w:rPr>
          <w:rFonts w:ascii="Candara Light" w:hAnsi="Candara Light"/>
        </w:rPr>
        <w:t>sen</w:t>
      </w:r>
      <w:r w:rsidR="005C05CB">
        <w:rPr>
          <w:rFonts w:ascii="Candara Light" w:hAnsi="Candara Light"/>
        </w:rPr>
        <w:t>t</w:t>
      </w:r>
      <w:r w:rsidR="00784817" w:rsidRPr="00B62D12">
        <w:rPr>
          <w:rFonts w:ascii="Candara Light" w:hAnsi="Candara Light"/>
        </w:rPr>
        <w:t xml:space="preserve"> to the merchant while the owner still holds the original copy. Therefore, the traditional ways of mitigating this risk </w:t>
      </w:r>
      <w:r w:rsidR="004D3CD9" w:rsidRPr="00B62D12">
        <w:rPr>
          <w:rFonts w:ascii="Candara Light" w:hAnsi="Candara Light"/>
        </w:rPr>
        <w:t>are</w:t>
      </w:r>
      <w:r w:rsidR="00784817" w:rsidRPr="00B62D12">
        <w:rPr>
          <w:rFonts w:ascii="Candara Light" w:hAnsi="Candara Light"/>
        </w:rPr>
        <w:t xml:space="preserve"> usually </w:t>
      </w:r>
      <w:r w:rsidR="00784817">
        <w:rPr>
          <w:rFonts w:ascii="Candara Light" w:hAnsi="Candara Light"/>
        </w:rPr>
        <w:t xml:space="preserve">to </w:t>
      </w:r>
      <w:r w:rsidR="00784817" w:rsidRPr="00B62D12">
        <w:rPr>
          <w:rFonts w:ascii="Candara Light" w:hAnsi="Candara Light"/>
        </w:rPr>
        <w:t xml:space="preserve">hire a third-party authentication service, such as banks, to act as a centralized authority keeping the safety of all transactions. </w:t>
      </w:r>
      <w:r w:rsidR="00CA063A">
        <w:rPr>
          <w:rFonts w:ascii="Candara Light" w:hAnsi="Candara Light"/>
        </w:rPr>
        <w:t>Bitcoin, one of the</w:t>
      </w:r>
      <w:r w:rsidR="009547EF">
        <w:rPr>
          <w:rFonts w:ascii="Candara Light" w:hAnsi="Candara Light"/>
        </w:rPr>
        <w:t xml:space="preserve"> </w:t>
      </w:r>
      <w:r w:rsidR="00784817" w:rsidRPr="00B62D12">
        <w:rPr>
          <w:rFonts w:ascii="Candara Light" w:hAnsi="Candara Light"/>
        </w:rPr>
        <w:t xml:space="preserve">first </w:t>
      </w:r>
      <w:r w:rsidR="00C76231">
        <w:rPr>
          <w:rFonts w:ascii="Candara Light" w:hAnsi="Candara Light"/>
        </w:rPr>
        <w:t>blockchain driven technolog</w:t>
      </w:r>
      <w:r w:rsidR="00CA063A">
        <w:rPr>
          <w:rFonts w:ascii="Candara Light" w:hAnsi="Candara Light"/>
        </w:rPr>
        <w:t>ies</w:t>
      </w:r>
      <w:r w:rsidR="00784817" w:rsidRPr="00B62D12">
        <w:rPr>
          <w:rFonts w:ascii="Candara Light" w:hAnsi="Candara Light"/>
        </w:rPr>
        <w:t xml:space="preserve"> developed</w:t>
      </w:r>
      <w:r w:rsidR="005C34B9">
        <w:rPr>
          <w:rFonts w:ascii="Candara Light" w:hAnsi="Candara Light"/>
        </w:rPr>
        <w:t>,</w:t>
      </w:r>
      <w:r w:rsidR="00F83CFF">
        <w:rPr>
          <w:rFonts w:ascii="Candara Light" w:hAnsi="Candara Light"/>
        </w:rPr>
        <w:t xml:space="preserve"> resolved this</w:t>
      </w:r>
      <w:r w:rsidR="00784817" w:rsidRPr="00B62D12">
        <w:rPr>
          <w:rFonts w:ascii="Candara Light" w:hAnsi="Candara Light"/>
        </w:rPr>
        <w:t xml:space="preserve"> </w:t>
      </w:r>
      <w:r w:rsidR="00C2024B">
        <w:rPr>
          <w:rFonts w:ascii="Candara Light" w:hAnsi="Candara Light"/>
        </w:rPr>
        <w:t xml:space="preserve">“double problem” </w:t>
      </w:r>
      <w:r w:rsidR="00F3645F">
        <w:rPr>
          <w:rFonts w:ascii="Candara Light" w:hAnsi="Candara Light"/>
        </w:rPr>
        <w:t>b</w:t>
      </w:r>
      <w:r w:rsidR="00784817" w:rsidRPr="00B62D12">
        <w:rPr>
          <w:rFonts w:ascii="Candara Light" w:hAnsi="Candara Light"/>
        </w:rPr>
        <w:t xml:space="preserve">y creating a distributed ledger to keep </w:t>
      </w:r>
      <w:r w:rsidR="00583BA0">
        <w:rPr>
          <w:rFonts w:ascii="Candara Light" w:hAnsi="Candara Light"/>
        </w:rPr>
        <w:t xml:space="preserve">the history of </w:t>
      </w:r>
      <w:r w:rsidR="00784817" w:rsidRPr="00B62D12">
        <w:rPr>
          <w:rFonts w:ascii="Candara Light" w:hAnsi="Candara Light"/>
        </w:rPr>
        <w:t>all of transactions and require</w:t>
      </w:r>
      <w:r w:rsidR="005C34B9">
        <w:rPr>
          <w:rFonts w:ascii="Candara Light" w:hAnsi="Candara Light"/>
        </w:rPr>
        <w:t xml:space="preserve"> </w:t>
      </w:r>
      <w:r w:rsidR="00784817" w:rsidRPr="00B62D12">
        <w:rPr>
          <w:rFonts w:ascii="Candara Light" w:hAnsi="Candara Light"/>
        </w:rPr>
        <w:t>validation from its user</w:t>
      </w:r>
      <w:r w:rsidR="005C34B9">
        <w:rPr>
          <w:rFonts w:ascii="Candara Light" w:hAnsi="Candara Light"/>
        </w:rPr>
        <w:t>s</w:t>
      </w:r>
      <w:r w:rsidR="00784817" w:rsidRPr="00B62D12">
        <w:rPr>
          <w:rFonts w:ascii="Candara Light" w:hAnsi="Candara Light"/>
        </w:rPr>
        <w:t xml:space="preserve"> to verify each chain inside the blockchain.</w:t>
      </w:r>
    </w:p>
    <w:p w14:paraId="7D728E78" w14:textId="34A9DF9A" w:rsidR="00073530" w:rsidRDefault="00D5464B" w:rsidP="00D5464B">
      <w:pPr>
        <w:pStyle w:val="Heading1"/>
      </w:pPr>
      <w:r>
        <w:rPr>
          <w:color w:val="FFFFFF" w:themeColor="background1"/>
          <w:shd w:val="clear" w:color="auto" w:fill="4472C4" w:themeFill="accent1"/>
        </w:rPr>
        <w:t xml:space="preserve"> </w:t>
      </w:r>
      <w:bookmarkStart w:id="3" w:name="_Toc109659253"/>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2</w:t>
      </w:r>
      <w:r w:rsidRPr="00674654">
        <w:rPr>
          <w:color w:val="FFFFFF" w:themeColor="background1"/>
          <w:shd w:val="clear" w:color="auto" w:fill="4472C4" w:themeFill="accent1"/>
        </w:rPr>
        <w:t xml:space="preserve">  </w:t>
      </w:r>
      <w:r w:rsidRPr="00674654">
        <w:rPr>
          <w:color w:val="FFFFFF" w:themeColor="background1"/>
        </w:rPr>
        <w:t xml:space="preserve"> </w:t>
      </w:r>
      <w:r w:rsidR="009D0965">
        <w:t>How does it work</w:t>
      </w:r>
      <w:bookmarkEnd w:id="3"/>
    </w:p>
    <w:p w14:paraId="73F3F6ED" w14:textId="5CB00092" w:rsidR="002516ED" w:rsidRDefault="002516ED" w:rsidP="002516ED">
      <w:pPr>
        <w:rPr>
          <w:rFonts w:ascii="Candara Light" w:hAnsi="Candara Light"/>
        </w:rPr>
      </w:pPr>
    </w:p>
    <w:p w14:paraId="4EF06C5A" w14:textId="04CD2E48" w:rsidR="00855E26" w:rsidRDefault="00832EB9" w:rsidP="002516ED">
      <w:pPr>
        <w:rPr>
          <w:noProof/>
        </w:rPr>
      </w:pPr>
      <w:r>
        <w:rPr>
          <w:rFonts w:ascii="Candara Light" w:hAnsi="Candara Light"/>
        </w:rPr>
        <w:t xml:space="preserve">The goal of blockchain is </w:t>
      </w:r>
      <w:r w:rsidR="00571FDE">
        <w:rPr>
          <w:rFonts w:ascii="Candara Light" w:hAnsi="Candara Light"/>
        </w:rPr>
        <w:t xml:space="preserve">to allow digital information to be created while preventing any forms of alteration of </w:t>
      </w:r>
      <w:r w:rsidR="007D0FC7">
        <w:rPr>
          <w:rFonts w:ascii="Candara Light" w:hAnsi="Candara Light"/>
        </w:rPr>
        <w:t>data and</w:t>
      </w:r>
      <w:r w:rsidR="00571FDE">
        <w:rPr>
          <w:rFonts w:ascii="Candara Light" w:hAnsi="Candara Light"/>
        </w:rPr>
        <w:t xml:space="preserve"> being able to </w:t>
      </w:r>
      <w:r w:rsidR="00A97C79">
        <w:rPr>
          <w:rFonts w:ascii="Candara Light" w:hAnsi="Candara Light"/>
        </w:rPr>
        <w:t>distribute</w:t>
      </w:r>
      <w:r w:rsidR="00A8242D">
        <w:rPr>
          <w:rFonts w:ascii="Candara Light" w:hAnsi="Candara Light"/>
        </w:rPr>
        <w:t xml:space="preserve"> the information</w:t>
      </w:r>
      <w:r w:rsidR="00A97C79">
        <w:rPr>
          <w:rFonts w:ascii="Candara Light" w:hAnsi="Candara Light"/>
        </w:rPr>
        <w:t xml:space="preserve"> to all stakeholders.</w:t>
      </w:r>
      <w:r w:rsidR="002F6DF2">
        <w:rPr>
          <w:rFonts w:ascii="Candara Light" w:hAnsi="Candara Light"/>
        </w:rPr>
        <w:t xml:space="preserve"> </w:t>
      </w:r>
      <w:r w:rsidR="00177767">
        <w:rPr>
          <w:rFonts w:ascii="Candara Light" w:hAnsi="Candara Light"/>
        </w:rPr>
        <w:t xml:space="preserve">Over the last </w:t>
      </w:r>
      <w:r w:rsidR="00A75751">
        <w:rPr>
          <w:rFonts w:ascii="Candara Light" w:hAnsi="Candara Light"/>
        </w:rPr>
        <w:t>decade numerous</w:t>
      </w:r>
      <w:r w:rsidR="003D029C">
        <w:rPr>
          <w:rFonts w:ascii="Candara Light" w:hAnsi="Candara Light"/>
        </w:rPr>
        <w:t xml:space="preserve"> </w:t>
      </w:r>
      <w:r w:rsidR="00D355D8">
        <w:rPr>
          <w:rFonts w:ascii="Candara Light" w:hAnsi="Candara Light"/>
        </w:rPr>
        <w:t>applications</w:t>
      </w:r>
      <w:r w:rsidR="003D029C">
        <w:rPr>
          <w:rFonts w:ascii="Candara Light" w:hAnsi="Candara Light"/>
        </w:rPr>
        <w:t xml:space="preserve"> </w:t>
      </w:r>
      <w:r w:rsidR="00A75751">
        <w:rPr>
          <w:rFonts w:ascii="Candara Light" w:hAnsi="Candara Light"/>
        </w:rPr>
        <w:t>utilizing</w:t>
      </w:r>
      <w:r w:rsidR="003D029C">
        <w:rPr>
          <w:rFonts w:ascii="Candara Light" w:hAnsi="Candara Light"/>
        </w:rPr>
        <w:t xml:space="preserve"> blockchain </w:t>
      </w:r>
      <w:r w:rsidR="00A75751">
        <w:rPr>
          <w:rFonts w:ascii="Candara Light" w:hAnsi="Candara Light"/>
        </w:rPr>
        <w:t xml:space="preserve">have been created </w:t>
      </w:r>
      <w:r w:rsidR="003D029C">
        <w:rPr>
          <w:rFonts w:ascii="Candara Light" w:hAnsi="Candara Light"/>
        </w:rPr>
        <w:t xml:space="preserve">such as </w:t>
      </w:r>
      <w:r w:rsidR="00294289">
        <w:rPr>
          <w:rFonts w:ascii="Candara Light" w:hAnsi="Candara Light"/>
        </w:rPr>
        <w:t xml:space="preserve">cryptocurrencies, decentralized finance </w:t>
      </w:r>
      <w:r w:rsidR="007D0FC7">
        <w:rPr>
          <w:rFonts w:ascii="Candara Light" w:hAnsi="Candara Light"/>
        </w:rPr>
        <w:t>applications (</w:t>
      </w:r>
      <w:proofErr w:type="spellStart"/>
      <w:r w:rsidR="00294289">
        <w:rPr>
          <w:rFonts w:ascii="Candara Light" w:hAnsi="Candara Light"/>
        </w:rPr>
        <w:t>DeFi</w:t>
      </w:r>
      <w:proofErr w:type="spellEnd"/>
      <w:r w:rsidR="00294289">
        <w:rPr>
          <w:rFonts w:ascii="Candara Light" w:hAnsi="Candara Light"/>
        </w:rPr>
        <w:t>), non-fungible tokens</w:t>
      </w:r>
      <w:r w:rsidR="007D0FC7">
        <w:rPr>
          <w:rFonts w:ascii="Candara Light" w:hAnsi="Candara Light"/>
        </w:rPr>
        <w:t xml:space="preserve"> </w:t>
      </w:r>
      <w:r w:rsidR="00294289">
        <w:rPr>
          <w:rFonts w:ascii="Candara Light" w:hAnsi="Candara Light"/>
        </w:rPr>
        <w:t xml:space="preserve">(NFTs), and smart </w:t>
      </w:r>
      <w:r w:rsidR="00D355D8">
        <w:rPr>
          <w:rFonts w:ascii="Candara Light" w:hAnsi="Candara Light"/>
        </w:rPr>
        <w:t>contracts. [</w:t>
      </w:r>
      <w:r w:rsidR="00BE7DE6">
        <w:rPr>
          <w:rFonts w:ascii="Candara Light" w:hAnsi="Candara Light"/>
        </w:rPr>
        <w:t>1</w:t>
      </w:r>
      <w:r w:rsidR="007D0FC7">
        <w:rPr>
          <w:rFonts w:ascii="Candara Light" w:hAnsi="Candara Light"/>
        </w:rPr>
        <w:t>]</w:t>
      </w:r>
      <w:r w:rsidR="004B4F6C">
        <w:rPr>
          <w:rFonts w:ascii="Candara Light" w:hAnsi="Candara Light"/>
        </w:rPr>
        <w:t xml:space="preserve"> </w:t>
      </w:r>
      <w:r w:rsidR="007D3163">
        <w:rPr>
          <w:rFonts w:ascii="Candara Light" w:hAnsi="Candara Light"/>
        </w:rPr>
        <w:t>Below</w:t>
      </w:r>
      <w:r w:rsidR="00951DC8">
        <w:rPr>
          <w:rFonts w:ascii="Candara Light" w:hAnsi="Candara Light"/>
        </w:rPr>
        <w:t xml:space="preserve">, we </w:t>
      </w:r>
      <w:r w:rsidR="00961A29">
        <w:rPr>
          <w:rFonts w:ascii="Candara Light" w:hAnsi="Candara Light"/>
        </w:rPr>
        <w:t>provide an overview</w:t>
      </w:r>
      <w:r w:rsidR="007D3163">
        <w:rPr>
          <w:rFonts w:ascii="Candara Light" w:hAnsi="Candara Light"/>
        </w:rPr>
        <w:t xml:space="preserve"> </w:t>
      </w:r>
      <w:r w:rsidR="00A03297">
        <w:rPr>
          <w:rFonts w:ascii="Candara Light" w:hAnsi="Candara Light"/>
        </w:rPr>
        <w:t xml:space="preserve">of the key steps involved </w:t>
      </w:r>
      <w:r w:rsidR="00B805A0">
        <w:rPr>
          <w:rFonts w:ascii="Candara Light" w:hAnsi="Candara Light"/>
        </w:rPr>
        <w:t>in the process of a</w:t>
      </w:r>
      <w:r w:rsidR="007D3163">
        <w:rPr>
          <w:rFonts w:ascii="Candara Light" w:hAnsi="Candara Light"/>
        </w:rPr>
        <w:t xml:space="preserve"> blockchain</w:t>
      </w:r>
      <w:r w:rsidR="00AB52E8">
        <w:rPr>
          <w:rFonts w:ascii="Candara Light" w:hAnsi="Candara Light"/>
        </w:rPr>
        <w:t xml:space="preserve"> transaction</w:t>
      </w:r>
      <w:r w:rsidR="00545622">
        <w:rPr>
          <w:rFonts w:ascii="Candara Light" w:hAnsi="Candara Light"/>
        </w:rPr>
        <w:t>.</w:t>
      </w:r>
    </w:p>
    <w:p w14:paraId="209D3E02" w14:textId="414A000B" w:rsidR="00246E46" w:rsidRPr="009E0225" w:rsidRDefault="00246E46" w:rsidP="002516ED">
      <w:pPr>
        <w:rPr>
          <w:rFonts w:ascii="Candara Light" w:hAnsi="Candara Light"/>
        </w:rPr>
      </w:pPr>
      <w:r>
        <w:rPr>
          <w:noProof/>
        </w:rPr>
        <w:lastRenderedPageBreak/>
        <w:drawing>
          <wp:inline distT="0" distB="0" distL="0" distR="0" wp14:anchorId="2A966E77" wp14:editId="147756CF">
            <wp:extent cx="5890307" cy="2821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96"/>
                    <a:stretch/>
                  </pic:blipFill>
                  <pic:spPr bwMode="auto">
                    <a:xfrm>
                      <a:off x="0" y="0"/>
                      <a:ext cx="5890307" cy="2821305"/>
                    </a:xfrm>
                    <a:prstGeom prst="rect">
                      <a:avLst/>
                    </a:prstGeom>
                    <a:ln>
                      <a:noFill/>
                    </a:ln>
                    <a:extLst>
                      <a:ext uri="{53640926-AAD7-44D8-BBD7-CCE9431645EC}">
                        <a14:shadowObscured xmlns:a14="http://schemas.microsoft.com/office/drawing/2010/main"/>
                      </a:ext>
                    </a:extLst>
                  </pic:spPr>
                </pic:pic>
              </a:graphicData>
            </a:graphic>
          </wp:inline>
        </w:drawing>
      </w:r>
    </w:p>
    <w:p w14:paraId="5EA5EAB9" w14:textId="5FEE635A" w:rsidR="002516ED" w:rsidRPr="002516ED" w:rsidRDefault="002516ED" w:rsidP="002516ED"/>
    <w:p w14:paraId="41DACAF9" w14:textId="6CF4430D" w:rsidR="00E21C26" w:rsidRPr="00E21C26" w:rsidRDefault="00B16F40" w:rsidP="00E21C26">
      <w:pPr>
        <w:pStyle w:val="Heading2"/>
        <w:sectPr w:rsidR="00E21C26" w:rsidRPr="00E21C26">
          <w:pgSz w:w="12240" w:h="15840"/>
          <w:pgMar w:top="1440" w:right="1440" w:bottom="1440" w:left="1440" w:header="708" w:footer="708" w:gutter="0"/>
          <w:cols w:space="708"/>
          <w:docGrid w:linePitch="360"/>
        </w:sectPr>
      </w:pPr>
      <w:bookmarkStart w:id="4" w:name="_Toc109659254"/>
      <w:r>
        <w:t>Transaction Definition</w:t>
      </w:r>
      <w:bookmarkEnd w:id="4"/>
    </w:p>
    <w:p w14:paraId="251B9B8C" w14:textId="5959559A" w:rsidR="00342786" w:rsidRPr="00545622" w:rsidRDefault="0065186F" w:rsidP="00595806">
      <w:pPr>
        <w:rPr>
          <w:rFonts w:ascii="Candara Light" w:hAnsi="Candara Light"/>
        </w:rPr>
      </w:pPr>
      <w:r w:rsidRPr="00F534AF">
        <w:rPr>
          <w:rFonts w:ascii="Candara Light" w:hAnsi="Candara Light"/>
        </w:rPr>
        <w:t xml:space="preserve">The </w:t>
      </w:r>
      <w:r w:rsidR="003D2471" w:rsidRPr="00F534AF">
        <w:rPr>
          <w:rFonts w:ascii="Candara Light" w:hAnsi="Candara Light"/>
        </w:rPr>
        <w:t>sender</w:t>
      </w:r>
      <w:r w:rsidR="00581D3E" w:rsidRPr="00F534AF">
        <w:rPr>
          <w:rFonts w:ascii="Candara Light" w:hAnsi="Candara Light"/>
        </w:rPr>
        <w:t xml:space="preserve"> creates</w:t>
      </w:r>
      <w:r w:rsidR="003D2471" w:rsidRPr="00F534AF">
        <w:rPr>
          <w:rFonts w:ascii="Candara Light" w:hAnsi="Candara Light"/>
        </w:rPr>
        <w:t xml:space="preserve"> a transaction on </w:t>
      </w:r>
      <w:r w:rsidR="0062221C">
        <w:rPr>
          <w:rFonts w:ascii="Candara Light" w:hAnsi="Candara Light"/>
        </w:rPr>
        <w:t xml:space="preserve">a </w:t>
      </w:r>
      <w:r w:rsidR="003D2471" w:rsidRPr="00F534AF">
        <w:rPr>
          <w:rFonts w:ascii="Candara Light" w:hAnsi="Candara Light"/>
        </w:rPr>
        <w:t>local node(machine</w:t>
      </w:r>
      <w:r w:rsidR="00545622" w:rsidRPr="00F534AF">
        <w:rPr>
          <w:rFonts w:ascii="Candara Light" w:hAnsi="Candara Light"/>
        </w:rPr>
        <w:t>),</w:t>
      </w:r>
      <w:r w:rsidR="00545622">
        <w:rPr>
          <w:rFonts w:ascii="Candara Light" w:hAnsi="Candara Light"/>
        </w:rPr>
        <w:t xml:space="preserve"> which</w:t>
      </w:r>
      <w:r w:rsidR="000A19F8">
        <w:rPr>
          <w:rFonts w:ascii="Candara Light" w:hAnsi="Candara Light"/>
        </w:rPr>
        <w:t xml:space="preserve"> typically includes </w:t>
      </w:r>
      <w:r w:rsidR="003D2471" w:rsidRPr="00F534AF">
        <w:rPr>
          <w:rFonts w:ascii="Candara Light" w:hAnsi="Candara Light"/>
        </w:rPr>
        <w:t xml:space="preserve">basic information </w:t>
      </w:r>
      <w:r w:rsidR="000A19F8">
        <w:rPr>
          <w:rFonts w:ascii="Candara Light" w:hAnsi="Candara Light"/>
        </w:rPr>
        <w:t>such as</w:t>
      </w:r>
      <w:r w:rsidR="000A19F8" w:rsidRPr="00F534AF">
        <w:rPr>
          <w:rFonts w:ascii="Candara Light" w:hAnsi="Candara Light"/>
        </w:rPr>
        <w:t xml:space="preserve"> </w:t>
      </w:r>
      <w:r w:rsidR="003D2471" w:rsidRPr="00F534AF">
        <w:rPr>
          <w:rFonts w:ascii="Candara Light" w:hAnsi="Candara Light"/>
        </w:rPr>
        <w:t xml:space="preserve">the sender </w:t>
      </w:r>
      <w:r w:rsidR="009E6DFA" w:rsidRPr="00F534AF">
        <w:rPr>
          <w:rFonts w:ascii="Candara Light" w:hAnsi="Candara Light"/>
        </w:rPr>
        <w:t xml:space="preserve">identity, the transaction amount, any forms of irreversible data, and the receiver’s </w:t>
      </w:r>
      <w:r w:rsidR="00581D3E" w:rsidRPr="00F534AF">
        <w:rPr>
          <w:rFonts w:ascii="Candara Light" w:hAnsi="Candara Light"/>
        </w:rPr>
        <w:t>address</w:t>
      </w:r>
      <w:r w:rsidR="00581D3E" w:rsidRPr="00545622">
        <w:rPr>
          <w:rFonts w:ascii="Candara Light" w:hAnsi="Candara Light"/>
        </w:rPr>
        <w:t xml:space="preserve">. </w:t>
      </w:r>
      <w:r w:rsidR="00545622" w:rsidRPr="00545622">
        <w:rPr>
          <w:rFonts w:ascii="Candara Light" w:hAnsi="Candara Light"/>
        </w:rPr>
        <w:t>Each transaction is assigned a unique address to locate the transaction within the network for when it gets added to a block in a subsequent step</w:t>
      </w:r>
      <w:r w:rsidR="00D154EB" w:rsidRPr="00545622">
        <w:rPr>
          <w:rFonts w:ascii="Candara Light" w:hAnsi="Candara Light"/>
        </w:rPr>
        <w:t>.</w:t>
      </w:r>
    </w:p>
    <w:p w14:paraId="428C27FB" w14:textId="77777777" w:rsidR="00D154EB" w:rsidRDefault="00D154EB" w:rsidP="00595806">
      <w:pPr>
        <w:rPr>
          <w:rFonts w:ascii="Candara Light" w:hAnsi="Candara Light"/>
        </w:rPr>
      </w:pPr>
    </w:p>
    <w:p w14:paraId="3C7C6BEC" w14:textId="256B33FC" w:rsidR="00D154EB" w:rsidRDefault="00493C5B" w:rsidP="00493C5B">
      <w:pPr>
        <w:pStyle w:val="Heading2"/>
      </w:pPr>
      <w:bookmarkStart w:id="5" w:name="_Toc109659255"/>
      <w:r>
        <w:t>Transaction Authentication</w:t>
      </w:r>
      <w:bookmarkEnd w:id="5"/>
    </w:p>
    <w:p w14:paraId="1252E634" w14:textId="75D6AE1B" w:rsidR="00493C5B" w:rsidRDefault="00F857E6" w:rsidP="00493C5B">
      <w:pPr>
        <w:rPr>
          <w:rFonts w:ascii="Candara Light" w:hAnsi="Candara Light"/>
        </w:rPr>
      </w:pPr>
      <w:r>
        <w:rPr>
          <w:rFonts w:ascii="Candara Light" w:hAnsi="Candara Light"/>
        </w:rPr>
        <w:t>The node</w:t>
      </w:r>
      <w:ins w:id="6" w:author="Laskovy, Andrew M" w:date="2022-08-12T14:06:00Z">
        <w:r w:rsidR="00D536B4">
          <w:rPr>
            <w:rFonts w:ascii="Candara Light" w:hAnsi="Candara Light"/>
          </w:rPr>
          <w:t xml:space="preserve"> </w:t>
        </w:r>
      </w:ins>
      <w:r>
        <w:rPr>
          <w:rFonts w:ascii="Candara Light" w:hAnsi="Candara Light"/>
        </w:rPr>
        <w:t>(machine/user) receive</w:t>
      </w:r>
      <w:r w:rsidR="00D536B4">
        <w:rPr>
          <w:rFonts w:ascii="Candara Light" w:hAnsi="Candara Light"/>
        </w:rPr>
        <w:t>s</w:t>
      </w:r>
      <w:r>
        <w:rPr>
          <w:rFonts w:ascii="Candara Light" w:hAnsi="Candara Light"/>
        </w:rPr>
        <w:t xml:space="preserve"> the message of </w:t>
      </w:r>
      <w:r w:rsidR="00D536B4">
        <w:rPr>
          <w:rFonts w:ascii="Candara Light" w:hAnsi="Candara Light"/>
        </w:rPr>
        <w:t xml:space="preserve">the </w:t>
      </w:r>
      <w:r>
        <w:rPr>
          <w:rFonts w:ascii="Candara Light" w:hAnsi="Candara Light"/>
        </w:rPr>
        <w:t>block creation and authenticates the action.</w:t>
      </w:r>
      <w:r w:rsidR="000A56D5">
        <w:rPr>
          <w:rFonts w:ascii="Candara Light" w:hAnsi="Candara Light"/>
        </w:rPr>
        <w:t xml:space="preserve"> The authenticated transaction </w:t>
      </w:r>
      <w:r w:rsidR="005D1DDA">
        <w:rPr>
          <w:rFonts w:ascii="Candara Light" w:hAnsi="Candara Light"/>
        </w:rPr>
        <w:t xml:space="preserve">moves to a </w:t>
      </w:r>
      <w:r w:rsidR="000A56D5">
        <w:rPr>
          <w:rFonts w:ascii="Candara Light" w:hAnsi="Candara Light"/>
        </w:rPr>
        <w:t>pending</w:t>
      </w:r>
      <w:r w:rsidR="005D1DDA">
        <w:rPr>
          <w:rFonts w:ascii="Candara Light" w:hAnsi="Candara Light"/>
        </w:rPr>
        <w:t xml:space="preserve"> state</w:t>
      </w:r>
      <w:r w:rsidR="00CE659E">
        <w:rPr>
          <w:rFonts w:ascii="Candara Light" w:hAnsi="Candara Light"/>
        </w:rPr>
        <w:t xml:space="preserve"> among </w:t>
      </w:r>
      <w:r w:rsidR="000A56D5">
        <w:rPr>
          <w:rFonts w:ascii="Candara Light" w:hAnsi="Candara Light"/>
        </w:rPr>
        <w:t xml:space="preserve">a “pool” of </w:t>
      </w:r>
      <w:r w:rsidR="00CE659E">
        <w:rPr>
          <w:rFonts w:ascii="Candara Light" w:hAnsi="Candara Light"/>
        </w:rPr>
        <w:t xml:space="preserve">other </w:t>
      </w:r>
      <w:r w:rsidR="000A56D5">
        <w:rPr>
          <w:rFonts w:ascii="Candara Light" w:hAnsi="Candara Light"/>
        </w:rPr>
        <w:t>pending transaction</w:t>
      </w:r>
      <w:r w:rsidR="00CE659E">
        <w:rPr>
          <w:rFonts w:ascii="Candara Light" w:hAnsi="Candara Light"/>
        </w:rPr>
        <w:t>s</w:t>
      </w:r>
      <w:r w:rsidR="009F38E0">
        <w:rPr>
          <w:rFonts w:ascii="Candara Light" w:hAnsi="Candara Light"/>
        </w:rPr>
        <w:t>.</w:t>
      </w:r>
    </w:p>
    <w:p w14:paraId="4B7C5697" w14:textId="77777777" w:rsidR="000A56D5" w:rsidRPr="00F857E6" w:rsidRDefault="000A56D5" w:rsidP="00493C5B">
      <w:pPr>
        <w:rPr>
          <w:rFonts w:ascii="Candara Light" w:hAnsi="Candara Light"/>
        </w:rPr>
      </w:pPr>
    </w:p>
    <w:p w14:paraId="1E3DCBC2" w14:textId="23E12861" w:rsidR="00342786" w:rsidRDefault="000E6F83" w:rsidP="000E6F83">
      <w:pPr>
        <w:pStyle w:val="Heading2"/>
      </w:pPr>
      <w:bookmarkStart w:id="7" w:name="_Toc109659256"/>
      <w:r>
        <w:t>Block Creation</w:t>
      </w:r>
      <w:bookmarkEnd w:id="7"/>
    </w:p>
    <w:p w14:paraId="62687F42" w14:textId="2F11F653" w:rsidR="00E21C26" w:rsidRDefault="00644CD3" w:rsidP="00E21C26">
      <w:pPr>
        <w:rPr>
          <w:rFonts w:ascii="Candara Light" w:hAnsi="Candara Light"/>
        </w:rPr>
      </w:pPr>
      <w:r>
        <w:rPr>
          <w:rFonts w:ascii="Candara Light" w:hAnsi="Candara Light"/>
        </w:rPr>
        <w:t xml:space="preserve">At </w:t>
      </w:r>
      <w:r w:rsidR="00E30BC4">
        <w:rPr>
          <w:rFonts w:ascii="Candara Light" w:hAnsi="Candara Light"/>
        </w:rPr>
        <w:t xml:space="preserve">a </w:t>
      </w:r>
      <w:r>
        <w:rPr>
          <w:rFonts w:ascii="Candara Light" w:hAnsi="Candara Light"/>
        </w:rPr>
        <w:t>specific time interval</w:t>
      </w:r>
      <w:r w:rsidR="00E30BC4">
        <w:rPr>
          <w:rFonts w:ascii="Candara Light" w:hAnsi="Candara Light"/>
        </w:rPr>
        <w:t>,</w:t>
      </w:r>
      <w:r>
        <w:rPr>
          <w:rFonts w:ascii="Candara Light" w:hAnsi="Candara Light"/>
        </w:rPr>
        <w:t xml:space="preserve"> the node broadcast</w:t>
      </w:r>
      <w:r w:rsidR="00E30BC4">
        <w:rPr>
          <w:rFonts w:ascii="Candara Light" w:hAnsi="Candara Light"/>
        </w:rPr>
        <w:t>s</w:t>
      </w:r>
      <w:r>
        <w:rPr>
          <w:rFonts w:ascii="Candara Light" w:hAnsi="Candara Light"/>
        </w:rPr>
        <w:t xml:space="preserve"> </w:t>
      </w:r>
      <w:r w:rsidR="004109F7">
        <w:rPr>
          <w:rFonts w:ascii="Candara Light" w:hAnsi="Candara Light"/>
        </w:rPr>
        <w:t>all pending transactions to the network for validation</w:t>
      </w:r>
      <w:r w:rsidR="00E30BC4">
        <w:rPr>
          <w:rFonts w:ascii="Candara Light" w:hAnsi="Candara Light"/>
        </w:rPr>
        <w:t>, and</w:t>
      </w:r>
      <w:r w:rsidR="00F40748">
        <w:rPr>
          <w:rFonts w:ascii="Candara Light" w:hAnsi="Candara Light"/>
        </w:rPr>
        <w:t xml:space="preserve"> an</w:t>
      </w:r>
      <w:r w:rsidR="00E30BC4">
        <w:rPr>
          <w:rFonts w:ascii="Candara Light" w:hAnsi="Candara Light"/>
        </w:rPr>
        <w:t xml:space="preserve"> updated version of </w:t>
      </w:r>
      <w:r w:rsidR="00F40748">
        <w:rPr>
          <w:rFonts w:ascii="Candara Light" w:hAnsi="Candara Light"/>
        </w:rPr>
        <w:t xml:space="preserve">the </w:t>
      </w:r>
      <w:r w:rsidR="00E30BC4">
        <w:rPr>
          <w:rFonts w:ascii="Candara Light" w:hAnsi="Candara Light"/>
        </w:rPr>
        <w:t>ledger is created</w:t>
      </w:r>
      <w:del w:id="8" w:author="Laskovy, Andrew M" w:date="2022-08-12T14:09:00Z">
        <w:r w:rsidR="009F38E0" w:rsidDel="00E30BC4">
          <w:rPr>
            <w:rFonts w:ascii="Candara Light" w:hAnsi="Candara Light"/>
          </w:rPr>
          <w:delText>.</w:delText>
        </w:r>
      </w:del>
    </w:p>
    <w:p w14:paraId="1AFC6427" w14:textId="77777777" w:rsidR="00E21C26" w:rsidRPr="00E21C26" w:rsidRDefault="00E21C26" w:rsidP="00E21C26">
      <w:pPr>
        <w:rPr>
          <w:rFonts w:ascii="Candara Light" w:hAnsi="Candara Light"/>
        </w:rPr>
      </w:pPr>
    </w:p>
    <w:p w14:paraId="2DD16F99" w14:textId="38EFCBC1" w:rsidR="00E21C26" w:rsidRPr="000E6F83" w:rsidRDefault="00E21C26" w:rsidP="00E21C26">
      <w:pPr>
        <w:pStyle w:val="Heading2"/>
      </w:pPr>
      <w:bookmarkStart w:id="9" w:name="_Toc109659257"/>
      <w:r>
        <w:t>Block Validation</w:t>
      </w:r>
      <w:bookmarkEnd w:id="9"/>
    </w:p>
    <w:p w14:paraId="18DEE504" w14:textId="5E0CD9CF" w:rsidR="00342786" w:rsidRDefault="00594C91" w:rsidP="00595806">
      <w:pPr>
        <w:rPr>
          <w:rFonts w:ascii="Candara Light" w:hAnsi="Candara Light"/>
        </w:rPr>
      </w:pPr>
      <w:r w:rsidRPr="00EE397E">
        <w:rPr>
          <w:rFonts w:ascii="Candara Light" w:hAnsi="Candara Light"/>
        </w:rPr>
        <w:t xml:space="preserve">The validation is done in an iterative process </w:t>
      </w:r>
      <w:r w:rsidR="00063DCF" w:rsidRPr="00EE397E">
        <w:rPr>
          <w:rFonts w:ascii="Candara Light" w:hAnsi="Candara Light"/>
        </w:rPr>
        <w:t>that requires the consensus of</w:t>
      </w:r>
      <w:r w:rsidR="00A7602B">
        <w:rPr>
          <w:rFonts w:ascii="Candara Light" w:hAnsi="Candara Light"/>
        </w:rPr>
        <w:t xml:space="preserve"> </w:t>
      </w:r>
      <w:proofErr w:type="gramStart"/>
      <w:r w:rsidR="00A7602B">
        <w:rPr>
          <w:rFonts w:ascii="Candara Light" w:hAnsi="Candara Light"/>
        </w:rPr>
        <w:t>the</w:t>
      </w:r>
      <w:r w:rsidR="00063DCF" w:rsidRPr="00EE397E">
        <w:rPr>
          <w:rFonts w:ascii="Candara Light" w:hAnsi="Candara Light"/>
        </w:rPr>
        <w:t xml:space="preserve"> majority </w:t>
      </w:r>
      <w:r w:rsidR="00A7602B">
        <w:rPr>
          <w:rFonts w:ascii="Candara Light" w:hAnsi="Candara Light"/>
        </w:rPr>
        <w:t>of</w:t>
      </w:r>
      <w:proofErr w:type="gramEnd"/>
      <w:r w:rsidR="00A7602B">
        <w:rPr>
          <w:rFonts w:ascii="Candara Light" w:hAnsi="Candara Light"/>
        </w:rPr>
        <w:t xml:space="preserve"> participating network nodes.</w:t>
      </w:r>
      <w:r w:rsidR="00063DCF" w:rsidRPr="00EE397E">
        <w:rPr>
          <w:rFonts w:ascii="Candara Light" w:hAnsi="Candara Light"/>
        </w:rPr>
        <w:t xml:space="preserve"> There are different ways to validate the block. For instance, Bitcoin’s block chain uses </w:t>
      </w:r>
      <w:r w:rsidR="00DC73B9">
        <w:rPr>
          <w:rFonts w:ascii="Candara Light" w:hAnsi="Candara Light"/>
        </w:rPr>
        <w:t xml:space="preserve">a </w:t>
      </w:r>
      <w:r w:rsidR="00EC5DB3">
        <w:rPr>
          <w:rFonts w:ascii="Candara Light" w:hAnsi="Candara Light"/>
        </w:rPr>
        <w:t xml:space="preserve">validation </w:t>
      </w:r>
      <w:r w:rsidR="002105CB" w:rsidRPr="00EE397E">
        <w:rPr>
          <w:rFonts w:ascii="Candara Light" w:hAnsi="Candara Light"/>
        </w:rPr>
        <w:t xml:space="preserve">technique called </w:t>
      </w:r>
      <w:r w:rsidR="00063DCF" w:rsidRPr="00EE397E">
        <w:rPr>
          <w:rFonts w:ascii="Candara Light" w:hAnsi="Candara Light"/>
        </w:rPr>
        <w:t>“proof-of-work”</w:t>
      </w:r>
      <w:r w:rsidR="002105CB" w:rsidRPr="00EE397E">
        <w:rPr>
          <w:rFonts w:ascii="Candara Light" w:hAnsi="Candara Light"/>
        </w:rPr>
        <w:t xml:space="preserve">, </w:t>
      </w:r>
      <w:r w:rsidR="00902FF4">
        <w:rPr>
          <w:rFonts w:ascii="Candara Light" w:hAnsi="Candara Light"/>
        </w:rPr>
        <w:t xml:space="preserve">while </w:t>
      </w:r>
      <w:r w:rsidR="002105CB" w:rsidRPr="00EE397E">
        <w:rPr>
          <w:rFonts w:ascii="Candara Light" w:hAnsi="Candara Light"/>
        </w:rPr>
        <w:t xml:space="preserve">Ethereum uses </w:t>
      </w:r>
      <w:r w:rsidR="006F13E3">
        <w:rPr>
          <w:rFonts w:ascii="Candara Light" w:hAnsi="Candara Light"/>
        </w:rPr>
        <w:t xml:space="preserve">a technique called </w:t>
      </w:r>
      <w:r w:rsidR="00D1785B" w:rsidRPr="00EE397E">
        <w:rPr>
          <w:rFonts w:ascii="Candara Light" w:hAnsi="Candara Light"/>
        </w:rPr>
        <w:t xml:space="preserve">“proof-of-stake”. </w:t>
      </w:r>
      <w:r w:rsidR="00AD3156">
        <w:rPr>
          <w:rFonts w:ascii="Candara Light" w:hAnsi="Candara Light"/>
        </w:rPr>
        <w:t>The d</w:t>
      </w:r>
      <w:r w:rsidR="00D1785B" w:rsidRPr="00EE397E">
        <w:rPr>
          <w:rFonts w:ascii="Candara Light" w:hAnsi="Candara Light"/>
        </w:rPr>
        <w:t xml:space="preserve">ifferent techniques </w:t>
      </w:r>
      <w:r w:rsidR="00AD3156">
        <w:rPr>
          <w:rFonts w:ascii="Candara Light" w:hAnsi="Candara Light"/>
        </w:rPr>
        <w:t xml:space="preserve">each </w:t>
      </w:r>
      <w:r w:rsidR="00FE4188" w:rsidRPr="00EE397E">
        <w:rPr>
          <w:rFonts w:ascii="Candara Light" w:hAnsi="Candara Light"/>
        </w:rPr>
        <w:t>have</w:t>
      </w:r>
      <w:r w:rsidR="00D1785B" w:rsidRPr="00EE397E">
        <w:rPr>
          <w:rFonts w:ascii="Candara Light" w:hAnsi="Candara Light"/>
        </w:rPr>
        <w:t xml:space="preserve"> </w:t>
      </w:r>
      <w:r w:rsidR="00AD3156">
        <w:rPr>
          <w:rFonts w:ascii="Candara Light" w:hAnsi="Candara Light"/>
        </w:rPr>
        <w:t>their own</w:t>
      </w:r>
      <w:r w:rsidR="00AD3156" w:rsidRPr="00EE397E">
        <w:rPr>
          <w:rFonts w:ascii="Candara Light" w:hAnsi="Candara Light"/>
        </w:rPr>
        <w:t xml:space="preserve"> </w:t>
      </w:r>
      <w:r w:rsidR="00D1785B" w:rsidRPr="00EE397E">
        <w:rPr>
          <w:rFonts w:ascii="Candara Light" w:hAnsi="Candara Light"/>
        </w:rPr>
        <w:t>advantage</w:t>
      </w:r>
      <w:r w:rsidR="00AD3156">
        <w:rPr>
          <w:rFonts w:ascii="Candara Light" w:hAnsi="Candara Light"/>
        </w:rPr>
        <w:t>s</w:t>
      </w:r>
      <w:r w:rsidR="008E2D78">
        <w:rPr>
          <w:rFonts w:ascii="Candara Light" w:hAnsi="Candara Light"/>
        </w:rPr>
        <w:t>,</w:t>
      </w:r>
      <w:r w:rsidR="00D1785B" w:rsidRPr="00EE397E">
        <w:rPr>
          <w:rFonts w:ascii="Candara Light" w:hAnsi="Candara Light"/>
        </w:rPr>
        <w:t xml:space="preserve"> </w:t>
      </w:r>
      <w:r w:rsidR="003B434D" w:rsidRPr="00EE397E">
        <w:rPr>
          <w:rFonts w:ascii="Candara Light" w:hAnsi="Candara Light"/>
        </w:rPr>
        <w:t xml:space="preserve">but all in all they provide security and make sure each transaction is valid and </w:t>
      </w:r>
      <w:r w:rsidR="00EE397E" w:rsidRPr="00EE397E">
        <w:rPr>
          <w:rFonts w:ascii="Candara Light" w:hAnsi="Candara Light"/>
        </w:rPr>
        <w:t xml:space="preserve">authenticated through </w:t>
      </w:r>
      <w:r w:rsidR="00144D47">
        <w:rPr>
          <w:rFonts w:ascii="Candara Light" w:hAnsi="Candara Light"/>
        </w:rPr>
        <w:t xml:space="preserve">the </w:t>
      </w:r>
      <w:r w:rsidR="00EE397E" w:rsidRPr="00EE397E">
        <w:rPr>
          <w:rFonts w:ascii="Candara Light" w:hAnsi="Candara Light"/>
        </w:rPr>
        <w:t>distributed ledger.</w:t>
      </w:r>
    </w:p>
    <w:p w14:paraId="059CC457" w14:textId="6366F58F" w:rsidR="00EE397E" w:rsidRDefault="00EE397E" w:rsidP="00595806">
      <w:pPr>
        <w:rPr>
          <w:rFonts w:ascii="Candara Light" w:hAnsi="Candara Light"/>
        </w:rPr>
      </w:pPr>
    </w:p>
    <w:p w14:paraId="7FE748DC" w14:textId="17EB9BD3" w:rsidR="00EE397E" w:rsidRDefault="00EE397E" w:rsidP="007342C3">
      <w:pPr>
        <w:pStyle w:val="Heading2"/>
      </w:pPr>
      <w:bookmarkStart w:id="10" w:name="_Toc109659258"/>
      <w:r>
        <w:t>Block Cha</w:t>
      </w:r>
      <w:r w:rsidR="007342C3">
        <w:t>ining</w:t>
      </w:r>
      <w:bookmarkEnd w:id="10"/>
    </w:p>
    <w:p w14:paraId="44C5B25D" w14:textId="58A45380" w:rsidR="007342C3" w:rsidRDefault="007342C3" w:rsidP="007342C3">
      <w:pPr>
        <w:rPr>
          <w:rFonts w:ascii="Candara Light" w:hAnsi="Candara Light"/>
        </w:rPr>
      </w:pPr>
      <w:r w:rsidRPr="009F38E0">
        <w:rPr>
          <w:rFonts w:ascii="Candara Light" w:hAnsi="Candara Light"/>
        </w:rPr>
        <w:t xml:space="preserve">After validation, the new block in added to the block chain and broadcast to </w:t>
      </w:r>
      <w:r w:rsidR="00530C72" w:rsidRPr="009F38E0">
        <w:rPr>
          <w:rFonts w:ascii="Candara Light" w:hAnsi="Candara Light"/>
        </w:rPr>
        <w:t>all</w:t>
      </w:r>
      <w:ins w:id="11" w:author="Laskovy, Andrew M" w:date="2022-08-15T06:57:00Z">
        <w:r w:rsidR="007171A2">
          <w:rPr>
            <w:rFonts w:ascii="Candara Light" w:hAnsi="Candara Light"/>
          </w:rPr>
          <w:t xml:space="preserve"> </w:t>
        </w:r>
      </w:ins>
      <w:r w:rsidRPr="009F38E0">
        <w:rPr>
          <w:rFonts w:ascii="Candara Light" w:hAnsi="Candara Light"/>
        </w:rPr>
        <w:t>the nodes in the network. This</w:t>
      </w:r>
      <w:r w:rsidR="00B65166">
        <w:rPr>
          <w:rFonts w:ascii="Candara Light" w:hAnsi="Candara Light"/>
        </w:rPr>
        <w:t xml:space="preserve"> “chaining”</w:t>
      </w:r>
      <w:r w:rsidRPr="009F38E0">
        <w:rPr>
          <w:rFonts w:ascii="Candara Light" w:hAnsi="Candara Light"/>
        </w:rPr>
        <w:t xml:space="preserve"> process will usually take </w:t>
      </w:r>
      <w:r w:rsidR="008448FA">
        <w:rPr>
          <w:rFonts w:ascii="Candara Light" w:hAnsi="Candara Light"/>
        </w:rPr>
        <w:t>between</w:t>
      </w:r>
      <w:r w:rsidR="008448FA" w:rsidRPr="009F38E0">
        <w:rPr>
          <w:rFonts w:ascii="Candara Light" w:hAnsi="Candara Light"/>
        </w:rPr>
        <w:t xml:space="preserve"> </w:t>
      </w:r>
      <w:r w:rsidR="009F38E0" w:rsidRPr="009F38E0">
        <w:rPr>
          <w:rFonts w:ascii="Candara Light" w:hAnsi="Candara Light"/>
        </w:rPr>
        <w:t>3-10 seconds.</w:t>
      </w:r>
    </w:p>
    <w:p w14:paraId="21B72ED9" w14:textId="77777777" w:rsidR="00FE4188" w:rsidRDefault="00FE4188" w:rsidP="007342C3">
      <w:pPr>
        <w:rPr>
          <w:rFonts w:ascii="Candara Light" w:hAnsi="Candara Light"/>
        </w:rPr>
        <w:sectPr w:rsidR="00FE4188" w:rsidSect="00393FEB">
          <w:type w:val="continuous"/>
          <w:pgSz w:w="12240" w:h="15840"/>
          <w:pgMar w:top="1440" w:right="1440" w:bottom="1440" w:left="1440" w:header="708" w:footer="708" w:gutter="0"/>
          <w:cols w:num="2" w:space="720"/>
          <w:docGrid w:linePitch="360"/>
        </w:sectPr>
      </w:pPr>
    </w:p>
    <w:p w14:paraId="69579EF5" w14:textId="0B8CEE03" w:rsidR="00FE4188" w:rsidRDefault="00FE4188" w:rsidP="007342C3">
      <w:pPr>
        <w:rPr>
          <w:rFonts w:ascii="Candara Light" w:hAnsi="Candara Light"/>
        </w:rPr>
      </w:pPr>
    </w:p>
    <w:p w14:paraId="38939EE4" w14:textId="12435457" w:rsidR="00FE4188" w:rsidRDefault="00FE4188" w:rsidP="007342C3">
      <w:pPr>
        <w:rPr>
          <w:rFonts w:ascii="Candara Light" w:hAnsi="Candara Light"/>
        </w:rPr>
      </w:pPr>
    </w:p>
    <w:p w14:paraId="3C075A55" w14:textId="016ECCA0" w:rsidR="00FE4188" w:rsidRPr="009F38E0" w:rsidRDefault="00FE4188" w:rsidP="007342C3">
      <w:pPr>
        <w:rPr>
          <w:rFonts w:ascii="Candara Light" w:hAnsi="Candara Light"/>
        </w:rPr>
      </w:pPr>
    </w:p>
    <w:p w14:paraId="08A2576D" w14:textId="653BF743" w:rsidR="00E37632" w:rsidRDefault="003B4AD9" w:rsidP="00E37632">
      <w:pPr>
        <w:pStyle w:val="Heading1"/>
      </w:pPr>
      <w:r>
        <w:rPr>
          <w:color w:val="FFFFFF" w:themeColor="background1"/>
          <w:shd w:val="clear" w:color="auto" w:fill="4472C4" w:themeFill="accent1"/>
        </w:rPr>
        <w:t xml:space="preserve"> </w:t>
      </w:r>
      <w:bookmarkStart w:id="12" w:name="_Toc109659259"/>
      <w:r w:rsidR="00E37632">
        <w:rPr>
          <w:color w:val="FFFFFF" w:themeColor="background1"/>
          <w:shd w:val="clear" w:color="auto" w:fill="4472C4" w:themeFill="accent1"/>
        </w:rPr>
        <w:t>2</w:t>
      </w:r>
      <w:r w:rsidR="00E37632" w:rsidRPr="00674654">
        <w:rPr>
          <w:color w:val="FFFFFF" w:themeColor="background1"/>
          <w:shd w:val="clear" w:color="auto" w:fill="4472C4" w:themeFill="accent1"/>
        </w:rPr>
        <w:t>.</w:t>
      </w:r>
      <w:r w:rsidR="00D42757">
        <w:rPr>
          <w:color w:val="FFFFFF" w:themeColor="background1"/>
          <w:shd w:val="clear" w:color="auto" w:fill="4472C4" w:themeFill="accent1"/>
        </w:rPr>
        <w:t>3</w:t>
      </w:r>
      <w:r w:rsidR="00E37632" w:rsidRPr="00674654">
        <w:rPr>
          <w:color w:val="FFFFFF" w:themeColor="background1"/>
          <w:shd w:val="clear" w:color="auto" w:fill="4472C4" w:themeFill="accent1"/>
        </w:rPr>
        <w:t xml:space="preserve">  </w:t>
      </w:r>
      <w:r w:rsidR="00E37632" w:rsidRPr="00674654">
        <w:rPr>
          <w:color w:val="FFFFFF" w:themeColor="background1"/>
        </w:rPr>
        <w:t xml:space="preserve"> </w:t>
      </w:r>
      <w:r w:rsidR="00D42757">
        <w:t>Types of Blockchain</w:t>
      </w:r>
      <w:bookmarkEnd w:id="12"/>
    </w:p>
    <w:p w14:paraId="7F50B1A0" w14:textId="77777777" w:rsidR="00303D81" w:rsidRPr="00303D81" w:rsidRDefault="00303D81" w:rsidP="00303D81"/>
    <w:p w14:paraId="05B83AEF" w14:textId="727220CC" w:rsidR="00342786" w:rsidRDefault="003622B2" w:rsidP="00595806">
      <w:pPr>
        <w:rPr>
          <w:rFonts w:ascii="Candara Light" w:hAnsi="Candara Light"/>
        </w:rPr>
      </w:pPr>
      <w:r>
        <w:rPr>
          <w:rFonts w:ascii="Candara Light" w:hAnsi="Candara Light"/>
        </w:rPr>
        <w:t>The initial idea of blockchain revolved around</w:t>
      </w:r>
      <w:r w:rsidR="004061B8">
        <w:rPr>
          <w:rFonts w:ascii="Candara Light" w:hAnsi="Candara Light"/>
        </w:rPr>
        <w:t xml:space="preserve"> avoiding central authorities, and it </w:t>
      </w:r>
      <w:r w:rsidR="00CC6C02">
        <w:rPr>
          <w:rFonts w:ascii="Candara Light" w:hAnsi="Candara Light"/>
        </w:rPr>
        <w:t xml:space="preserve">has </w:t>
      </w:r>
      <w:r w:rsidR="004061B8">
        <w:rPr>
          <w:rFonts w:ascii="Candara Light" w:hAnsi="Candara Light"/>
        </w:rPr>
        <w:t xml:space="preserve">become a success because everyone </w:t>
      </w:r>
      <w:r w:rsidR="00E76600">
        <w:rPr>
          <w:rFonts w:ascii="Candara Light" w:hAnsi="Candara Light"/>
        </w:rPr>
        <w:t>can</w:t>
      </w:r>
      <w:r w:rsidR="004061B8">
        <w:rPr>
          <w:rFonts w:ascii="Candara Light" w:hAnsi="Candara Light"/>
        </w:rPr>
        <w:t xml:space="preserve"> share data </w:t>
      </w:r>
      <w:r w:rsidR="008E661C">
        <w:rPr>
          <w:rFonts w:ascii="Candara Light" w:hAnsi="Candara Light"/>
        </w:rPr>
        <w:t>safely</w:t>
      </w:r>
      <w:r w:rsidR="006A0799">
        <w:rPr>
          <w:rFonts w:ascii="Candara Light" w:hAnsi="Candara Light"/>
        </w:rPr>
        <w:t xml:space="preserve"> and</w:t>
      </w:r>
      <w:r w:rsidR="008E661C">
        <w:rPr>
          <w:rFonts w:ascii="Candara Light" w:hAnsi="Candara Light"/>
        </w:rPr>
        <w:t xml:space="preserve"> anonymously </w:t>
      </w:r>
      <w:r w:rsidR="00A2375E">
        <w:rPr>
          <w:rFonts w:ascii="Candara Light" w:hAnsi="Candara Light"/>
        </w:rPr>
        <w:t xml:space="preserve">without </w:t>
      </w:r>
      <w:r w:rsidR="00306BDF">
        <w:rPr>
          <w:rFonts w:ascii="Candara Light" w:hAnsi="Candara Light"/>
        </w:rPr>
        <w:t xml:space="preserve">accessing the feature behind a </w:t>
      </w:r>
      <w:r w:rsidR="00A447F6">
        <w:rPr>
          <w:rFonts w:ascii="Candara Light" w:hAnsi="Candara Light"/>
        </w:rPr>
        <w:t>paywall</w:t>
      </w:r>
      <w:r w:rsidR="00720E02">
        <w:rPr>
          <w:rFonts w:ascii="Candara Light" w:hAnsi="Candara Light"/>
        </w:rPr>
        <w:t>.</w:t>
      </w:r>
      <w:r w:rsidR="00F219E8">
        <w:rPr>
          <w:rFonts w:ascii="Candara Light" w:hAnsi="Candara Light"/>
        </w:rPr>
        <w:t xml:space="preserve"> This type of decentralized</w:t>
      </w:r>
      <w:r w:rsidR="00377713">
        <w:rPr>
          <w:rFonts w:ascii="Candara Light" w:hAnsi="Candara Light"/>
        </w:rPr>
        <w:t>, publicly</w:t>
      </w:r>
      <w:r w:rsidR="00B458AA">
        <w:rPr>
          <w:rFonts w:ascii="Candara Light" w:hAnsi="Candara Light"/>
        </w:rPr>
        <w:t xml:space="preserve"> accessible network</w:t>
      </w:r>
      <w:r w:rsidR="00A447F6">
        <w:rPr>
          <w:rFonts w:ascii="Candara Light" w:hAnsi="Candara Light"/>
        </w:rPr>
        <w:t xml:space="preserve"> is referred</w:t>
      </w:r>
      <w:r w:rsidR="00B458AA">
        <w:rPr>
          <w:rFonts w:ascii="Candara Light" w:hAnsi="Candara Light"/>
        </w:rPr>
        <w:t xml:space="preserve"> to</w:t>
      </w:r>
      <w:r w:rsidR="00A447F6">
        <w:rPr>
          <w:rFonts w:ascii="Candara Light" w:hAnsi="Candara Light"/>
        </w:rPr>
        <w:t xml:space="preserve"> as </w:t>
      </w:r>
      <w:r w:rsidR="00B458AA">
        <w:rPr>
          <w:rFonts w:ascii="Candara Light" w:hAnsi="Candara Light"/>
        </w:rPr>
        <w:t xml:space="preserve">a </w:t>
      </w:r>
      <w:r w:rsidR="00A447F6">
        <w:rPr>
          <w:rFonts w:ascii="Candara Light" w:hAnsi="Candara Light"/>
        </w:rPr>
        <w:t>permissionless ledger</w:t>
      </w:r>
      <w:r w:rsidR="00306BDF">
        <w:rPr>
          <w:rFonts w:ascii="Candara Light" w:hAnsi="Candara Light"/>
        </w:rPr>
        <w:t xml:space="preserve">. However, </w:t>
      </w:r>
      <w:r w:rsidR="00134364">
        <w:rPr>
          <w:rFonts w:ascii="Candara Light" w:hAnsi="Candara Light"/>
        </w:rPr>
        <w:t xml:space="preserve">some organizations </w:t>
      </w:r>
      <w:r w:rsidR="00E76600">
        <w:rPr>
          <w:rFonts w:ascii="Candara Light" w:hAnsi="Candara Light"/>
        </w:rPr>
        <w:t>saw</w:t>
      </w:r>
      <w:r w:rsidR="00134364">
        <w:rPr>
          <w:rFonts w:ascii="Candara Light" w:hAnsi="Candara Light"/>
        </w:rPr>
        <w:t xml:space="preserve"> the opportunity to </w:t>
      </w:r>
      <w:r w:rsidR="003320CC">
        <w:rPr>
          <w:rFonts w:ascii="Candara Light" w:hAnsi="Candara Light"/>
        </w:rPr>
        <w:t xml:space="preserve">transfer company internal data </w:t>
      </w:r>
      <w:r w:rsidR="004266B2">
        <w:rPr>
          <w:rFonts w:ascii="Candara Light" w:hAnsi="Candara Light"/>
        </w:rPr>
        <w:t xml:space="preserve">while </w:t>
      </w:r>
      <w:r w:rsidR="001329FB">
        <w:rPr>
          <w:rFonts w:ascii="Candara Light" w:hAnsi="Candara Light"/>
        </w:rPr>
        <w:t xml:space="preserve">giving the validation </w:t>
      </w:r>
      <w:r w:rsidR="00225D24">
        <w:rPr>
          <w:rFonts w:ascii="Candara Light" w:hAnsi="Candara Light"/>
        </w:rPr>
        <w:t xml:space="preserve">authority </w:t>
      </w:r>
      <w:r w:rsidR="001329FB">
        <w:rPr>
          <w:rFonts w:ascii="Candara Light" w:hAnsi="Candara Light"/>
        </w:rPr>
        <w:t xml:space="preserve">to trusted individuals, </w:t>
      </w:r>
      <w:r w:rsidR="00C73C4C">
        <w:rPr>
          <w:rFonts w:ascii="Candara Light" w:hAnsi="Candara Light"/>
        </w:rPr>
        <w:t xml:space="preserve">in that way, nodes can be assigned to </w:t>
      </w:r>
      <w:r w:rsidR="00275916">
        <w:rPr>
          <w:rFonts w:ascii="Candara Light" w:hAnsi="Candara Light"/>
        </w:rPr>
        <w:t xml:space="preserve">people with authenticated status, whiles others can still initiate and receive </w:t>
      </w:r>
      <w:r w:rsidR="00E76600">
        <w:rPr>
          <w:rFonts w:ascii="Candara Light" w:hAnsi="Candara Light"/>
        </w:rPr>
        <w:t xml:space="preserve">transactions in the blockchain. </w:t>
      </w:r>
      <w:r w:rsidR="00432355">
        <w:rPr>
          <w:rFonts w:ascii="Candara Light" w:hAnsi="Candara Light"/>
        </w:rPr>
        <w:t>W</w:t>
      </w:r>
      <w:r w:rsidR="00E76600">
        <w:rPr>
          <w:rFonts w:ascii="Candara Light" w:hAnsi="Candara Light"/>
        </w:rPr>
        <w:t>hen developing blockchain applications, companies need to understand</w:t>
      </w:r>
      <w:r w:rsidR="003E348B">
        <w:rPr>
          <w:rFonts w:ascii="Candara Light" w:hAnsi="Candara Light"/>
        </w:rPr>
        <w:t xml:space="preserve"> the trade-offs</w:t>
      </w:r>
      <w:r w:rsidR="00E76600">
        <w:rPr>
          <w:rFonts w:ascii="Candara Light" w:hAnsi="Candara Light"/>
        </w:rPr>
        <w:t xml:space="preserve"> and choose type of blockchain</w:t>
      </w:r>
      <w:r w:rsidR="003E348B">
        <w:rPr>
          <w:rFonts w:ascii="Candara Light" w:hAnsi="Candara Light"/>
        </w:rPr>
        <w:t xml:space="preserve"> that best fits their needs</w:t>
      </w:r>
      <w:r w:rsidR="00E76600">
        <w:rPr>
          <w:rFonts w:ascii="Candara Light" w:hAnsi="Candara Light"/>
        </w:rPr>
        <w:t xml:space="preserve"> and </w:t>
      </w:r>
      <w:r w:rsidR="0041747D">
        <w:rPr>
          <w:rFonts w:ascii="Candara Light" w:hAnsi="Candara Light"/>
        </w:rPr>
        <w:t>complies with existing</w:t>
      </w:r>
      <w:r w:rsidR="00E76600">
        <w:rPr>
          <w:rFonts w:ascii="Candara Light" w:hAnsi="Candara Light"/>
        </w:rPr>
        <w:t xml:space="preserve"> laws and regulations.</w:t>
      </w:r>
      <w:r w:rsidR="00303D81">
        <w:rPr>
          <w:rFonts w:ascii="Candara Light" w:hAnsi="Candara Light"/>
        </w:rPr>
        <w:t>[2]</w:t>
      </w:r>
    </w:p>
    <w:p w14:paraId="1A7FD078" w14:textId="4905FBA0" w:rsidR="000540D0" w:rsidRDefault="00094F7B" w:rsidP="00C65E00">
      <w:pPr>
        <w:jc w:val="center"/>
        <w:rPr>
          <w:rFonts w:ascii="Candara Light" w:hAnsi="Candara Light"/>
        </w:rPr>
      </w:pPr>
      <w:r>
        <w:rPr>
          <w:noProof/>
        </w:rPr>
        <w:drawing>
          <wp:inline distT="0" distB="0" distL="0" distR="0" wp14:anchorId="527A72B0" wp14:editId="0A2CBEEB">
            <wp:extent cx="5691501" cy="380345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2614" cy="3871026"/>
                    </a:xfrm>
                    <a:prstGeom prst="rect">
                      <a:avLst/>
                    </a:prstGeom>
                  </pic:spPr>
                </pic:pic>
              </a:graphicData>
            </a:graphic>
          </wp:inline>
        </w:drawing>
      </w:r>
    </w:p>
    <w:p w14:paraId="02F22728" w14:textId="4D216170" w:rsidR="005F4C87" w:rsidRPr="00BC24EE" w:rsidRDefault="00094F7B" w:rsidP="00BC24EE">
      <w:pPr>
        <w:jc w:val="center"/>
        <w:rPr>
          <w:rFonts w:ascii="Candara Light" w:hAnsi="Candara Light"/>
          <w:sz w:val="20"/>
          <w:szCs w:val="20"/>
        </w:rPr>
      </w:pPr>
      <w:r w:rsidRPr="0008795A">
        <w:rPr>
          <w:rFonts w:ascii="Candara Light" w:hAnsi="Candara Light"/>
          <w:b/>
          <w:bCs/>
          <w:sz w:val="20"/>
          <w:szCs w:val="20"/>
        </w:rPr>
        <w:t>Figure 3</w:t>
      </w:r>
      <w:r w:rsidRPr="00BC24EE">
        <w:rPr>
          <w:rFonts w:ascii="Candara Light" w:hAnsi="Candara Light"/>
          <w:sz w:val="20"/>
          <w:szCs w:val="20"/>
        </w:rPr>
        <w:t xml:space="preserve">. </w:t>
      </w:r>
      <w:r w:rsidR="002963CA" w:rsidRPr="0008795A">
        <w:rPr>
          <w:rFonts w:ascii="Candara Light" w:hAnsi="Candara Light"/>
          <w:sz w:val="18"/>
          <w:szCs w:val="18"/>
        </w:rPr>
        <w:t>relationships between permissionless blockchain and permissioned blockchain</w:t>
      </w:r>
      <w:r w:rsidR="008738C2" w:rsidRPr="0008795A">
        <w:rPr>
          <w:rFonts w:ascii="Candara Light" w:hAnsi="Candara Light"/>
          <w:sz w:val="18"/>
          <w:szCs w:val="18"/>
        </w:rPr>
        <w:t xml:space="preserve">, </w:t>
      </w:r>
      <w:r w:rsidR="000E5DAA" w:rsidRPr="0008795A">
        <w:rPr>
          <w:rFonts w:ascii="Candara Light" w:hAnsi="Candara Light"/>
          <w:sz w:val="18"/>
          <w:szCs w:val="18"/>
        </w:rPr>
        <w:t xml:space="preserve">and </w:t>
      </w:r>
      <w:r w:rsidR="007F110C" w:rsidRPr="0008795A">
        <w:rPr>
          <w:rFonts w:ascii="Candara Light" w:hAnsi="Candara Light"/>
          <w:sz w:val="18"/>
          <w:szCs w:val="18"/>
        </w:rPr>
        <w:t xml:space="preserve">how it evolves into </w:t>
      </w:r>
      <w:r w:rsidR="004B61C3" w:rsidRPr="0008795A">
        <w:rPr>
          <w:rFonts w:ascii="Candara Light" w:hAnsi="Candara Light"/>
          <w:sz w:val="18"/>
          <w:szCs w:val="18"/>
        </w:rPr>
        <w:t xml:space="preserve">public, hybrid, private and consortium blockchain based on </w:t>
      </w:r>
      <w:r w:rsidR="006D0B8B" w:rsidRPr="0008795A">
        <w:rPr>
          <w:rFonts w:ascii="Candara Light" w:hAnsi="Candara Light"/>
          <w:sz w:val="18"/>
          <w:szCs w:val="18"/>
        </w:rPr>
        <w:t xml:space="preserve">who </w:t>
      </w:r>
      <w:proofErr w:type="gramStart"/>
      <w:r w:rsidR="006D0B8B" w:rsidRPr="0008795A">
        <w:rPr>
          <w:rFonts w:ascii="Candara Light" w:hAnsi="Candara Light"/>
          <w:sz w:val="18"/>
          <w:szCs w:val="18"/>
        </w:rPr>
        <w:t>is able to</w:t>
      </w:r>
      <w:proofErr w:type="gramEnd"/>
      <w:r w:rsidR="006D0B8B" w:rsidRPr="0008795A">
        <w:rPr>
          <w:rFonts w:ascii="Candara Light" w:hAnsi="Candara Light"/>
          <w:sz w:val="18"/>
          <w:szCs w:val="18"/>
        </w:rPr>
        <w:t xml:space="preserve"> validate the transactions and </w:t>
      </w:r>
      <w:r w:rsidR="00E900D7" w:rsidRPr="0008795A">
        <w:rPr>
          <w:rFonts w:ascii="Candara Light" w:hAnsi="Candara Light"/>
          <w:sz w:val="18"/>
          <w:szCs w:val="18"/>
        </w:rPr>
        <w:t>amount of action each node can take</w:t>
      </w:r>
      <w:r w:rsidR="00EA606E" w:rsidRPr="0008795A">
        <w:rPr>
          <w:rFonts w:ascii="Candara Light" w:hAnsi="Candara Light"/>
          <w:sz w:val="18"/>
          <w:szCs w:val="18"/>
        </w:rPr>
        <w:t>.</w:t>
      </w:r>
      <w:r w:rsidR="00C23612" w:rsidRPr="0008795A">
        <w:rPr>
          <w:rFonts w:ascii="Candara Light" w:hAnsi="Candara Light"/>
          <w:sz w:val="18"/>
          <w:szCs w:val="18"/>
        </w:rPr>
        <w:t xml:space="preserve"> [</w:t>
      </w:r>
      <w:r w:rsidR="00303D81" w:rsidRPr="0008795A">
        <w:rPr>
          <w:rFonts w:ascii="Candara Light" w:hAnsi="Candara Light"/>
          <w:sz w:val="18"/>
          <w:szCs w:val="18"/>
        </w:rPr>
        <w:t>2</w:t>
      </w:r>
      <w:r w:rsidR="00C23612" w:rsidRPr="0008795A">
        <w:rPr>
          <w:rFonts w:ascii="Candara Light" w:hAnsi="Candara Light"/>
          <w:sz w:val="18"/>
          <w:szCs w:val="18"/>
        </w:rPr>
        <w:t>]</w:t>
      </w:r>
    </w:p>
    <w:p w14:paraId="30999A9F" w14:textId="77777777" w:rsidR="0060561E" w:rsidRDefault="0060561E" w:rsidP="00595806">
      <w:pPr>
        <w:rPr>
          <w:rFonts w:ascii="Candara Light" w:hAnsi="Candara Light"/>
        </w:rPr>
      </w:pPr>
    </w:p>
    <w:p w14:paraId="6A3BC29A" w14:textId="77777777" w:rsidR="00640879" w:rsidRDefault="00640879" w:rsidP="00302BCD">
      <w:pPr>
        <w:pStyle w:val="Heading2"/>
        <w:sectPr w:rsidR="00640879" w:rsidSect="00FE4188">
          <w:type w:val="continuous"/>
          <w:pgSz w:w="12240" w:h="15840"/>
          <w:pgMar w:top="1440" w:right="1440" w:bottom="1440" w:left="1440" w:header="708" w:footer="708" w:gutter="0"/>
          <w:cols w:space="720"/>
          <w:docGrid w:linePitch="360"/>
        </w:sectPr>
      </w:pPr>
    </w:p>
    <w:p w14:paraId="597FC42C" w14:textId="4C9E269A" w:rsidR="00EA606E" w:rsidRPr="00AA4BAC" w:rsidRDefault="00175AFE" w:rsidP="00302BCD">
      <w:pPr>
        <w:pStyle w:val="Heading2"/>
        <w:rPr>
          <w:sz w:val="24"/>
          <w:szCs w:val="24"/>
        </w:rPr>
      </w:pPr>
      <w:bookmarkStart w:id="13" w:name="_Toc109659260"/>
      <w:r w:rsidRPr="00AA4BAC">
        <w:rPr>
          <w:sz w:val="24"/>
          <w:szCs w:val="24"/>
        </w:rPr>
        <w:lastRenderedPageBreak/>
        <w:t>Permissionless vs. Permissioned Blockchain</w:t>
      </w:r>
      <w:bookmarkEnd w:id="13"/>
    </w:p>
    <w:p w14:paraId="775767AA" w14:textId="2BCB38A9" w:rsidR="00342786" w:rsidRPr="00AA4BAC" w:rsidRDefault="00B66058" w:rsidP="00595806">
      <w:pPr>
        <w:rPr>
          <w:rFonts w:ascii="Candara Light" w:hAnsi="Candara Light"/>
        </w:rPr>
      </w:pPr>
      <w:r w:rsidRPr="00AA4BAC">
        <w:rPr>
          <w:rFonts w:ascii="Candara Light" w:hAnsi="Candara Light"/>
        </w:rPr>
        <w:t xml:space="preserve">Blockchain </w:t>
      </w:r>
      <w:r w:rsidR="008A44AD" w:rsidRPr="00AA4BAC">
        <w:rPr>
          <w:rFonts w:ascii="Candara Light" w:hAnsi="Candara Light"/>
        </w:rPr>
        <w:t>can be categorized as permissioned, permissionless, or something in between</w:t>
      </w:r>
      <w:r w:rsidR="003367D1" w:rsidRPr="00AA4BAC">
        <w:rPr>
          <w:rFonts w:ascii="Candara Light" w:hAnsi="Candara Light"/>
        </w:rPr>
        <w:t xml:space="preserve">. </w:t>
      </w:r>
      <w:r w:rsidR="001832CF" w:rsidRPr="00AA4BAC">
        <w:rPr>
          <w:rFonts w:ascii="Candara Light" w:hAnsi="Candara Light"/>
        </w:rPr>
        <w:t xml:space="preserve">With a Permissionless </w:t>
      </w:r>
      <w:r w:rsidR="003367D1" w:rsidRPr="00AA4BAC">
        <w:rPr>
          <w:rFonts w:ascii="Candara Light" w:hAnsi="Candara Light"/>
        </w:rPr>
        <w:t xml:space="preserve">blockchain any user is </w:t>
      </w:r>
      <w:r w:rsidR="00146551" w:rsidRPr="00AA4BAC">
        <w:rPr>
          <w:rFonts w:ascii="Candara Light" w:hAnsi="Candara Light"/>
        </w:rPr>
        <w:t xml:space="preserve">can </w:t>
      </w:r>
      <w:r w:rsidR="003367D1" w:rsidRPr="00AA4BAC">
        <w:rPr>
          <w:rFonts w:ascii="Candara Light" w:hAnsi="Candara Light"/>
        </w:rPr>
        <w:t xml:space="preserve">interact </w:t>
      </w:r>
      <w:r w:rsidR="0060066E" w:rsidRPr="00AA4BAC">
        <w:rPr>
          <w:rFonts w:ascii="Candara Light" w:hAnsi="Candara Light"/>
        </w:rPr>
        <w:t xml:space="preserve">with </w:t>
      </w:r>
      <w:r w:rsidR="003367D1" w:rsidRPr="00AA4BAC">
        <w:rPr>
          <w:rFonts w:ascii="Candara Light" w:hAnsi="Candara Light"/>
        </w:rPr>
        <w:t xml:space="preserve">the blockchain </w:t>
      </w:r>
      <w:r w:rsidR="007124DC" w:rsidRPr="00AA4BAC">
        <w:rPr>
          <w:rFonts w:ascii="Candara Light" w:hAnsi="Candara Light"/>
        </w:rPr>
        <w:t>anonymously</w:t>
      </w:r>
      <w:r w:rsidR="0097512C" w:rsidRPr="00AA4BAC">
        <w:rPr>
          <w:rFonts w:ascii="Candara Light" w:hAnsi="Candara Light"/>
        </w:rPr>
        <w:t xml:space="preserve"> and </w:t>
      </w:r>
      <w:r w:rsidR="00A3227A" w:rsidRPr="00AA4BAC">
        <w:rPr>
          <w:rFonts w:ascii="Candara Light" w:hAnsi="Candara Light"/>
        </w:rPr>
        <w:t>can</w:t>
      </w:r>
      <w:r w:rsidR="0097512C" w:rsidRPr="00AA4BAC">
        <w:rPr>
          <w:rFonts w:ascii="Candara Light" w:hAnsi="Candara Light"/>
        </w:rPr>
        <w:t xml:space="preserve"> </w:t>
      </w:r>
      <w:r w:rsidR="0060561E" w:rsidRPr="00AA4BAC">
        <w:rPr>
          <w:rFonts w:ascii="Candara Light" w:hAnsi="Candara Light"/>
        </w:rPr>
        <w:t xml:space="preserve">receive, send, and validate transactions. </w:t>
      </w:r>
    </w:p>
    <w:p w14:paraId="0E96E60E" w14:textId="4C878D8E" w:rsidR="0060561E" w:rsidRPr="00AA4BAC" w:rsidRDefault="0060561E" w:rsidP="00595806">
      <w:pPr>
        <w:rPr>
          <w:rFonts w:ascii="Candara Light" w:hAnsi="Candara Light"/>
        </w:rPr>
      </w:pPr>
      <w:r w:rsidRPr="00AA4BAC">
        <w:rPr>
          <w:rFonts w:ascii="Candara Light" w:hAnsi="Candara Light"/>
        </w:rPr>
        <w:t xml:space="preserve">On the Other hand, </w:t>
      </w:r>
      <w:r w:rsidR="0060066E" w:rsidRPr="00AA4BAC">
        <w:rPr>
          <w:rFonts w:ascii="Candara Light" w:hAnsi="Candara Light"/>
        </w:rPr>
        <w:t xml:space="preserve">permissioned </w:t>
      </w:r>
      <w:r w:rsidR="007F0665" w:rsidRPr="00AA4BAC">
        <w:rPr>
          <w:rFonts w:ascii="Candara Light" w:hAnsi="Candara Light"/>
        </w:rPr>
        <w:t xml:space="preserve">blockchain </w:t>
      </w:r>
      <w:r w:rsidR="004A248B" w:rsidRPr="00AA4BAC">
        <w:rPr>
          <w:rFonts w:ascii="Candara Light" w:hAnsi="Candara Light"/>
        </w:rPr>
        <w:t xml:space="preserve">will </w:t>
      </w:r>
      <w:r w:rsidR="00FB1ADE" w:rsidRPr="00AA4BAC">
        <w:rPr>
          <w:rFonts w:ascii="Candara Light" w:hAnsi="Candara Light"/>
        </w:rPr>
        <w:t xml:space="preserve">assign </w:t>
      </w:r>
      <w:r w:rsidR="00C6619C" w:rsidRPr="00AA4BAC">
        <w:rPr>
          <w:rFonts w:ascii="Candara Light" w:hAnsi="Candara Light"/>
        </w:rPr>
        <w:t>level</w:t>
      </w:r>
      <w:r w:rsidR="00FB1ADE" w:rsidRPr="00AA4BAC">
        <w:rPr>
          <w:rFonts w:ascii="Candara Light" w:hAnsi="Candara Light"/>
        </w:rPr>
        <w:t>s</w:t>
      </w:r>
      <w:r w:rsidR="00C6619C" w:rsidRPr="00AA4BAC">
        <w:rPr>
          <w:rFonts w:ascii="Candara Light" w:hAnsi="Candara Light"/>
        </w:rPr>
        <w:t xml:space="preserve"> of accessibility to nodes in the </w:t>
      </w:r>
      <w:r w:rsidR="0082265D" w:rsidRPr="00AA4BAC">
        <w:rPr>
          <w:rFonts w:ascii="Candara Light" w:hAnsi="Candara Light"/>
        </w:rPr>
        <w:t>network and</w:t>
      </w:r>
      <w:r w:rsidR="003C01AC" w:rsidRPr="00AA4BAC">
        <w:rPr>
          <w:rFonts w:ascii="Candara Light" w:hAnsi="Candara Light"/>
        </w:rPr>
        <w:t xml:space="preserve"> </w:t>
      </w:r>
      <w:r w:rsidR="00C6619C" w:rsidRPr="00AA4BAC">
        <w:rPr>
          <w:rFonts w:ascii="Candara Light" w:hAnsi="Candara Light"/>
        </w:rPr>
        <w:t xml:space="preserve">restrict </w:t>
      </w:r>
      <w:r w:rsidR="00373E47" w:rsidRPr="00AA4BAC">
        <w:rPr>
          <w:rFonts w:ascii="Candara Light" w:hAnsi="Candara Light"/>
        </w:rPr>
        <w:t>permission to join the network to specific node</w:t>
      </w:r>
      <w:r w:rsidR="007E06ED" w:rsidRPr="00AA4BAC">
        <w:rPr>
          <w:rFonts w:ascii="Candara Light" w:hAnsi="Candara Light"/>
        </w:rPr>
        <w:t>s</w:t>
      </w:r>
      <w:r w:rsidR="00373E47" w:rsidRPr="00AA4BAC">
        <w:rPr>
          <w:rFonts w:ascii="Candara Light" w:hAnsi="Candara Light"/>
        </w:rPr>
        <w:t xml:space="preserve">. </w:t>
      </w:r>
      <w:r w:rsidR="00691F9F" w:rsidRPr="00AA4BAC">
        <w:rPr>
          <w:rFonts w:ascii="Candara Light" w:hAnsi="Candara Light"/>
        </w:rPr>
        <w:t xml:space="preserve">Nodes in </w:t>
      </w:r>
      <w:r w:rsidR="00057A6C" w:rsidRPr="00AA4BAC">
        <w:rPr>
          <w:rFonts w:ascii="Candara Light" w:hAnsi="Candara Light"/>
        </w:rPr>
        <w:t xml:space="preserve">permissioned </w:t>
      </w:r>
      <w:r w:rsidR="00373E47" w:rsidRPr="00AA4BAC">
        <w:rPr>
          <w:rFonts w:ascii="Candara Light" w:hAnsi="Candara Light"/>
        </w:rPr>
        <w:t>blockchain</w:t>
      </w:r>
      <w:r w:rsidR="00691F9F" w:rsidRPr="00AA4BAC">
        <w:rPr>
          <w:rFonts w:ascii="Candara Light" w:hAnsi="Candara Light"/>
        </w:rPr>
        <w:t xml:space="preserve"> are also </w:t>
      </w:r>
      <w:r w:rsidR="00380F32" w:rsidRPr="00AA4BAC">
        <w:rPr>
          <w:rFonts w:ascii="Candara Light" w:hAnsi="Candara Light"/>
        </w:rPr>
        <w:t xml:space="preserve">transparent meaning that anyone in the network will be able to know the identity </w:t>
      </w:r>
      <w:r w:rsidR="00C15781" w:rsidRPr="00AA4BAC">
        <w:rPr>
          <w:rFonts w:ascii="Candara Light" w:hAnsi="Candara Light"/>
        </w:rPr>
        <w:t>of other nodes in the network.</w:t>
      </w:r>
    </w:p>
    <w:p w14:paraId="1522D7E5" w14:textId="5951A934" w:rsidR="00335ADC" w:rsidRPr="00AA4BAC" w:rsidRDefault="00A8550F" w:rsidP="00595806">
      <w:pPr>
        <w:rPr>
          <w:rFonts w:ascii="Candara Light" w:hAnsi="Candara Light"/>
        </w:rPr>
      </w:pPr>
      <w:r w:rsidRPr="00AA4BAC">
        <w:rPr>
          <w:rFonts w:ascii="Candara Light" w:hAnsi="Candara Light"/>
        </w:rPr>
        <w:t>Permissionless blockchain</w:t>
      </w:r>
      <w:r w:rsidR="00E26169" w:rsidRPr="00AA4BAC">
        <w:rPr>
          <w:rFonts w:ascii="Candara Light" w:hAnsi="Candara Light"/>
        </w:rPr>
        <w:t>s</w:t>
      </w:r>
      <w:r w:rsidRPr="00AA4BAC">
        <w:rPr>
          <w:rFonts w:ascii="Candara Light" w:hAnsi="Candara Light"/>
        </w:rPr>
        <w:t xml:space="preserve"> tend to be more secure since there are more nodes in the network to validate transactions. However, </w:t>
      </w:r>
      <w:r w:rsidR="00EE507B" w:rsidRPr="00AA4BAC">
        <w:rPr>
          <w:rFonts w:ascii="Candara Light" w:hAnsi="Candara Light"/>
        </w:rPr>
        <w:t xml:space="preserve">the processing time will be longer because </w:t>
      </w:r>
      <w:r w:rsidR="00B51B28" w:rsidRPr="00AA4BAC">
        <w:rPr>
          <w:rFonts w:ascii="Candara Light" w:hAnsi="Candara Light"/>
        </w:rPr>
        <w:t xml:space="preserve">of the large number of nodes and size of the transactions. </w:t>
      </w:r>
      <w:r w:rsidR="00B86C0A" w:rsidRPr="00AA4BAC">
        <w:rPr>
          <w:rFonts w:ascii="Candara Light" w:hAnsi="Candara Light"/>
        </w:rPr>
        <w:t xml:space="preserve">In </w:t>
      </w:r>
      <w:r w:rsidR="00FE76BB" w:rsidRPr="00AA4BAC">
        <w:rPr>
          <w:rFonts w:ascii="Candara Light" w:hAnsi="Candara Light"/>
        </w:rPr>
        <w:t>contrast</w:t>
      </w:r>
      <w:r w:rsidR="00B86C0A" w:rsidRPr="00AA4BAC">
        <w:rPr>
          <w:rFonts w:ascii="Candara Light" w:hAnsi="Candara Light"/>
        </w:rPr>
        <w:t xml:space="preserve">, </w:t>
      </w:r>
      <w:r w:rsidR="00D0226D" w:rsidRPr="00AA4BAC">
        <w:rPr>
          <w:rFonts w:ascii="Candara Light" w:hAnsi="Candara Light"/>
        </w:rPr>
        <w:t xml:space="preserve">a </w:t>
      </w:r>
      <w:r w:rsidR="00B51B28" w:rsidRPr="00AA4BAC">
        <w:rPr>
          <w:rFonts w:ascii="Candara Light" w:hAnsi="Candara Light"/>
        </w:rPr>
        <w:t>Permissioned blockchain will</w:t>
      </w:r>
      <w:r w:rsidR="00B86C0A" w:rsidRPr="00AA4BAC">
        <w:rPr>
          <w:rFonts w:ascii="Candara Light" w:hAnsi="Candara Light"/>
        </w:rPr>
        <w:t xml:space="preserve"> have less nodes</w:t>
      </w:r>
      <w:r w:rsidR="00D0226D" w:rsidRPr="00AA4BAC">
        <w:rPr>
          <w:rFonts w:ascii="Candara Light" w:hAnsi="Candara Light"/>
        </w:rPr>
        <w:t>,</w:t>
      </w:r>
      <w:r w:rsidR="00B86C0A" w:rsidRPr="00AA4BAC">
        <w:rPr>
          <w:rFonts w:ascii="Candara Light" w:hAnsi="Candara Light"/>
        </w:rPr>
        <w:t xml:space="preserve"> meaning it will have faster </w:t>
      </w:r>
      <w:r w:rsidR="00284746" w:rsidRPr="00AA4BAC">
        <w:rPr>
          <w:rFonts w:ascii="Candara Light" w:hAnsi="Candara Light"/>
        </w:rPr>
        <w:t xml:space="preserve">processing time but </w:t>
      </w:r>
      <w:r w:rsidR="00B40F44" w:rsidRPr="00AA4BAC">
        <w:rPr>
          <w:rFonts w:ascii="Candara Light" w:hAnsi="Candara Light"/>
        </w:rPr>
        <w:t xml:space="preserve">will also be </w:t>
      </w:r>
      <w:r w:rsidR="00284746" w:rsidRPr="00AA4BAC">
        <w:rPr>
          <w:rFonts w:ascii="Candara Light" w:hAnsi="Candara Light"/>
        </w:rPr>
        <w:t>less secu</w:t>
      </w:r>
      <w:r w:rsidR="00572852" w:rsidRPr="00AA4BAC">
        <w:rPr>
          <w:rFonts w:ascii="Candara Light" w:hAnsi="Candara Light"/>
        </w:rPr>
        <w:t xml:space="preserve">re </w:t>
      </w:r>
      <w:r w:rsidR="007A4A69" w:rsidRPr="00AA4BAC">
        <w:rPr>
          <w:rFonts w:ascii="Candara Light" w:hAnsi="Candara Light"/>
        </w:rPr>
        <w:t xml:space="preserve">because it is easier for bad actors to collude. Therefore, </w:t>
      </w:r>
      <w:r w:rsidR="00B40F44" w:rsidRPr="00AA4BAC">
        <w:rPr>
          <w:rFonts w:ascii="Candara Light" w:hAnsi="Candara Light"/>
        </w:rPr>
        <w:t xml:space="preserve">a </w:t>
      </w:r>
      <w:r w:rsidR="00A02051" w:rsidRPr="00AA4BAC">
        <w:rPr>
          <w:rFonts w:ascii="Candara Light" w:hAnsi="Candara Light"/>
        </w:rPr>
        <w:t>private blockchain network must ensure all nodes inside the network are highly trusted and authenticated.</w:t>
      </w:r>
      <w:r w:rsidR="00B51B28" w:rsidRPr="00AA4BAC">
        <w:rPr>
          <w:rFonts w:ascii="Candara Light" w:hAnsi="Candara Light"/>
        </w:rPr>
        <w:t xml:space="preserve"> </w:t>
      </w:r>
    </w:p>
    <w:p w14:paraId="3D86030F" w14:textId="0204B193" w:rsidR="00ED55B6" w:rsidRPr="00AA4BAC" w:rsidRDefault="00995241" w:rsidP="00995241">
      <w:pPr>
        <w:pStyle w:val="Heading2"/>
        <w:rPr>
          <w:sz w:val="24"/>
          <w:szCs w:val="24"/>
        </w:rPr>
      </w:pPr>
      <w:bookmarkStart w:id="14" w:name="_Toc109659261"/>
      <w:r w:rsidRPr="00AA4BAC">
        <w:rPr>
          <w:sz w:val="24"/>
          <w:szCs w:val="24"/>
        </w:rPr>
        <w:t>Public Blockchain</w:t>
      </w:r>
      <w:bookmarkEnd w:id="14"/>
    </w:p>
    <w:p w14:paraId="421FDF4A" w14:textId="06F28229" w:rsidR="00342786" w:rsidRDefault="00346FF6" w:rsidP="00595806">
      <w:pPr>
        <w:rPr>
          <w:rFonts w:ascii="Candara Light" w:hAnsi="Candara Light"/>
        </w:rPr>
      </w:pPr>
      <w:r w:rsidRPr="00B9409C">
        <w:rPr>
          <w:rFonts w:ascii="Candara Light" w:hAnsi="Candara Light"/>
        </w:rPr>
        <w:t xml:space="preserve">Public blockchain allows </w:t>
      </w:r>
      <w:r w:rsidR="00A02A57" w:rsidRPr="00B9409C">
        <w:rPr>
          <w:rFonts w:ascii="Candara Light" w:hAnsi="Candara Light"/>
        </w:rPr>
        <w:t xml:space="preserve">anyone to </w:t>
      </w:r>
      <w:r w:rsidR="00B9409C" w:rsidRPr="00B9409C">
        <w:rPr>
          <w:rFonts w:ascii="Candara Light" w:hAnsi="Candara Light"/>
        </w:rPr>
        <w:t>join and</w:t>
      </w:r>
      <w:r w:rsidR="00A02A57" w:rsidRPr="00B9409C">
        <w:rPr>
          <w:rFonts w:ascii="Candara Light" w:hAnsi="Candara Light"/>
        </w:rPr>
        <w:t xml:space="preserve"> becomes completely decentralized. Anyone inside the network </w:t>
      </w:r>
      <w:r w:rsidR="00B9409C" w:rsidRPr="00B9409C">
        <w:rPr>
          <w:rFonts w:ascii="Candara Light" w:hAnsi="Candara Light"/>
        </w:rPr>
        <w:t>ha</w:t>
      </w:r>
      <w:r w:rsidR="004B6D2E">
        <w:rPr>
          <w:rFonts w:ascii="Candara Light" w:hAnsi="Candara Light"/>
        </w:rPr>
        <w:t>s</w:t>
      </w:r>
      <w:r w:rsidR="00B9409C" w:rsidRPr="00B9409C">
        <w:rPr>
          <w:rFonts w:ascii="Candara Light" w:hAnsi="Candara Light"/>
        </w:rPr>
        <w:t xml:space="preserve"> equal rights to access the blockchain, create data, and validate data.</w:t>
      </w:r>
    </w:p>
    <w:p w14:paraId="1C4BFBA3" w14:textId="39E9E93B" w:rsidR="002F695D" w:rsidRDefault="004B6D2E" w:rsidP="00595806">
      <w:pPr>
        <w:rPr>
          <w:rFonts w:ascii="Candara Light" w:hAnsi="Candara Light"/>
        </w:rPr>
      </w:pPr>
      <w:r>
        <w:rPr>
          <w:rFonts w:ascii="Candara Light" w:hAnsi="Candara Light"/>
        </w:rPr>
        <w:t>Currently</w:t>
      </w:r>
      <w:r w:rsidR="00D74F2D">
        <w:rPr>
          <w:rFonts w:ascii="Candara Light" w:hAnsi="Candara Light"/>
        </w:rPr>
        <w:t>, most public blockchain</w:t>
      </w:r>
      <w:r w:rsidR="00AF7D03">
        <w:rPr>
          <w:rFonts w:ascii="Candara Light" w:hAnsi="Candara Light"/>
        </w:rPr>
        <w:t>s</w:t>
      </w:r>
      <w:r w:rsidR="00D74F2D">
        <w:rPr>
          <w:rFonts w:ascii="Candara Light" w:hAnsi="Candara Light"/>
        </w:rPr>
        <w:t xml:space="preserve"> are used to exchange and mine cryptocurrency</w:t>
      </w:r>
      <w:r w:rsidR="00B21DFD">
        <w:rPr>
          <w:rFonts w:ascii="Candara Light" w:hAnsi="Candara Light"/>
        </w:rPr>
        <w:t>, such as Bitcoin, Ethereum, Lite</w:t>
      </w:r>
      <w:r w:rsidR="00266F6C">
        <w:rPr>
          <w:rFonts w:ascii="Candara Light" w:hAnsi="Candara Light"/>
        </w:rPr>
        <w:t>c</w:t>
      </w:r>
      <w:r w:rsidR="00B21DFD">
        <w:rPr>
          <w:rFonts w:ascii="Candara Light" w:hAnsi="Candara Light"/>
        </w:rPr>
        <w:t>oin</w:t>
      </w:r>
      <w:r w:rsidR="00AF7D03">
        <w:rPr>
          <w:rFonts w:ascii="Candara Light" w:hAnsi="Candara Light"/>
        </w:rPr>
        <w:t>, etc</w:t>
      </w:r>
      <w:r w:rsidR="0078397B">
        <w:rPr>
          <w:rFonts w:ascii="Candara Light" w:hAnsi="Candara Light"/>
        </w:rPr>
        <w:t xml:space="preserve">. </w:t>
      </w:r>
      <w:r w:rsidR="00266F6C">
        <w:rPr>
          <w:rFonts w:ascii="Candara Light" w:hAnsi="Candara Light"/>
        </w:rPr>
        <w:t xml:space="preserve">On these public blockchains, </w:t>
      </w:r>
      <w:r w:rsidR="003A7596">
        <w:rPr>
          <w:rFonts w:ascii="Candara Light" w:hAnsi="Candara Light"/>
        </w:rPr>
        <w:t>the nodes “mine” for c</w:t>
      </w:r>
      <w:r w:rsidR="00D93573">
        <w:rPr>
          <w:rFonts w:ascii="Candara Light" w:hAnsi="Candara Light"/>
        </w:rPr>
        <w:t>ryptocurrency by creating blocks</w:t>
      </w:r>
      <w:r w:rsidR="00F211C1">
        <w:rPr>
          <w:rFonts w:ascii="Candara Light" w:hAnsi="Candara Light"/>
        </w:rPr>
        <w:t xml:space="preserve"> for requested transactions</w:t>
      </w:r>
      <w:r w:rsidR="00E1602A">
        <w:rPr>
          <w:rFonts w:ascii="Candara Light" w:hAnsi="Candara Light"/>
        </w:rPr>
        <w:t xml:space="preserve"> </w:t>
      </w:r>
      <w:r w:rsidR="00D804D8">
        <w:rPr>
          <w:rFonts w:ascii="Candara Light" w:hAnsi="Candara Light"/>
        </w:rPr>
        <w:t>th</w:t>
      </w:r>
      <w:r w:rsidR="002D46CA">
        <w:rPr>
          <w:rFonts w:ascii="Candara Light" w:hAnsi="Candara Light"/>
        </w:rPr>
        <w:t>rough</w:t>
      </w:r>
      <w:r w:rsidR="00D804D8">
        <w:rPr>
          <w:rFonts w:ascii="Candara Light" w:hAnsi="Candara Light"/>
        </w:rPr>
        <w:t xml:space="preserve"> </w:t>
      </w:r>
      <w:r w:rsidR="004B254A">
        <w:rPr>
          <w:rFonts w:ascii="Candara Light" w:hAnsi="Candara Light"/>
        </w:rPr>
        <w:t>solving cryptographic equations</w:t>
      </w:r>
      <w:r w:rsidR="00422B1D">
        <w:rPr>
          <w:rFonts w:ascii="Candara Light" w:hAnsi="Candara Light"/>
        </w:rPr>
        <w:t xml:space="preserve">. In return they are </w:t>
      </w:r>
      <w:r w:rsidR="00C476F9">
        <w:rPr>
          <w:rFonts w:ascii="Candara Light" w:hAnsi="Candara Light"/>
        </w:rPr>
        <w:t>rewarded a</w:t>
      </w:r>
      <w:r w:rsidR="00422B1D">
        <w:rPr>
          <w:rFonts w:ascii="Candara Light" w:hAnsi="Candara Light"/>
        </w:rPr>
        <w:t xml:space="preserve"> small amount of </w:t>
      </w:r>
      <w:r w:rsidR="00AD0404">
        <w:rPr>
          <w:rFonts w:ascii="Candara Light" w:hAnsi="Candara Light"/>
        </w:rPr>
        <w:t>cryptocurrency.</w:t>
      </w:r>
      <w:r w:rsidR="00C476F9">
        <w:rPr>
          <w:rFonts w:ascii="Candara Light" w:hAnsi="Candara Light"/>
        </w:rPr>
        <w:t xml:space="preserve"> </w:t>
      </w:r>
      <w:r w:rsidR="00B47366">
        <w:rPr>
          <w:rFonts w:ascii="Candara Light" w:hAnsi="Candara Light"/>
        </w:rPr>
        <w:t xml:space="preserve">These </w:t>
      </w:r>
      <w:r w:rsidR="008D4925">
        <w:rPr>
          <w:rFonts w:ascii="Candara Light" w:hAnsi="Candara Light"/>
        </w:rPr>
        <w:t>“miners” e</w:t>
      </w:r>
      <w:r w:rsidR="00C476F9">
        <w:rPr>
          <w:rFonts w:ascii="Candara Light" w:hAnsi="Candara Light"/>
        </w:rPr>
        <w:t xml:space="preserve">ssentially act </w:t>
      </w:r>
      <w:proofErr w:type="gramStart"/>
      <w:r w:rsidR="00C476F9">
        <w:rPr>
          <w:rFonts w:ascii="Candara Light" w:hAnsi="Candara Light"/>
        </w:rPr>
        <w:t>similar to</w:t>
      </w:r>
      <w:proofErr w:type="gramEnd"/>
      <w:r w:rsidR="00C476F9">
        <w:rPr>
          <w:rFonts w:ascii="Candara Light" w:hAnsi="Candara Light"/>
        </w:rPr>
        <w:t xml:space="preserve"> bank </w:t>
      </w:r>
      <w:r w:rsidR="00C476F9">
        <w:rPr>
          <w:rFonts w:ascii="Candara Light" w:hAnsi="Candara Light"/>
        </w:rPr>
        <w:t>teller</w:t>
      </w:r>
      <w:r w:rsidR="002F695D">
        <w:rPr>
          <w:rFonts w:ascii="Candara Light" w:hAnsi="Candara Light"/>
        </w:rPr>
        <w:t xml:space="preserve"> that formulate transactions and receive “fee” for their efforts.</w:t>
      </w:r>
    </w:p>
    <w:p w14:paraId="4808998C" w14:textId="23147820" w:rsidR="00335ADC" w:rsidRPr="00AA4BAC" w:rsidRDefault="00045217" w:rsidP="00045217">
      <w:pPr>
        <w:pStyle w:val="Heading2"/>
        <w:rPr>
          <w:sz w:val="24"/>
          <w:szCs w:val="24"/>
        </w:rPr>
      </w:pPr>
      <w:bookmarkStart w:id="15" w:name="_Toc109659262"/>
      <w:r w:rsidRPr="00AA4BAC">
        <w:rPr>
          <w:sz w:val="24"/>
          <w:szCs w:val="24"/>
        </w:rPr>
        <w:t>Private Blockchain</w:t>
      </w:r>
      <w:bookmarkEnd w:id="15"/>
      <w:r w:rsidR="00C476F9" w:rsidRPr="00AA4BAC">
        <w:rPr>
          <w:sz w:val="24"/>
          <w:szCs w:val="24"/>
        </w:rPr>
        <w:t xml:space="preserve"> </w:t>
      </w:r>
    </w:p>
    <w:p w14:paraId="536BDA28" w14:textId="4EA39D00" w:rsidR="00342786" w:rsidRDefault="00B50D7A" w:rsidP="00595806">
      <w:pPr>
        <w:rPr>
          <w:rFonts w:ascii="Candara Light" w:hAnsi="Candara Light"/>
        </w:rPr>
      </w:pPr>
      <w:r w:rsidRPr="0096019E">
        <w:rPr>
          <w:rFonts w:ascii="Candara Light" w:hAnsi="Candara Light"/>
        </w:rPr>
        <w:t xml:space="preserve">In private blockchain, the central authorities </w:t>
      </w:r>
      <w:r w:rsidR="007E6F3F" w:rsidRPr="0096019E">
        <w:rPr>
          <w:rFonts w:ascii="Candara Light" w:hAnsi="Candara Light"/>
        </w:rPr>
        <w:t>decide</w:t>
      </w:r>
      <w:r w:rsidRPr="0096019E">
        <w:rPr>
          <w:rFonts w:ascii="Candara Light" w:hAnsi="Candara Light"/>
        </w:rPr>
        <w:t xml:space="preserve"> who can be a node in the network</w:t>
      </w:r>
      <w:r w:rsidR="00B177BA" w:rsidRPr="0096019E">
        <w:rPr>
          <w:rFonts w:ascii="Candara Light" w:hAnsi="Candara Light"/>
        </w:rPr>
        <w:t xml:space="preserve">. Each node will also </w:t>
      </w:r>
      <w:r w:rsidR="007E6F3F" w:rsidRPr="0096019E">
        <w:rPr>
          <w:rFonts w:ascii="Candara Light" w:hAnsi="Candara Light"/>
        </w:rPr>
        <w:t>be granted</w:t>
      </w:r>
      <w:r w:rsidR="00B177BA" w:rsidRPr="0096019E">
        <w:rPr>
          <w:rFonts w:ascii="Candara Light" w:hAnsi="Candara Light"/>
        </w:rPr>
        <w:t xml:space="preserve"> limited access </w:t>
      </w:r>
      <w:r w:rsidR="00F34B9F">
        <w:rPr>
          <w:rFonts w:ascii="Candara Light" w:hAnsi="Candara Light"/>
        </w:rPr>
        <w:t>as determined by</w:t>
      </w:r>
      <w:r w:rsidR="00B177BA" w:rsidRPr="0096019E">
        <w:rPr>
          <w:rFonts w:ascii="Candara Light" w:hAnsi="Candara Light"/>
        </w:rPr>
        <w:t xml:space="preserve"> the central authorities</w:t>
      </w:r>
      <w:r w:rsidR="008C4376" w:rsidRPr="0096019E">
        <w:rPr>
          <w:rFonts w:ascii="Candara Light" w:hAnsi="Candara Light"/>
        </w:rPr>
        <w:t xml:space="preserve">, so it is partially decentralized </w:t>
      </w:r>
      <w:r w:rsidR="0048237A">
        <w:rPr>
          <w:rFonts w:ascii="Candara Light" w:hAnsi="Candara Light"/>
        </w:rPr>
        <w:t xml:space="preserve">where nodes </w:t>
      </w:r>
      <w:r w:rsidR="001000E3">
        <w:rPr>
          <w:rFonts w:ascii="Candara Light" w:hAnsi="Candara Light"/>
        </w:rPr>
        <w:t xml:space="preserve">in the network </w:t>
      </w:r>
      <w:r w:rsidR="00A87F48">
        <w:rPr>
          <w:rFonts w:ascii="Candara Light" w:hAnsi="Candara Light"/>
        </w:rPr>
        <w:t>has</w:t>
      </w:r>
      <w:r w:rsidR="001000E3">
        <w:rPr>
          <w:rFonts w:ascii="Candara Light" w:hAnsi="Candara Light"/>
        </w:rPr>
        <w:t xml:space="preserve"> restricted</w:t>
      </w:r>
      <w:r w:rsidR="00A87F48">
        <w:rPr>
          <w:rFonts w:ascii="Candara Light" w:hAnsi="Candara Light"/>
        </w:rPr>
        <w:t xml:space="preserve"> functionality</w:t>
      </w:r>
      <w:r w:rsidR="00BD5878" w:rsidRPr="0096019E">
        <w:rPr>
          <w:rFonts w:ascii="Candara Light" w:hAnsi="Candara Light"/>
        </w:rPr>
        <w:t xml:space="preserve">. Some </w:t>
      </w:r>
      <w:r w:rsidR="0096019E" w:rsidRPr="0096019E">
        <w:rPr>
          <w:rFonts w:ascii="Candara Light" w:hAnsi="Candara Light"/>
        </w:rPr>
        <w:t>examples</w:t>
      </w:r>
      <w:r w:rsidR="00BD5878" w:rsidRPr="0096019E">
        <w:rPr>
          <w:rFonts w:ascii="Candara Light" w:hAnsi="Candara Light"/>
        </w:rPr>
        <w:t xml:space="preserve"> include B2B </w:t>
      </w:r>
      <w:r w:rsidR="00F76D84">
        <w:rPr>
          <w:rFonts w:ascii="Candara Light" w:hAnsi="Candara Light"/>
        </w:rPr>
        <w:t xml:space="preserve">private </w:t>
      </w:r>
      <w:r w:rsidR="00E54288">
        <w:rPr>
          <w:rFonts w:ascii="Candara Light" w:hAnsi="Candara Light"/>
        </w:rPr>
        <w:t>blockchain</w:t>
      </w:r>
      <w:r w:rsidR="00BD5878" w:rsidRPr="0096019E">
        <w:rPr>
          <w:rFonts w:ascii="Candara Light" w:hAnsi="Candara Light"/>
        </w:rPr>
        <w:t xml:space="preserve"> network</w:t>
      </w:r>
      <w:r w:rsidR="008457C2">
        <w:rPr>
          <w:rFonts w:ascii="Candara Light" w:hAnsi="Candara Light"/>
        </w:rPr>
        <w:t>s</w:t>
      </w:r>
      <w:r w:rsidR="00BD5878" w:rsidRPr="0096019E">
        <w:rPr>
          <w:rFonts w:ascii="Candara Light" w:hAnsi="Candara Light"/>
        </w:rPr>
        <w:t xml:space="preserve"> </w:t>
      </w:r>
      <w:r w:rsidR="008457C2">
        <w:rPr>
          <w:rFonts w:ascii="Candara Light" w:hAnsi="Candara Light"/>
        </w:rPr>
        <w:t>such as</w:t>
      </w:r>
      <w:r w:rsidR="008457C2" w:rsidRPr="0096019E">
        <w:rPr>
          <w:rFonts w:ascii="Candara Light" w:hAnsi="Candara Light"/>
        </w:rPr>
        <w:t xml:space="preserve"> </w:t>
      </w:r>
      <w:r w:rsidR="00BD5878" w:rsidRPr="0096019E">
        <w:rPr>
          <w:rFonts w:ascii="Candara Light" w:hAnsi="Candara Light"/>
        </w:rPr>
        <w:t>Ripple and Hyperledger.</w:t>
      </w:r>
    </w:p>
    <w:p w14:paraId="60893B99" w14:textId="6C7B3150" w:rsidR="0096019E" w:rsidRPr="00AA4BAC" w:rsidRDefault="0012186A" w:rsidP="0012186A">
      <w:pPr>
        <w:pStyle w:val="Heading2"/>
        <w:rPr>
          <w:sz w:val="24"/>
          <w:szCs w:val="24"/>
        </w:rPr>
      </w:pPr>
      <w:bookmarkStart w:id="16" w:name="_Toc109659263"/>
      <w:r w:rsidRPr="00AA4BAC">
        <w:rPr>
          <w:sz w:val="24"/>
          <w:szCs w:val="24"/>
        </w:rPr>
        <w:t>Consortium Blockchain</w:t>
      </w:r>
      <w:bookmarkEnd w:id="16"/>
    </w:p>
    <w:p w14:paraId="4D1FB762" w14:textId="0AD0F06A" w:rsidR="0012186A" w:rsidRPr="00587E58" w:rsidRDefault="00DC5C94" w:rsidP="0012186A">
      <w:pPr>
        <w:rPr>
          <w:rFonts w:ascii="Candara Light" w:hAnsi="Candara Light"/>
        </w:rPr>
      </w:pPr>
      <w:r w:rsidRPr="00587E58">
        <w:rPr>
          <w:rFonts w:ascii="Candara Light" w:hAnsi="Candara Light"/>
        </w:rPr>
        <w:t xml:space="preserve">Consortium blockchain are governed by group of nodes, rather than one central authorization. </w:t>
      </w:r>
      <w:r w:rsidR="00E43D18" w:rsidRPr="00587E58">
        <w:rPr>
          <w:rFonts w:ascii="Candara Light" w:hAnsi="Candara Light"/>
        </w:rPr>
        <w:t>This type of blockchain provides more decentralization</w:t>
      </w:r>
      <w:r w:rsidR="002B3055" w:rsidRPr="00587E58">
        <w:rPr>
          <w:rFonts w:ascii="Candara Light" w:hAnsi="Candara Light"/>
        </w:rPr>
        <w:t xml:space="preserve"> and result</w:t>
      </w:r>
      <w:r w:rsidR="0008229C">
        <w:rPr>
          <w:rFonts w:ascii="Candara Light" w:hAnsi="Candara Light"/>
        </w:rPr>
        <w:t>s</w:t>
      </w:r>
      <w:r w:rsidR="002B3055" w:rsidRPr="00587E58">
        <w:rPr>
          <w:rFonts w:ascii="Candara Light" w:hAnsi="Candara Light"/>
        </w:rPr>
        <w:t xml:space="preserve"> in higher levels of security. </w:t>
      </w:r>
      <w:r w:rsidR="000323C9" w:rsidRPr="00587E58">
        <w:rPr>
          <w:rFonts w:ascii="Candara Light" w:hAnsi="Candara Light"/>
        </w:rPr>
        <w:t xml:space="preserve">However, these blockchains are </w:t>
      </w:r>
      <w:r w:rsidR="002404B5" w:rsidRPr="00587E58">
        <w:rPr>
          <w:rFonts w:ascii="Candara Light" w:hAnsi="Candara Light"/>
        </w:rPr>
        <w:t>underdeveloped</w:t>
      </w:r>
      <w:r w:rsidR="000323C9" w:rsidRPr="00587E58">
        <w:rPr>
          <w:rFonts w:ascii="Candara Light" w:hAnsi="Candara Light"/>
        </w:rPr>
        <w:t xml:space="preserve"> and </w:t>
      </w:r>
      <w:r w:rsidR="00C71FFB" w:rsidRPr="00587E58">
        <w:rPr>
          <w:rFonts w:ascii="Candara Light" w:hAnsi="Candara Light"/>
        </w:rPr>
        <w:t>require</w:t>
      </w:r>
      <w:r w:rsidR="004A7775" w:rsidRPr="00587E58">
        <w:rPr>
          <w:rFonts w:ascii="Candara Light" w:hAnsi="Candara Light"/>
        </w:rPr>
        <w:t xml:space="preserve"> complicate</w:t>
      </w:r>
      <w:r w:rsidR="00E17450">
        <w:rPr>
          <w:rFonts w:ascii="Candara Light" w:hAnsi="Candara Light"/>
        </w:rPr>
        <w:t>d</w:t>
      </w:r>
      <w:r w:rsidR="004A7775" w:rsidRPr="00587E58">
        <w:rPr>
          <w:rFonts w:ascii="Candara Light" w:hAnsi="Candara Light"/>
        </w:rPr>
        <w:t xml:space="preserve"> process</w:t>
      </w:r>
      <w:r w:rsidR="00E17450">
        <w:rPr>
          <w:rFonts w:ascii="Candara Light" w:hAnsi="Candara Light"/>
        </w:rPr>
        <w:t>es</w:t>
      </w:r>
      <w:r w:rsidR="00922A13" w:rsidRPr="00587E58">
        <w:rPr>
          <w:rFonts w:ascii="Candara Light" w:hAnsi="Candara Light"/>
        </w:rPr>
        <w:t xml:space="preserve"> to integrate into current enterprises. Some challenges might include cooperation between organizations, </w:t>
      </w:r>
      <w:r w:rsidR="00CF1D72" w:rsidRPr="00587E58">
        <w:rPr>
          <w:rFonts w:ascii="Candara Light" w:hAnsi="Candara Light"/>
        </w:rPr>
        <w:t>which include</w:t>
      </w:r>
      <w:r w:rsidR="005B2C8D">
        <w:rPr>
          <w:rFonts w:ascii="Candara Light" w:hAnsi="Candara Light"/>
        </w:rPr>
        <w:t>s</w:t>
      </w:r>
      <w:r w:rsidR="00CF1D72" w:rsidRPr="00587E58">
        <w:rPr>
          <w:rFonts w:ascii="Candara Light" w:hAnsi="Candara Light"/>
        </w:rPr>
        <w:t xml:space="preserve"> logistic</w:t>
      </w:r>
      <w:r w:rsidR="00766DDD">
        <w:rPr>
          <w:rFonts w:ascii="Candara Light" w:hAnsi="Candara Light"/>
        </w:rPr>
        <w:t>s</w:t>
      </w:r>
      <w:r w:rsidR="00CF1D72" w:rsidRPr="00587E58">
        <w:rPr>
          <w:rFonts w:ascii="Candara Light" w:hAnsi="Candara Light"/>
        </w:rPr>
        <w:t xml:space="preserve"> and </w:t>
      </w:r>
      <w:r w:rsidR="007B5044" w:rsidRPr="00587E58">
        <w:rPr>
          <w:rFonts w:ascii="Candara Light" w:hAnsi="Candara Light"/>
        </w:rPr>
        <w:t>antitrust risk</w:t>
      </w:r>
      <w:r w:rsidR="00766DDD">
        <w:rPr>
          <w:rFonts w:ascii="Candara Light" w:hAnsi="Candara Light"/>
        </w:rPr>
        <w:t>s</w:t>
      </w:r>
      <w:r w:rsidR="007B5044" w:rsidRPr="00587E58">
        <w:rPr>
          <w:rFonts w:ascii="Candara Light" w:hAnsi="Candara Light"/>
        </w:rPr>
        <w:t xml:space="preserve">. </w:t>
      </w:r>
      <w:r w:rsidR="000E3F03">
        <w:rPr>
          <w:rFonts w:ascii="Candara Light" w:hAnsi="Candara Light"/>
        </w:rPr>
        <w:t>In addition,</w:t>
      </w:r>
      <w:r w:rsidR="00A44DA6">
        <w:rPr>
          <w:rFonts w:ascii="Candara Light" w:hAnsi="Candara Light"/>
        </w:rPr>
        <w:t xml:space="preserve"> </w:t>
      </w:r>
      <w:r w:rsidR="00A44DA6" w:rsidRPr="00587E58">
        <w:rPr>
          <w:rFonts w:ascii="Candara Light" w:hAnsi="Candara Light"/>
        </w:rPr>
        <w:t xml:space="preserve">shift the current infrastructure to implement blockchain technology </w:t>
      </w:r>
      <w:r w:rsidR="00571BE7">
        <w:rPr>
          <w:rFonts w:ascii="Candara Light" w:hAnsi="Candara Light"/>
        </w:rPr>
        <w:t xml:space="preserve">requires </w:t>
      </w:r>
      <w:r w:rsidR="00D10A90">
        <w:rPr>
          <w:rFonts w:ascii="Candara Light" w:hAnsi="Candara Light"/>
        </w:rPr>
        <w:t xml:space="preserve">significant </w:t>
      </w:r>
      <w:r w:rsidR="00A70668">
        <w:rPr>
          <w:rFonts w:ascii="Candara Light" w:hAnsi="Candara Light"/>
        </w:rPr>
        <w:t>time and cost</w:t>
      </w:r>
      <w:r w:rsidR="00E4002E" w:rsidRPr="00587E58">
        <w:rPr>
          <w:rFonts w:ascii="Candara Light" w:hAnsi="Candara Light"/>
        </w:rPr>
        <w:t xml:space="preserve">. </w:t>
      </w:r>
    </w:p>
    <w:p w14:paraId="1486D3AF" w14:textId="1741A2E5" w:rsidR="006C3304" w:rsidRDefault="009C6319" w:rsidP="0012186A">
      <w:pPr>
        <w:rPr>
          <w:rFonts w:ascii="Candara Light" w:hAnsi="Candara Light"/>
        </w:rPr>
      </w:pPr>
      <w:r>
        <w:rPr>
          <w:rFonts w:ascii="Candara Light" w:hAnsi="Candara Light"/>
        </w:rPr>
        <w:t xml:space="preserve">One </w:t>
      </w:r>
      <w:r w:rsidR="00E04967">
        <w:rPr>
          <w:rFonts w:ascii="Candara Light" w:hAnsi="Candara Light"/>
        </w:rPr>
        <w:t xml:space="preserve">recent example of a consortium blockchain is the Global Shipping Business Network (GSBIN) </w:t>
      </w:r>
      <w:r w:rsidR="00EE7C13">
        <w:rPr>
          <w:rFonts w:ascii="Candara Light" w:hAnsi="Candara Light"/>
        </w:rPr>
        <w:t xml:space="preserve">originally formed by </w:t>
      </w:r>
      <w:proofErr w:type="spellStart"/>
      <w:r w:rsidR="00EE7C13">
        <w:rPr>
          <w:rFonts w:ascii="Candara Light" w:hAnsi="Candara Light"/>
        </w:rPr>
        <w:t>Car</w:t>
      </w:r>
      <w:ins w:id="17" w:author="Laskovy, Andrew M" w:date="2022-08-23T23:53:00Z">
        <w:r w:rsidR="00B444E7">
          <w:rPr>
            <w:rFonts w:ascii="Candara Light" w:hAnsi="Candara Light"/>
          </w:rPr>
          <w:t>g</w:t>
        </w:r>
      </w:ins>
      <w:r w:rsidR="00EE7C13">
        <w:rPr>
          <w:rFonts w:ascii="Candara Light" w:hAnsi="Candara Light"/>
        </w:rPr>
        <w:t>oSmart</w:t>
      </w:r>
      <w:proofErr w:type="spellEnd"/>
      <w:r w:rsidR="00EE7C13">
        <w:rPr>
          <w:rFonts w:ascii="Candara Light" w:hAnsi="Candara Light"/>
        </w:rPr>
        <w:t>. The GSBIN</w:t>
      </w:r>
      <w:r w:rsidR="000162E2">
        <w:rPr>
          <w:rFonts w:ascii="Candara Light" w:hAnsi="Candara Light"/>
        </w:rPr>
        <w:t xml:space="preserve"> is comprised of nine leading ocean carries &amp; terminal operators</w:t>
      </w:r>
      <w:r w:rsidR="000B4ADF">
        <w:rPr>
          <w:rFonts w:ascii="Candara Light" w:hAnsi="Candara Light"/>
        </w:rPr>
        <w:t xml:space="preserve"> </w:t>
      </w:r>
      <w:r w:rsidR="00BA4767">
        <w:rPr>
          <w:rFonts w:ascii="Candara Light" w:hAnsi="Candara Light"/>
        </w:rPr>
        <w:t>working collaboratively with</w:t>
      </w:r>
      <w:r w:rsidR="000B4ADF">
        <w:rPr>
          <w:rFonts w:ascii="Candara Light" w:hAnsi="Candara Light"/>
        </w:rPr>
        <w:t xml:space="preserve"> the goal of facilitating the sharing of verified logistics data a</w:t>
      </w:r>
      <w:r w:rsidR="00A611F1">
        <w:rPr>
          <w:rFonts w:ascii="Candara Light" w:hAnsi="Candara Light"/>
        </w:rPr>
        <w:t xml:space="preserve">nd streamlining operations across the entire supply chain. </w:t>
      </w:r>
    </w:p>
    <w:p w14:paraId="11CF6DF5" w14:textId="0205CF0F" w:rsidR="002C7845" w:rsidRPr="00AA4BAC" w:rsidRDefault="002C7845" w:rsidP="002C7845">
      <w:pPr>
        <w:pStyle w:val="Heading2"/>
        <w:rPr>
          <w:sz w:val="24"/>
          <w:szCs w:val="24"/>
        </w:rPr>
      </w:pPr>
      <w:bookmarkStart w:id="18" w:name="_Toc109659264"/>
      <w:r w:rsidRPr="00AA4BAC">
        <w:rPr>
          <w:sz w:val="24"/>
          <w:szCs w:val="24"/>
        </w:rPr>
        <w:t>Hybrid Blockchain</w:t>
      </w:r>
      <w:bookmarkEnd w:id="18"/>
    </w:p>
    <w:p w14:paraId="33E52DB8" w14:textId="1D04438F" w:rsidR="002C7845" w:rsidRPr="00572A79" w:rsidRDefault="00DF6A94" w:rsidP="002C7845">
      <w:pPr>
        <w:rPr>
          <w:rFonts w:ascii="Candara Light" w:hAnsi="Candara Light"/>
        </w:rPr>
      </w:pPr>
      <w:r w:rsidRPr="002265EE">
        <w:rPr>
          <w:rFonts w:ascii="Candara Light" w:hAnsi="Candara Light"/>
        </w:rPr>
        <w:t>hybrid blockchains</w:t>
      </w:r>
      <w:r w:rsidR="00CF5B5E">
        <w:rPr>
          <w:rFonts w:ascii="Candara Light" w:hAnsi="Candara Light"/>
        </w:rPr>
        <w:t xml:space="preserve"> function</w:t>
      </w:r>
      <w:r w:rsidRPr="002265EE">
        <w:rPr>
          <w:rFonts w:ascii="Candara Light" w:hAnsi="Candara Light"/>
        </w:rPr>
        <w:t xml:space="preserve"> like private </w:t>
      </w:r>
      <w:r w:rsidR="002265EE" w:rsidRPr="002265EE">
        <w:rPr>
          <w:rFonts w:ascii="Candara Light" w:hAnsi="Candara Light"/>
        </w:rPr>
        <w:t>blockchains</w:t>
      </w:r>
      <w:r w:rsidRPr="002265EE">
        <w:rPr>
          <w:rFonts w:ascii="Candara Light" w:hAnsi="Candara Light"/>
        </w:rPr>
        <w:t xml:space="preserve">, </w:t>
      </w:r>
      <w:r w:rsidR="00CF5B5E">
        <w:rPr>
          <w:rFonts w:ascii="Candara Light" w:hAnsi="Candara Light"/>
        </w:rPr>
        <w:t xml:space="preserve">which </w:t>
      </w:r>
      <w:r w:rsidRPr="002265EE">
        <w:rPr>
          <w:rFonts w:ascii="Candara Light" w:hAnsi="Candara Light"/>
        </w:rPr>
        <w:t>have a central authority that controls access to the network, but once authorized, all nodes have equal rights to create and validate dat</w:t>
      </w:r>
      <w:r w:rsidR="002265EE">
        <w:rPr>
          <w:rFonts w:ascii="Candara Light" w:hAnsi="Candara Light"/>
        </w:rPr>
        <w:t>a</w:t>
      </w:r>
      <w:r w:rsidR="00C37867" w:rsidRPr="00572A79">
        <w:rPr>
          <w:rFonts w:ascii="Candara Light" w:hAnsi="Candara Light"/>
        </w:rPr>
        <w:t xml:space="preserve">. </w:t>
      </w:r>
      <w:r w:rsidR="00272445">
        <w:rPr>
          <w:rFonts w:ascii="Candara Light" w:hAnsi="Candara Light"/>
        </w:rPr>
        <w:t>S</w:t>
      </w:r>
      <w:r w:rsidR="00D47842" w:rsidRPr="00572A79">
        <w:rPr>
          <w:rFonts w:ascii="Candara Light" w:hAnsi="Candara Light"/>
        </w:rPr>
        <w:t>ome</w:t>
      </w:r>
      <w:r w:rsidR="00C37867" w:rsidRPr="00572A79">
        <w:rPr>
          <w:rFonts w:ascii="Candara Light" w:hAnsi="Candara Light"/>
        </w:rPr>
        <w:t xml:space="preserve"> </w:t>
      </w:r>
      <w:r w:rsidR="001F3687" w:rsidRPr="00572A79">
        <w:rPr>
          <w:rFonts w:ascii="Candara Light" w:hAnsi="Candara Light"/>
        </w:rPr>
        <w:t>examples</w:t>
      </w:r>
      <w:r w:rsidR="00C37867" w:rsidRPr="00572A79">
        <w:rPr>
          <w:rFonts w:ascii="Candara Light" w:hAnsi="Candara Light"/>
        </w:rPr>
        <w:t xml:space="preserve"> </w:t>
      </w:r>
      <w:r w:rsidR="00272445">
        <w:rPr>
          <w:rFonts w:ascii="Candara Light" w:hAnsi="Candara Light"/>
        </w:rPr>
        <w:t xml:space="preserve">of hybrid blockchains </w:t>
      </w:r>
      <w:r w:rsidR="00D47842" w:rsidRPr="00572A79">
        <w:rPr>
          <w:rFonts w:ascii="Candara Light" w:hAnsi="Candara Light"/>
        </w:rPr>
        <w:t xml:space="preserve">include </w:t>
      </w:r>
      <w:r w:rsidR="00C37867" w:rsidRPr="00572A79">
        <w:rPr>
          <w:rFonts w:ascii="Candara Light" w:hAnsi="Candara Light"/>
        </w:rPr>
        <w:t>IBM Food Trust</w:t>
      </w:r>
      <w:r w:rsidR="00C36BB3">
        <w:rPr>
          <w:rFonts w:ascii="Candara Light" w:hAnsi="Candara Light"/>
        </w:rPr>
        <w:t xml:space="preserve"> and</w:t>
      </w:r>
      <w:r w:rsidR="00C36BB3" w:rsidRPr="00572A79">
        <w:rPr>
          <w:rFonts w:ascii="Candara Light" w:hAnsi="Candara Light"/>
        </w:rPr>
        <w:t xml:space="preserve"> </w:t>
      </w:r>
      <w:proofErr w:type="spellStart"/>
      <w:r w:rsidR="00A945C2" w:rsidRPr="00572A79">
        <w:rPr>
          <w:rFonts w:ascii="Candara Light" w:hAnsi="Candara Light"/>
        </w:rPr>
        <w:t>XinFin</w:t>
      </w:r>
      <w:proofErr w:type="spellEnd"/>
      <w:r w:rsidR="00A945C2" w:rsidRPr="00572A79">
        <w:rPr>
          <w:rFonts w:ascii="Candara Light" w:hAnsi="Candara Light"/>
        </w:rPr>
        <w:t xml:space="preserve"> developed by </w:t>
      </w:r>
      <w:r w:rsidR="00572A79" w:rsidRPr="00572A79">
        <w:rPr>
          <w:rFonts w:ascii="Candara Light" w:hAnsi="Candara Light"/>
        </w:rPr>
        <w:t>Ramco Systems</w:t>
      </w:r>
      <w:r w:rsidR="00C36BB3">
        <w:rPr>
          <w:rFonts w:ascii="Candara Light" w:hAnsi="Candara Light"/>
        </w:rPr>
        <w:t>.</w:t>
      </w:r>
    </w:p>
    <w:p w14:paraId="0ACD41C8" w14:textId="77777777" w:rsidR="002558AF" w:rsidRDefault="002558AF" w:rsidP="00F82F21">
      <w:pPr>
        <w:pStyle w:val="Heading1"/>
        <w:rPr>
          <w:color w:val="FFFFFF" w:themeColor="background1"/>
          <w:shd w:val="clear" w:color="auto" w:fill="4472C4" w:themeFill="accent1"/>
        </w:rPr>
        <w:sectPr w:rsidR="002558AF" w:rsidSect="00640879">
          <w:type w:val="continuous"/>
          <w:pgSz w:w="12240" w:h="15840"/>
          <w:pgMar w:top="1440" w:right="1440" w:bottom="1440" w:left="1440" w:header="708" w:footer="708" w:gutter="0"/>
          <w:cols w:num="2" w:space="720"/>
          <w:docGrid w:linePitch="360"/>
        </w:sectPr>
      </w:pPr>
    </w:p>
    <w:p w14:paraId="2C0ED9E9" w14:textId="127BCA0B" w:rsidR="00072FC5" w:rsidRPr="00072FC5" w:rsidRDefault="00F82F21" w:rsidP="002D0020">
      <w:pPr>
        <w:pStyle w:val="Heading1"/>
      </w:pPr>
      <w:r>
        <w:rPr>
          <w:color w:val="FFFFFF" w:themeColor="background1"/>
          <w:shd w:val="clear" w:color="auto" w:fill="4472C4" w:themeFill="accent1"/>
        </w:rPr>
        <w:lastRenderedPageBreak/>
        <w:t xml:space="preserve"> </w:t>
      </w:r>
      <w:bookmarkStart w:id="19" w:name="_Toc109659265"/>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4</w:t>
      </w:r>
      <w:r w:rsidRPr="00674654">
        <w:rPr>
          <w:color w:val="FFFFFF" w:themeColor="background1"/>
          <w:shd w:val="clear" w:color="auto" w:fill="4472C4" w:themeFill="accent1"/>
        </w:rPr>
        <w:t xml:space="preserve">  </w:t>
      </w:r>
      <w:r w:rsidRPr="00674654">
        <w:rPr>
          <w:color w:val="FFFFFF" w:themeColor="background1"/>
        </w:rPr>
        <w:t xml:space="preserve"> </w:t>
      </w:r>
      <w:r w:rsidR="002558AF">
        <w:t>Commercialized Blockchain Application</w:t>
      </w:r>
      <w:bookmarkEnd w:id="19"/>
      <w:r w:rsidR="002558AF">
        <w:t xml:space="preserve"> </w:t>
      </w:r>
    </w:p>
    <w:p w14:paraId="507383B7" w14:textId="7EDF72A7" w:rsidR="002558AF" w:rsidRDefault="009B25A8" w:rsidP="00595806">
      <w:pPr>
        <w:rPr>
          <w:rFonts w:ascii="Candara Light" w:hAnsi="Candara Light"/>
        </w:rPr>
      </w:pPr>
      <w:r w:rsidRPr="00A86C68">
        <w:rPr>
          <w:rFonts w:ascii="Candara Light" w:hAnsi="Candara Light"/>
        </w:rPr>
        <w:t>When</w:t>
      </w:r>
      <w:r w:rsidR="006A373E" w:rsidRPr="00A86C68">
        <w:rPr>
          <w:rFonts w:ascii="Candara Light" w:hAnsi="Candara Light"/>
        </w:rPr>
        <w:t xml:space="preserve"> </w:t>
      </w:r>
      <w:r w:rsidR="00C6088E" w:rsidRPr="00A86C68">
        <w:rPr>
          <w:rFonts w:ascii="Candara Light" w:hAnsi="Candara Light"/>
        </w:rPr>
        <w:t xml:space="preserve">the first blockchain applications </w:t>
      </w:r>
      <w:r w:rsidR="00C36BB3">
        <w:rPr>
          <w:rFonts w:ascii="Candara Light" w:hAnsi="Candara Light"/>
        </w:rPr>
        <w:t>were</w:t>
      </w:r>
      <w:r w:rsidR="00C36BB3" w:rsidRPr="00A86C68">
        <w:rPr>
          <w:rFonts w:ascii="Candara Light" w:hAnsi="Candara Light"/>
        </w:rPr>
        <w:t xml:space="preserve"> </w:t>
      </w:r>
      <w:r w:rsidR="00C6088E" w:rsidRPr="00A86C68">
        <w:rPr>
          <w:rFonts w:ascii="Candara Light" w:hAnsi="Candara Light"/>
        </w:rPr>
        <w:t>developed</w:t>
      </w:r>
      <w:r w:rsidR="00AF4F70">
        <w:rPr>
          <w:rFonts w:ascii="Candara Light" w:hAnsi="Candara Light"/>
        </w:rPr>
        <w:t>, known as blockchain 1.0</w:t>
      </w:r>
      <w:r w:rsidR="00C6088E" w:rsidRPr="00A86C68">
        <w:rPr>
          <w:rFonts w:ascii="Candara Light" w:hAnsi="Candara Light"/>
        </w:rPr>
        <w:t>,</w:t>
      </w:r>
      <w:r w:rsidR="00E30375">
        <w:rPr>
          <w:rFonts w:ascii="Candara Light" w:hAnsi="Candara Light"/>
        </w:rPr>
        <w:t xml:space="preserve"> they were</w:t>
      </w:r>
      <w:r w:rsidR="00E85499" w:rsidRPr="00A86C68">
        <w:rPr>
          <w:rFonts w:ascii="Candara Light" w:hAnsi="Candara Light"/>
        </w:rPr>
        <w:t xml:space="preserve"> used </w:t>
      </w:r>
      <w:proofErr w:type="gramStart"/>
      <w:r w:rsidR="00E85499" w:rsidRPr="00A86C68">
        <w:rPr>
          <w:rFonts w:ascii="Candara Light" w:hAnsi="Candara Light"/>
        </w:rPr>
        <w:t>as a mean</w:t>
      </w:r>
      <w:r w:rsidR="00E30375">
        <w:rPr>
          <w:rFonts w:ascii="Candara Light" w:hAnsi="Candara Light"/>
        </w:rPr>
        <w:t>s</w:t>
      </w:r>
      <w:r w:rsidR="00E85499" w:rsidRPr="00A86C68">
        <w:rPr>
          <w:rFonts w:ascii="Candara Light" w:hAnsi="Candara Light"/>
        </w:rPr>
        <w:t xml:space="preserve"> to</w:t>
      </w:r>
      <w:proofErr w:type="gramEnd"/>
      <w:r w:rsidR="00E85499" w:rsidRPr="00A86C68">
        <w:rPr>
          <w:rFonts w:ascii="Candara Light" w:hAnsi="Candara Light"/>
        </w:rPr>
        <w:t xml:space="preserve"> </w:t>
      </w:r>
      <w:r w:rsidR="009926B7" w:rsidRPr="00A86C68">
        <w:rPr>
          <w:rFonts w:ascii="Candara Light" w:hAnsi="Candara Light"/>
        </w:rPr>
        <w:t>provide</w:t>
      </w:r>
      <w:r w:rsidR="009D3B04" w:rsidRPr="00A86C68">
        <w:rPr>
          <w:rFonts w:ascii="Candara Light" w:hAnsi="Candara Light"/>
        </w:rPr>
        <w:t xml:space="preserve"> </w:t>
      </w:r>
      <w:r w:rsidR="003056FE">
        <w:rPr>
          <w:rFonts w:ascii="Candara Light" w:hAnsi="Candara Light"/>
        </w:rPr>
        <w:t>a</w:t>
      </w:r>
      <w:r w:rsidR="008B34E7">
        <w:rPr>
          <w:rFonts w:ascii="Candara Light" w:hAnsi="Candara Light"/>
        </w:rPr>
        <w:t xml:space="preserve"> </w:t>
      </w:r>
      <w:r w:rsidR="003C4AF6">
        <w:rPr>
          <w:rFonts w:ascii="Candara Light" w:hAnsi="Candara Light"/>
        </w:rPr>
        <w:t>standard</w:t>
      </w:r>
      <w:r w:rsidR="003C4AF6" w:rsidRPr="00A86C68">
        <w:rPr>
          <w:rFonts w:ascii="Candara Light" w:hAnsi="Candara Light"/>
        </w:rPr>
        <w:t xml:space="preserve"> </w:t>
      </w:r>
      <w:r w:rsidR="003C4AF6">
        <w:rPr>
          <w:rFonts w:ascii="Candara Light" w:hAnsi="Candara Light"/>
        </w:rPr>
        <w:t>digital currency</w:t>
      </w:r>
      <w:r w:rsidR="009D3B04" w:rsidRPr="00A86C68">
        <w:rPr>
          <w:rFonts w:ascii="Candara Light" w:hAnsi="Candara Light"/>
        </w:rPr>
        <w:t xml:space="preserve">. </w:t>
      </w:r>
      <w:r w:rsidR="00651BFE" w:rsidRPr="00A86C68">
        <w:rPr>
          <w:rFonts w:ascii="Candara Light" w:hAnsi="Candara Light"/>
        </w:rPr>
        <w:t xml:space="preserve">As the technology </w:t>
      </w:r>
      <w:r w:rsidR="00462A22">
        <w:rPr>
          <w:rFonts w:ascii="Candara Light" w:hAnsi="Candara Light"/>
        </w:rPr>
        <w:t xml:space="preserve">has </w:t>
      </w:r>
      <w:r w:rsidR="00651BFE" w:rsidRPr="00A86C68">
        <w:rPr>
          <w:rFonts w:ascii="Candara Light" w:hAnsi="Candara Light"/>
        </w:rPr>
        <w:t>mature</w:t>
      </w:r>
      <w:r w:rsidR="00462A22">
        <w:rPr>
          <w:rFonts w:ascii="Candara Light" w:hAnsi="Candara Light"/>
        </w:rPr>
        <w:t>d</w:t>
      </w:r>
      <w:r w:rsidR="00651BFE" w:rsidRPr="00A86C68">
        <w:rPr>
          <w:rFonts w:ascii="Candara Light" w:hAnsi="Candara Light"/>
        </w:rPr>
        <w:t xml:space="preserve">, </w:t>
      </w:r>
      <w:r w:rsidR="00EA50A2">
        <w:rPr>
          <w:rFonts w:ascii="Candara Light" w:hAnsi="Candara Light"/>
        </w:rPr>
        <w:t>the focus has shifted to</w:t>
      </w:r>
      <w:r w:rsidR="00A94B54" w:rsidRPr="00A86C68">
        <w:rPr>
          <w:rFonts w:ascii="Candara Light" w:hAnsi="Candara Light"/>
        </w:rPr>
        <w:t xml:space="preserve"> more advance</w:t>
      </w:r>
      <w:r w:rsidR="00DE73C1">
        <w:rPr>
          <w:rFonts w:ascii="Candara Light" w:hAnsi="Candara Light"/>
        </w:rPr>
        <w:t>d</w:t>
      </w:r>
      <w:r w:rsidR="00A94B54" w:rsidRPr="00A86C68">
        <w:rPr>
          <w:rFonts w:ascii="Candara Light" w:hAnsi="Candara Light"/>
        </w:rPr>
        <w:t xml:space="preserve"> ownership and transaction authentication</w:t>
      </w:r>
      <w:r w:rsidR="00BC499A">
        <w:rPr>
          <w:rFonts w:ascii="Candara Light" w:hAnsi="Candara Light"/>
        </w:rPr>
        <w:t>,</w:t>
      </w:r>
      <w:r w:rsidR="00C962C8">
        <w:rPr>
          <w:rFonts w:ascii="Candara Light" w:hAnsi="Candara Light"/>
        </w:rPr>
        <w:t xml:space="preserve"> </w:t>
      </w:r>
      <w:r w:rsidR="00BC499A">
        <w:rPr>
          <w:rFonts w:ascii="Candara Light" w:hAnsi="Candara Light"/>
        </w:rPr>
        <w:t>k</w:t>
      </w:r>
      <w:r w:rsidR="00E91F08">
        <w:rPr>
          <w:rFonts w:ascii="Candara Light" w:hAnsi="Candara Light"/>
        </w:rPr>
        <w:t>now</w:t>
      </w:r>
      <w:r w:rsidR="00BC499A">
        <w:rPr>
          <w:rFonts w:ascii="Candara Light" w:hAnsi="Candara Light"/>
        </w:rPr>
        <w:t>n</w:t>
      </w:r>
      <w:r w:rsidR="00E91F08">
        <w:rPr>
          <w:rFonts w:ascii="Candara Light" w:hAnsi="Candara Light"/>
        </w:rPr>
        <w:t xml:space="preserve"> as </w:t>
      </w:r>
      <w:r w:rsidR="0026708F">
        <w:rPr>
          <w:rFonts w:ascii="Candara Light" w:hAnsi="Candara Light"/>
        </w:rPr>
        <w:t>blockchain</w:t>
      </w:r>
      <w:r w:rsidR="00E91F08">
        <w:rPr>
          <w:rFonts w:ascii="Candara Light" w:hAnsi="Candara Light"/>
        </w:rPr>
        <w:t xml:space="preserve"> 2.0, t</w:t>
      </w:r>
      <w:r w:rsidR="00C962C8">
        <w:rPr>
          <w:rFonts w:ascii="Candara Light" w:hAnsi="Candara Light"/>
        </w:rPr>
        <w:t xml:space="preserve">his technology starts to </w:t>
      </w:r>
      <w:r w:rsidR="000973FA" w:rsidRPr="00A86C68">
        <w:rPr>
          <w:rFonts w:ascii="Candara Light" w:hAnsi="Candara Light"/>
        </w:rPr>
        <w:t>migrat</w:t>
      </w:r>
      <w:r w:rsidR="00C962C8">
        <w:rPr>
          <w:rFonts w:ascii="Candara Light" w:hAnsi="Candara Light"/>
        </w:rPr>
        <w:t>e</w:t>
      </w:r>
      <w:r w:rsidR="000973FA" w:rsidRPr="00A86C68">
        <w:rPr>
          <w:rFonts w:ascii="Candara Light" w:hAnsi="Candara Light"/>
        </w:rPr>
        <w:t xml:space="preserve"> physical contracts to </w:t>
      </w:r>
      <w:r w:rsidR="001058A0" w:rsidRPr="00A86C68">
        <w:rPr>
          <w:rFonts w:ascii="Candara Light" w:hAnsi="Candara Light"/>
        </w:rPr>
        <w:t xml:space="preserve">smart </w:t>
      </w:r>
      <w:r w:rsidR="00775CB4" w:rsidRPr="00A86C68">
        <w:rPr>
          <w:rFonts w:ascii="Candara Light" w:hAnsi="Candara Light"/>
        </w:rPr>
        <w:t>contract</w:t>
      </w:r>
      <w:r w:rsidR="00A14905">
        <w:rPr>
          <w:rFonts w:ascii="Candara Light" w:hAnsi="Candara Light"/>
        </w:rPr>
        <w:t>s</w:t>
      </w:r>
      <w:r w:rsidR="00775CB4" w:rsidRPr="00A86C68">
        <w:rPr>
          <w:rFonts w:ascii="Candara Light" w:hAnsi="Candara Light"/>
        </w:rPr>
        <w:t xml:space="preserve"> and</w:t>
      </w:r>
      <w:r w:rsidR="00774303" w:rsidRPr="00A86C68">
        <w:rPr>
          <w:rFonts w:ascii="Candara Light" w:hAnsi="Candara Light"/>
        </w:rPr>
        <w:t xml:space="preserve"> </w:t>
      </w:r>
      <w:r w:rsidR="00FA5817" w:rsidRPr="00A86C68">
        <w:rPr>
          <w:rFonts w:ascii="Candara Light" w:hAnsi="Candara Light"/>
        </w:rPr>
        <w:t>execute</w:t>
      </w:r>
      <w:r w:rsidR="00A14905">
        <w:rPr>
          <w:rFonts w:ascii="Candara Light" w:hAnsi="Candara Light"/>
        </w:rPr>
        <w:t>s</w:t>
      </w:r>
      <w:r w:rsidR="00FA5817" w:rsidRPr="00A86C68">
        <w:rPr>
          <w:rFonts w:ascii="Candara Light" w:hAnsi="Candara Light"/>
        </w:rPr>
        <w:t xml:space="preserve"> orders once predetermined conditions are met.</w:t>
      </w:r>
      <w:r w:rsidR="00924B97" w:rsidRPr="00A86C68">
        <w:rPr>
          <w:rFonts w:ascii="Candara Light" w:hAnsi="Candara Light"/>
        </w:rPr>
        <w:t xml:space="preserve"> </w:t>
      </w:r>
      <w:r w:rsidR="00775CB4">
        <w:rPr>
          <w:rFonts w:ascii="Candara Light" w:hAnsi="Candara Light"/>
        </w:rPr>
        <w:t>While blockchain</w:t>
      </w:r>
      <w:r w:rsidR="00597D92">
        <w:rPr>
          <w:rFonts w:ascii="Candara Light" w:hAnsi="Candara Light"/>
        </w:rPr>
        <w:t xml:space="preserve"> technology </w:t>
      </w:r>
      <w:r w:rsidR="00EF5D1B">
        <w:rPr>
          <w:rFonts w:ascii="Candara Light" w:hAnsi="Candara Light"/>
        </w:rPr>
        <w:t xml:space="preserve">is </w:t>
      </w:r>
      <w:r w:rsidR="00CD4F7F">
        <w:rPr>
          <w:rFonts w:ascii="Candara Light" w:hAnsi="Candara Light"/>
        </w:rPr>
        <w:t xml:space="preserve">slowly </w:t>
      </w:r>
      <w:r w:rsidR="0086046B">
        <w:rPr>
          <w:rFonts w:ascii="Candara Light" w:hAnsi="Candara Light"/>
        </w:rPr>
        <w:t>matured for commercial use</w:t>
      </w:r>
      <w:r w:rsidR="00775CB4">
        <w:rPr>
          <w:rFonts w:ascii="Candara Light" w:hAnsi="Candara Light"/>
        </w:rPr>
        <w:t xml:space="preserve">, </w:t>
      </w:r>
      <w:r w:rsidR="00072FC5">
        <w:rPr>
          <w:rFonts w:ascii="Candara Light" w:hAnsi="Candara Light"/>
        </w:rPr>
        <w:t xml:space="preserve">more </w:t>
      </w:r>
      <w:r w:rsidR="005F3C90">
        <w:rPr>
          <w:rFonts w:ascii="Candara Light" w:hAnsi="Candara Light"/>
        </w:rPr>
        <w:t>enterprise</w:t>
      </w:r>
      <w:r w:rsidR="00CA136C">
        <w:rPr>
          <w:rFonts w:ascii="Candara Light" w:hAnsi="Candara Light"/>
        </w:rPr>
        <w:t>s</w:t>
      </w:r>
      <w:r w:rsidR="00072FC5">
        <w:rPr>
          <w:rFonts w:ascii="Candara Light" w:hAnsi="Candara Light"/>
        </w:rPr>
        <w:t xml:space="preserve"> </w:t>
      </w:r>
      <w:r w:rsidR="00740870">
        <w:rPr>
          <w:rFonts w:ascii="Candara Light" w:hAnsi="Candara Light"/>
        </w:rPr>
        <w:t xml:space="preserve">are </w:t>
      </w:r>
      <w:r w:rsidR="00072FC5">
        <w:rPr>
          <w:rFonts w:ascii="Candara Light" w:hAnsi="Candara Light"/>
        </w:rPr>
        <w:t>start</w:t>
      </w:r>
      <w:r w:rsidR="00740870">
        <w:rPr>
          <w:rFonts w:ascii="Candara Light" w:hAnsi="Candara Light"/>
        </w:rPr>
        <w:t>ing</w:t>
      </w:r>
      <w:r w:rsidR="00072FC5">
        <w:rPr>
          <w:rFonts w:ascii="Candara Light" w:hAnsi="Candara Light"/>
        </w:rPr>
        <w:t xml:space="preserve"> to build </w:t>
      </w:r>
      <w:r w:rsidR="005F3C90">
        <w:rPr>
          <w:rFonts w:ascii="Candara Light" w:hAnsi="Candara Light"/>
        </w:rPr>
        <w:t>service</w:t>
      </w:r>
      <w:r w:rsidR="00740870">
        <w:rPr>
          <w:rFonts w:ascii="Candara Light" w:hAnsi="Candara Light"/>
        </w:rPr>
        <w:t>s</w:t>
      </w:r>
      <w:r w:rsidR="005F3C90">
        <w:rPr>
          <w:rFonts w:ascii="Candara Light" w:hAnsi="Candara Light"/>
        </w:rPr>
        <w:t xml:space="preserve"> </w:t>
      </w:r>
      <w:r w:rsidR="00B559E1">
        <w:rPr>
          <w:rFonts w:ascii="Candara Light" w:hAnsi="Candara Light"/>
        </w:rPr>
        <w:t xml:space="preserve">and </w:t>
      </w:r>
      <w:r w:rsidR="005E4B1F">
        <w:rPr>
          <w:rFonts w:ascii="Candara Light" w:hAnsi="Candara Light"/>
        </w:rPr>
        <w:t xml:space="preserve">enhance their </w:t>
      </w:r>
      <w:r w:rsidR="00DA4F28">
        <w:rPr>
          <w:rFonts w:ascii="Candara Light" w:hAnsi="Candara Light"/>
        </w:rPr>
        <w:t xml:space="preserve">transaction </w:t>
      </w:r>
      <w:r w:rsidR="00A808DC">
        <w:rPr>
          <w:rFonts w:ascii="Candara Light" w:hAnsi="Candara Light"/>
        </w:rPr>
        <w:t>process</w:t>
      </w:r>
      <w:r w:rsidR="00740870">
        <w:rPr>
          <w:rFonts w:ascii="Candara Light" w:hAnsi="Candara Light"/>
        </w:rPr>
        <w:t>es</w:t>
      </w:r>
      <w:r w:rsidR="00DA4F28">
        <w:rPr>
          <w:rFonts w:ascii="Candara Light" w:hAnsi="Candara Light"/>
        </w:rPr>
        <w:t xml:space="preserve"> </w:t>
      </w:r>
      <w:r w:rsidR="00072FC5">
        <w:rPr>
          <w:rFonts w:ascii="Candara Light" w:hAnsi="Candara Light"/>
        </w:rPr>
        <w:t>using blockchain.</w:t>
      </w:r>
    </w:p>
    <w:p w14:paraId="119B3500" w14:textId="29AC2F6E" w:rsidR="005903BB" w:rsidRPr="005903BB" w:rsidRDefault="00405857" w:rsidP="00595806">
      <w:pPr>
        <w:rPr>
          <w:rFonts w:ascii="Candara Light" w:hAnsi="Candara Light"/>
        </w:rPr>
      </w:pPr>
      <w:r>
        <w:rPr>
          <w:rFonts w:ascii="Candara Light" w:hAnsi="Candara Light"/>
        </w:rPr>
        <w:t xml:space="preserve">This section will be an informative </w:t>
      </w:r>
      <w:r w:rsidR="00B65D7E">
        <w:rPr>
          <w:rFonts w:ascii="Candara Light" w:hAnsi="Candara Light"/>
        </w:rPr>
        <w:t xml:space="preserve">analysis into </w:t>
      </w:r>
      <w:r w:rsidR="00D35547">
        <w:rPr>
          <w:rFonts w:ascii="Candara Light" w:hAnsi="Candara Light"/>
        </w:rPr>
        <w:t xml:space="preserve">the </w:t>
      </w:r>
      <w:r w:rsidR="00B65D7E">
        <w:rPr>
          <w:rFonts w:ascii="Candara Light" w:hAnsi="Candara Light"/>
        </w:rPr>
        <w:t xml:space="preserve">current </w:t>
      </w:r>
      <w:r w:rsidR="00187D91">
        <w:rPr>
          <w:rFonts w:ascii="Candara Light" w:hAnsi="Candara Light"/>
        </w:rPr>
        <w:t>opportunities to implement blockchain</w:t>
      </w:r>
      <w:r w:rsidR="008D37EF">
        <w:rPr>
          <w:rFonts w:ascii="Candara Light" w:hAnsi="Candara Light"/>
        </w:rPr>
        <w:t xml:space="preserve"> and deep dive into how banks and payment industr</w:t>
      </w:r>
      <w:r w:rsidR="004F024F">
        <w:rPr>
          <w:rFonts w:ascii="Candara Light" w:hAnsi="Candara Light"/>
        </w:rPr>
        <w:t>ies</w:t>
      </w:r>
      <w:r w:rsidR="008D37EF">
        <w:rPr>
          <w:rFonts w:ascii="Candara Light" w:hAnsi="Candara Light"/>
        </w:rPr>
        <w:t xml:space="preserve"> integrate this technology. </w:t>
      </w:r>
    </w:p>
    <w:p w14:paraId="1B9AD8B4" w14:textId="305D97F4" w:rsidR="00581438" w:rsidRDefault="005903BB" w:rsidP="00595806">
      <w:pPr>
        <w:rPr>
          <w:rFonts w:ascii="Candara Light" w:hAnsi="Candara Light"/>
        </w:rPr>
      </w:pPr>
      <w:r>
        <w:rPr>
          <w:noProof/>
        </w:rPr>
        <w:drawing>
          <wp:inline distT="0" distB="0" distL="0" distR="0" wp14:anchorId="1653728C" wp14:editId="59B28322">
            <wp:extent cx="5897880" cy="153237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1" b="2015"/>
                    <a:stretch/>
                  </pic:blipFill>
                  <pic:spPr bwMode="auto">
                    <a:xfrm>
                      <a:off x="0" y="0"/>
                      <a:ext cx="5898382" cy="1532504"/>
                    </a:xfrm>
                    <a:prstGeom prst="rect">
                      <a:avLst/>
                    </a:prstGeom>
                    <a:ln>
                      <a:noFill/>
                    </a:ln>
                    <a:extLst>
                      <a:ext uri="{53640926-AAD7-44D8-BBD7-CCE9431645EC}">
                        <a14:shadowObscured xmlns:a14="http://schemas.microsoft.com/office/drawing/2010/main"/>
                      </a:ext>
                    </a:extLst>
                  </pic:spPr>
                </pic:pic>
              </a:graphicData>
            </a:graphic>
          </wp:inline>
        </w:drawing>
      </w:r>
    </w:p>
    <w:p w14:paraId="02E92642" w14:textId="71646E0F" w:rsidR="002A5F5E" w:rsidRPr="002A5F5E" w:rsidRDefault="00506BED" w:rsidP="00AB1C0B">
      <w:pPr>
        <w:pStyle w:val="Heading2"/>
      </w:pPr>
      <w:r>
        <w:rPr>
          <w:color w:val="FFFFFF" w:themeColor="background1"/>
          <w:shd w:val="clear" w:color="auto" w:fill="4472C4" w:themeFill="accent1"/>
        </w:rPr>
        <w:t xml:space="preserve"> </w:t>
      </w:r>
      <w:bookmarkStart w:id="20" w:name="_Toc109659266"/>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4.1</w:t>
      </w:r>
      <w:r w:rsidRPr="00674654">
        <w:rPr>
          <w:color w:val="FFFFFF" w:themeColor="background1"/>
          <w:shd w:val="clear" w:color="auto" w:fill="4472C4" w:themeFill="accent1"/>
        </w:rPr>
        <w:t xml:space="preserve">  </w:t>
      </w:r>
      <w:r w:rsidRPr="00674654">
        <w:rPr>
          <w:color w:val="FFFFFF" w:themeColor="background1"/>
        </w:rPr>
        <w:t xml:space="preserve"> </w:t>
      </w:r>
      <w:r>
        <w:t>Cryptocurrency</w:t>
      </w:r>
      <w:bookmarkEnd w:id="20"/>
    </w:p>
    <w:p w14:paraId="26C3C9ED" w14:textId="34DF361A" w:rsidR="00410FBA" w:rsidRPr="00410FBA" w:rsidRDefault="00575E7B" w:rsidP="00410FBA">
      <w:r>
        <w:rPr>
          <w:noProof/>
        </w:rPr>
        <mc:AlternateContent>
          <mc:Choice Requires="wps">
            <w:drawing>
              <wp:anchor distT="45720" distB="45720" distL="114300" distR="114300" simplePos="0" relativeHeight="251658241" behindDoc="0" locked="0" layoutInCell="1" allowOverlap="1" wp14:anchorId="7AE7697D" wp14:editId="2804AD6C">
                <wp:simplePos x="0" y="0"/>
                <wp:positionH relativeFrom="column">
                  <wp:posOffset>974090</wp:posOffset>
                </wp:positionH>
                <wp:positionV relativeFrom="paragraph">
                  <wp:posOffset>144780</wp:posOffset>
                </wp:positionV>
                <wp:extent cx="5325110" cy="657860"/>
                <wp:effectExtent l="0" t="0" r="2794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657860"/>
                        </a:xfrm>
                        <a:prstGeom prst="rect">
                          <a:avLst/>
                        </a:prstGeom>
                        <a:solidFill>
                          <a:srgbClr val="FFFFFF"/>
                        </a:solidFill>
                        <a:ln w="9525">
                          <a:solidFill>
                            <a:schemeClr val="bg2">
                              <a:lumMod val="90000"/>
                            </a:schemeClr>
                          </a:solidFill>
                          <a:miter lim="800000"/>
                          <a:headEnd/>
                          <a:tailEnd/>
                        </a:ln>
                      </wps:spPr>
                      <wps:txbx>
                        <w:txbxContent>
                          <w:p w14:paraId="696F31B3" w14:textId="69C4D4C6" w:rsidR="007463AB" w:rsidRPr="00575E7B" w:rsidRDefault="00820BA5" w:rsidP="007463AB">
                            <w:pPr>
                              <w:rPr>
                                <w:rFonts w:ascii="Candara Light" w:hAnsi="Candara Light"/>
                                <w:b/>
                                <w:bCs/>
                              </w:rPr>
                            </w:pPr>
                            <w:r w:rsidRPr="00575E7B">
                              <w:rPr>
                                <w:rFonts w:ascii="Candara Light" w:hAnsi="Candara Light"/>
                                <w:b/>
                                <w:bCs/>
                              </w:rPr>
                              <w:t>Cryptocurrenc</w:t>
                            </w:r>
                            <w:r>
                              <w:rPr>
                                <w:rFonts w:ascii="Candara Light" w:hAnsi="Candara Light"/>
                                <w:b/>
                                <w:bCs/>
                              </w:rPr>
                              <w:t>y</w:t>
                            </w:r>
                            <w:r w:rsidRPr="00575E7B">
                              <w:rPr>
                                <w:rFonts w:ascii="Candara Light" w:hAnsi="Candara Light"/>
                                <w:b/>
                                <w:bCs/>
                              </w:rPr>
                              <w:t xml:space="preserve"> </w:t>
                            </w:r>
                            <w:r w:rsidR="007463AB" w:rsidRPr="00575E7B">
                              <w:rPr>
                                <w:rFonts w:ascii="Candara Light" w:hAnsi="Candara Light"/>
                                <w:b/>
                                <w:bCs/>
                              </w:rPr>
                              <w:t xml:space="preserve">is a digital representation </w:t>
                            </w:r>
                            <w:r w:rsidR="00AE03B8">
                              <w:rPr>
                                <w:rFonts w:ascii="Candara Light" w:hAnsi="Candara Light"/>
                                <w:b/>
                                <w:bCs/>
                              </w:rPr>
                              <w:t xml:space="preserve">of </w:t>
                            </w:r>
                            <w:r w:rsidR="00217B2C">
                              <w:rPr>
                                <w:rFonts w:ascii="Candara Light" w:hAnsi="Candara Light"/>
                                <w:b/>
                                <w:bCs/>
                              </w:rPr>
                              <w:t xml:space="preserve">currency </w:t>
                            </w:r>
                            <w:r w:rsidR="007463AB" w:rsidRPr="00575E7B">
                              <w:rPr>
                                <w:rFonts w:ascii="Candara Light" w:hAnsi="Candara Light"/>
                                <w:b/>
                                <w:bCs/>
                              </w:rPr>
                              <w:t xml:space="preserve">that is not issued by central banks or any public </w:t>
                            </w:r>
                            <w:r w:rsidR="00575E7B" w:rsidRPr="00575E7B">
                              <w:rPr>
                                <w:rFonts w:ascii="Candara Light" w:hAnsi="Candara Light"/>
                                <w:b/>
                                <w:bCs/>
                              </w:rPr>
                              <w:t>authorities but</w:t>
                            </w:r>
                            <w:r w:rsidR="00363928" w:rsidRPr="00575E7B">
                              <w:rPr>
                                <w:rFonts w:ascii="Candara Light" w:hAnsi="Candara Light"/>
                                <w:b/>
                                <w:bCs/>
                              </w:rPr>
                              <w:t xml:space="preserve"> is being accepted by two or more parties as a mean to exchange</w:t>
                            </w:r>
                            <w:r w:rsidR="00575E7B" w:rsidRPr="00575E7B">
                              <w:rPr>
                                <w:rFonts w:ascii="Candara Light" w:hAnsi="Candara Light"/>
                                <w:b/>
                                <w:bCs/>
                              </w:rPr>
                              <w:t>, store, and transfer electronically.</w:t>
                            </w:r>
                          </w:p>
                          <w:p w14:paraId="6EEAB66E" w14:textId="1AA34B56" w:rsidR="00763CCF" w:rsidRDefault="00763C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7697D" id="_x0000_t202" coordsize="21600,21600" o:spt="202" path="m,l,21600r21600,l21600,xe">
                <v:stroke joinstyle="miter"/>
                <v:path gradientshapeok="t" o:connecttype="rect"/>
              </v:shapetype>
              <v:shape id="Text Box 2" o:spid="_x0000_s1026" type="#_x0000_t202" style="position:absolute;margin-left:76.7pt;margin-top:11.4pt;width:419.3pt;height:51.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" strokecolor="#cfcdcd [2894]">
                <v:textbox>
                  <w:txbxContent>
                    <w:p w14:paraId="696F31B3" w14:textId="69C4D4C6" w:rsidR="007463AB" w:rsidRPr="00575E7B" w:rsidRDefault="00820BA5" w:rsidP="007463AB">
                      <w:pPr>
                        <w:rPr>
                          <w:rFonts w:ascii="Candara Light" w:hAnsi="Candara Light"/>
                          <w:b/>
                          <w:bCs/>
                        </w:rPr>
                      </w:pPr>
                      <w:r w:rsidRPr="00575E7B">
                        <w:rPr>
                          <w:rFonts w:ascii="Candara Light" w:hAnsi="Candara Light"/>
                          <w:b/>
                          <w:bCs/>
                        </w:rPr>
                        <w:t>Cryptocurrenc</w:t>
                      </w:r>
                      <w:r>
                        <w:rPr>
                          <w:rFonts w:ascii="Candara Light" w:hAnsi="Candara Light"/>
                          <w:b/>
                          <w:bCs/>
                        </w:rPr>
                        <w:t>y</w:t>
                      </w:r>
                      <w:r w:rsidRPr="00575E7B">
                        <w:rPr>
                          <w:rFonts w:ascii="Candara Light" w:hAnsi="Candara Light"/>
                          <w:b/>
                          <w:bCs/>
                        </w:rPr>
                        <w:t xml:space="preserve"> </w:t>
                      </w:r>
                      <w:r w:rsidR="007463AB" w:rsidRPr="00575E7B">
                        <w:rPr>
                          <w:rFonts w:ascii="Candara Light" w:hAnsi="Candara Light"/>
                          <w:b/>
                          <w:bCs/>
                        </w:rPr>
                        <w:t xml:space="preserve">is a digital representation </w:t>
                      </w:r>
                      <w:r w:rsidR="00AE03B8">
                        <w:rPr>
                          <w:rFonts w:ascii="Candara Light" w:hAnsi="Candara Light"/>
                          <w:b/>
                          <w:bCs/>
                        </w:rPr>
                        <w:t xml:space="preserve">of </w:t>
                      </w:r>
                      <w:r w:rsidR="00217B2C">
                        <w:rPr>
                          <w:rFonts w:ascii="Candara Light" w:hAnsi="Candara Light"/>
                          <w:b/>
                          <w:bCs/>
                        </w:rPr>
                        <w:t xml:space="preserve">currency </w:t>
                      </w:r>
                      <w:r w:rsidR="007463AB" w:rsidRPr="00575E7B">
                        <w:rPr>
                          <w:rFonts w:ascii="Candara Light" w:hAnsi="Candara Light"/>
                          <w:b/>
                          <w:bCs/>
                        </w:rPr>
                        <w:t xml:space="preserve">that is not issued by central banks or any public </w:t>
                      </w:r>
                      <w:r w:rsidR="00575E7B" w:rsidRPr="00575E7B">
                        <w:rPr>
                          <w:rFonts w:ascii="Candara Light" w:hAnsi="Candara Light"/>
                          <w:b/>
                          <w:bCs/>
                        </w:rPr>
                        <w:t>authorities but</w:t>
                      </w:r>
                      <w:r w:rsidR="00363928" w:rsidRPr="00575E7B">
                        <w:rPr>
                          <w:rFonts w:ascii="Candara Light" w:hAnsi="Candara Light"/>
                          <w:b/>
                          <w:bCs/>
                        </w:rPr>
                        <w:t xml:space="preserve"> is being accepted by two or more parties as a mean to exchange</w:t>
                      </w:r>
                      <w:r w:rsidR="00575E7B" w:rsidRPr="00575E7B">
                        <w:rPr>
                          <w:rFonts w:ascii="Candara Light" w:hAnsi="Candara Light"/>
                          <w:b/>
                          <w:bCs/>
                        </w:rPr>
                        <w:t>, store, and transfer electronically.</w:t>
                      </w:r>
                    </w:p>
                    <w:p w14:paraId="6EEAB66E" w14:textId="1AA34B56" w:rsidR="00763CCF" w:rsidRDefault="00763CCF"/>
                  </w:txbxContent>
                </v:textbox>
                <w10:wrap type="square"/>
              </v:shape>
            </w:pict>
          </mc:Fallback>
        </mc:AlternateContent>
      </w:r>
      <w:r w:rsidR="002A3E39">
        <w:rPr>
          <w:noProof/>
        </w:rPr>
        <w:drawing>
          <wp:anchor distT="0" distB="0" distL="114300" distR="114300" simplePos="0" relativeHeight="251658240" behindDoc="0" locked="0" layoutInCell="1" allowOverlap="1" wp14:anchorId="17002781" wp14:editId="5479F2B7">
            <wp:simplePos x="0" y="0"/>
            <wp:positionH relativeFrom="margin">
              <wp:align>left</wp:align>
            </wp:positionH>
            <wp:positionV relativeFrom="paragraph">
              <wp:posOffset>34353</wp:posOffset>
            </wp:positionV>
            <wp:extent cx="924448" cy="835660"/>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3968"/>
                    <a:stretch/>
                  </pic:blipFill>
                  <pic:spPr bwMode="auto">
                    <a:xfrm>
                      <a:off x="0" y="0"/>
                      <a:ext cx="925874" cy="836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C0B">
        <w:t xml:space="preserve"> </w:t>
      </w:r>
      <w:proofErr w:type="spellStart"/>
      <w:r w:rsidR="002A3E39">
        <w:t>S</w:t>
      </w:r>
      <w:r w:rsidR="002A5F5E">
        <w:t>ssssssssssssss</w:t>
      </w:r>
      <w:proofErr w:type="spellEnd"/>
      <w:r w:rsidR="002A3E39">
        <w:t xml:space="preserve"> </w:t>
      </w:r>
      <w:r w:rsidR="002A3E39">
        <w:tab/>
        <w:t xml:space="preserve">  </w:t>
      </w:r>
    </w:p>
    <w:p w14:paraId="39C7B944" w14:textId="3E1B326E" w:rsidR="00342786" w:rsidRDefault="00342786" w:rsidP="00595806"/>
    <w:p w14:paraId="49FF3811" w14:textId="77777777" w:rsidR="00E530DF" w:rsidRDefault="00E530DF" w:rsidP="00595806">
      <w:pPr>
        <w:rPr>
          <w:rFonts w:ascii="Candara Light" w:hAnsi="Candara Light"/>
        </w:rPr>
        <w:sectPr w:rsidR="00E530DF" w:rsidSect="002558AF">
          <w:type w:val="continuous"/>
          <w:pgSz w:w="12240" w:h="15840"/>
          <w:pgMar w:top="1440" w:right="1440" w:bottom="1440" w:left="1440" w:header="708" w:footer="708" w:gutter="0"/>
          <w:cols w:space="720"/>
          <w:docGrid w:linePitch="360"/>
        </w:sectPr>
      </w:pPr>
    </w:p>
    <w:p w14:paraId="346A7FCD" w14:textId="14F88764" w:rsidR="00342786" w:rsidRPr="001E4893" w:rsidRDefault="00342F6A" w:rsidP="00595806">
      <w:pPr>
        <w:rPr>
          <w:rFonts w:ascii="Candara Light" w:hAnsi="Candara Light"/>
        </w:rPr>
      </w:pPr>
      <w:r w:rsidRPr="001E4893">
        <w:rPr>
          <w:rFonts w:ascii="Candara Light" w:hAnsi="Candara Light"/>
        </w:rPr>
        <w:t xml:space="preserve">Cryptocurrencies </w:t>
      </w:r>
      <w:r w:rsidR="0000290C">
        <w:rPr>
          <w:rFonts w:ascii="Candara Light" w:hAnsi="Candara Light"/>
        </w:rPr>
        <w:t>create</w:t>
      </w:r>
      <w:r w:rsidR="004A125E" w:rsidRPr="001E4893">
        <w:rPr>
          <w:rFonts w:ascii="Candara Light" w:hAnsi="Candara Light"/>
        </w:rPr>
        <w:t xml:space="preserve"> a trading system that </w:t>
      </w:r>
      <w:r w:rsidR="00563867" w:rsidRPr="001E4893">
        <w:rPr>
          <w:rFonts w:ascii="Candara Light" w:hAnsi="Candara Light"/>
        </w:rPr>
        <w:t>provides</w:t>
      </w:r>
      <w:r w:rsidR="004A125E" w:rsidRPr="001E4893">
        <w:rPr>
          <w:rFonts w:ascii="Candara Light" w:hAnsi="Candara Light"/>
        </w:rPr>
        <w:t xml:space="preserve"> the consumer and merchant </w:t>
      </w:r>
      <w:r w:rsidR="00563867" w:rsidRPr="001E4893">
        <w:rPr>
          <w:rFonts w:ascii="Candara Light" w:hAnsi="Candara Light"/>
        </w:rPr>
        <w:t xml:space="preserve">necessary function to make trades. </w:t>
      </w:r>
      <w:r w:rsidR="00C528F5" w:rsidRPr="001E4893">
        <w:rPr>
          <w:rFonts w:ascii="Candara Light" w:hAnsi="Candara Light"/>
        </w:rPr>
        <w:t xml:space="preserve">These payment transactions </w:t>
      </w:r>
      <w:r w:rsidR="00F05D71">
        <w:rPr>
          <w:rFonts w:ascii="Candara Light" w:hAnsi="Candara Light"/>
        </w:rPr>
        <w:t>are typically completed in a matter of</w:t>
      </w:r>
      <w:r w:rsidR="00C528F5" w:rsidRPr="001E4893">
        <w:rPr>
          <w:rFonts w:ascii="Candara Light" w:hAnsi="Candara Light"/>
        </w:rPr>
        <w:t xml:space="preserve"> seconds</w:t>
      </w:r>
      <w:ins w:id="21" w:author="Laskovy, Andrew M" w:date="2022-08-15T08:26:00Z">
        <w:r w:rsidR="003D0C2C">
          <w:rPr>
            <w:rFonts w:ascii="Candara Light" w:hAnsi="Candara Light"/>
          </w:rPr>
          <w:t xml:space="preserve"> </w:t>
        </w:r>
      </w:ins>
      <w:r w:rsidR="00C528F5" w:rsidRPr="001E4893">
        <w:rPr>
          <w:rFonts w:ascii="Candara Light" w:hAnsi="Candara Light"/>
        </w:rPr>
        <w:t xml:space="preserve">(permissionless) or </w:t>
      </w:r>
      <w:r w:rsidR="00233E84" w:rsidRPr="001E4893">
        <w:rPr>
          <w:rFonts w:ascii="Candara Light" w:hAnsi="Candara Light"/>
        </w:rPr>
        <w:t>minutes</w:t>
      </w:r>
      <w:ins w:id="22" w:author="Laskovy, Andrew M" w:date="2022-08-15T08:26:00Z">
        <w:r w:rsidR="003D0C2C">
          <w:rPr>
            <w:rFonts w:ascii="Candara Light" w:hAnsi="Candara Light"/>
          </w:rPr>
          <w:t xml:space="preserve"> </w:t>
        </w:r>
      </w:ins>
      <w:r w:rsidR="00233E84" w:rsidRPr="001E4893">
        <w:rPr>
          <w:rFonts w:ascii="Candara Light" w:hAnsi="Candara Light"/>
        </w:rPr>
        <w:t xml:space="preserve">(permissioned) regardless of the geographic distance. </w:t>
      </w:r>
      <w:r w:rsidR="00831410" w:rsidRPr="001E4893">
        <w:rPr>
          <w:rFonts w:ascii="Candara Light" w:hAnsi="Candara Light"/>
        </w:rPr>
        <w:t xml:space="preserve">Another </w:t>
      </w:r>
      <w:r w:rsidR="006B7702">
        <w:rPr>
          <w:rFonts w:ascii="Candara Light" w:hAnsi="Candara Light"/>
        </w:rPr>
        <w:t>benefit</w:t>
      </w:r>
      <w:r w:rsidR="006B7702" w:rsidRPr="001E4893">
        <w:rPr>
          <w:rFonts w:ascii="Candara Light" w:hAnsi="Candara Light"/>
        </w:rPr>
        <w:t xml:space="preserve"> </w:t>
      </w:r>
      <w:r w:rsidR="00831410" w:rsidRPr="001E4893">
        <w:rPr>
          <w:rFonts w:ascii="Candara Light" w:hAnsi="Candara Light"/>
        </w:rPr>
        <w:t xml:space="preserve">blockchain provides is that </w:t>
      </w:r>
      <w:r w:rsidR="00CF1839" w:rsidRPr="001E4893">
        <w:rPr>
          <w:rFonts w:ascii="Candara Light" w:hAnsi="Candara Light"/>
        </w:rPr>
        <w:t xml:space="preserve">since all transactions are completed </w:t>
      </w:r>
      <w:r w:rsidR="00D64BCD" w:rsidRPr="001E4893">
        <w:rPr>
          <w:rFonts w:ascii="Candara Light" w:hAnsi="Candara Light"/>
        </w:rPr>
        <w:t>in a direct manner, any service fee from third player can be neglected</w:t>
      </w:r>
      <w:r w:rsidR="009C3BE3">
        <w:rPr>
          <w:rFonts w:ascii="Candara Light" w:hAnsi="Candara Light"/>
        </w:rPr>
        <w:t>.</w:t>
      </w:r>
      <w:r w:rsidR="001E4893" w:rsidRPr="001E4893">
        <w:rPr>
          <w:rFonts w:ascii="Candara Light" w:hAnsi="Candara Light"/>
        </w:rPr>
        <w:t xml:space="preserve"> </w:t>
      </w:r>
      <w:r w:rsidR="009C3BE3">
        <w:rPr>
          <w:rFonts w:ascii="Candara Light" w:hAnsi="Candara Light"/>
        </w:rPr>
        <w:t>Providing</w:t>
      </w:r>
      <w:r w:rsidR="001E4893" w:rsidRPr="001E4893">
        <w:rPr>
          <w:rFonts w:ascii="Candara Light" w:hAnsi="Candara Light"/>
        </w:rPr>
        <w:t xml:space="preserve"> a cost-saving approach to make any transactions</w:t>
      </w:r>
      <w:r w:rsidR="00D64BCD" w:rsidRPr="001E4893">
        <w:rPr>
          <w:rFonts w:ascii="Candara Light" w:hAnsi="Candara Light"/>
        </w:rPr>
        <w:t xml:space="preserve">. </w:t>
      </w:r>
      <w:r w:rsidR="004A125E" w:rsidRPr="001E4893">
        <w:rPr>
          <w:rFonts w:ascii="Candara Light" w:hAnsi="Candara Light"/>
        </w:rPr>
        <w:t xml:space="preserve"> </w:t>
      </w:r>
    </w:p>
    <w:p w14:paraId="78C03DD4" w14:textId="2A1771E9" w:rsidR="00342786" w:rsidRPr="009F6C76" w:rsidRDefault="007E4D5B" w:rsidP="00595806">
      <w:pPr>
        <w:rPr>
          <w:rFonts w:ascii="Candara Light" w:hAnsi="Candara Light"/>
        </w:rPr>
      </w:pPr>
      <w:r>
        <w:rPr>
          <w:rFonts w:ascii="Candara Light" w:hAnsi="Candara Light"/>
        </w:rPr>
        <w:t xml:space="preserve">Bitcoin, first developed in 2008, </w:t>
      </w:r>
      <w:r w:rsidR="0039149D">
        <w:rPr>
          <w:rFonts w:ascii="Candara Light" w:hAnsi="Candara Light"/>
        </w:rPr>
        <w:t xml:space="preserve">is currently the </w:t>
      </w:r>
      <w:r w:rsidR="005B423E">
        <w:rPr>
          <w:rFonts w:ascii="Candara Light" w:hAnsi="Candara Light"/>
        </w:rPr>
        <w:t>most popular cryptocurren</w:t>
      </w:r>
      <w:r w:rsidR="00737695">
        <w:rPr>
          <w:rFonts w:ascii="Candara Light" w:hAnsi="Candara Light"/>
        </w:rPr>
        <w:t>cy, having the largest market capitalization</w:t>
      </w:r>
      <w:r w:rsidR="00C911AC">
        <w:rPr>
          <w:rFonts w:ascii="Candara Light" w:hAnsi="Candara Light"/>
        </w:rPr>
        <w:t xml:space="preserve">, </w:t>
      </w:r>
      <w:r w:rsidR="00DA1C02">
        <w:rPr>
          <w:rFonts w:ascii="Candara Light" w:hAnsi="Candara Light"/>
        </w:rPr>
        <w:t>an estimated 106 million bitcoin owners</w:t>
      </w:r>
      <w:r w:rsidR="00C911AC">
        <w:rPr>
          <w:rFonts w:ascii="Candara Light" w:hAnsi="Candara Light"/>
        </w:rPr>
        <w:t xml:space="preserve">, and </w:t>
      </w:r>
      <w:r w:rsidR="008C2818">
        <w:rPr>
          <w:rFonts w:ascii="Candara Light" w:hAnsi="Candara Light"/>
        </w:rPr>
        <w:t>270,000 daily bitcoin transactions</w:t>
      </w:r>
      <w:r w:rsidR="00FF5CF7">
        <w:rPr>
          <w:rFonts w:ascii="Candara Light" w:hAnsi="Candara Light"/>
        </w:rPr>
        <w:t xml:space="preserve">. </w:t>
      </w:r>
      <w:r w:rsidR="00353696">
        <w:rPr>
          <w:rFonts w:ascii="Candara Light" w:hAnsi="Candara Light"/>
        </w:rPr>
        <w:t>[</w:t>
      </w:r>
      <w:hyperlink r:id="rId19" w:history="1">
        <w:r w:rsidR="0029365B">
          <w:rPr>
            <w:rStyle w:val="Hyperlink"/>
            <w:rFonts w:ascii="Candara Light" w:hAnsi="Candara Light"/>
          </w:rPr>
          <w:t>3</w:t>
        </w:r>
      </w:hyperlink>
      <w:r w:rsidR="00353696">
        <w:rPr>
          <w:rFonts w:ascii="Candara Light" w:hAnsi="Candara Light"/>
        </w:rPr>
        <w:t>]</w:t>
      </w:r>
      <w:r w:rsidR="00D80309">
        <w:rPr>
          <w:rFonts w:ascii="Candara Light" w:hAnsi="Candara Light"/>
        </w:rPr>
        <w:t xml:space="preserve"> </w:t>
      </w:r>
      <w:r w:rsidR="00B16B1F" w:rsidRPr="009F6C76">
        <w:rPr>
          <w:rFonts w:ascii="Candara Light" w:hAnsi="Candara Light"/>
        </w:rPr>
        <w:t xml:space="preserve"> </w:t>
      </w:r>
    </w:p>
    <w:p w14:paraId="5CD50001" w14:textId="3DC82D33" w:rsidR="00342786" w:rsidRDefault="00B16B1F" w:rsidP="00595806">
      <w:pPr>
        <w:rPr>
          <w:rFonts w:ascii="Candara Light" w:hAnsi="Candara Light"/>
        </w:rPr>
      </w:pPr>
      <w:r>
        <w:rPr>
          <w:rFonts w:ascii="Candara Light" w:hAnsi="Candara Light"/>
        </w:rPr>
        <w:t>W</w:t>
      </w:r>
      <w:r w:rsidR="00C61652">
        <w:rPr>
          <w:rFonts w:ascii="Candara Light" w:hAnsi="Candara Light"/>
        </w:rPr>
        <w:t xml:space="preserve">hile continuing to grow in popularity, </w:t>
      </w:r>
      <w:r w:rsidR="00700BC8">
        <w:rPr>
          <w:rFonts w:ascii="Candara Light" w:hAnsi="Candara Light"/>
        </w:rPr>
        <w:t>Crypt</w:t>
      </w:r>
      <w:r w:rsidR="00D21144">
        <w:rPr>
          <w:rFonts w:ascii="Candara Light" w:hAnsi="Candara Light"/>
        </w:rPr>
        <w:t xml:space="preserve">ocurrencies </w:t>
      </w:r>
      <w:r w:rsidR="00212CE8">
        <w:rPr>
          <w:rFonts w:ascii="Candara Light" w:hAnsi="Candara Light"/>
        </w:rPr>
        <w:t>still</w:t>
      </w:r>
      <w:r w:rsidR="00D21144">
        <w:rPr>
          <w:rFonts w:ascii="Candara Light" w:hAnsi="Candara Light"/>
        </w:rPr>
        <w:t xml:space="preserve"> </w:t>
      </w:r>
      <w:r w:rsidR="00C61652">
        <w:rPr>
          <w:rFonts w:ascii="Candara Light" w:hAnsi="Candara Light"/>
        </w:rPr>
        <w:t>have</w:t>
      </w:r>
      <w:r w:rsidR="00D21144">
        <w:rPr>
          <w:rFonts w:ascii="Candara Light" w:hAnsi="Candara Light"/>
        </w:rPr>
        <w:t xml:space="preserve"> </w:t>
      </w:r>
      <w:r w:rsidR="00432084">
        <w:rPr>
          <w:rFonts w:ascii="Candara Light" w:hAnsi="Candara Light"/>
        </w:rPr>
        <w:t xml:space="preserve">many </w:t>
      </w:r>
      <w:r w:rsidR="00D21144">
        <w:rPr>
          <w:rFonts w:ascii="Candara Light" w:hAnsi="Candara Light"/>
        </w:rPr>
        <w:t>challenges to overcome</w:t>
      </w:r>
      <w:r w:rsidR="00212CE8">
        <w:rPr>
          <w:rFonts w:ascii="Candara Light" w:hAnsi="Candara Light"/>
        </w:rPr>
        <w:t xml:space="preserve"> </w:t>
      </w:r>
      <w:r w:rsidR="00432084">
        <w:rPr>
          <w:rFonts w:ascii="Candara Light" w:hAnsi="Candara Light"/>
        </w:rPr>
        <w:t>before gaining widespread, public accep</w:t>
      </w:r>
      <w:r w:rsidR="00DF1E2F">
        <w:rPr>
          <w:rFonts w:ascii="Candara Light" w:hAnsi="Candara Light"/>
        </w:rPr>
        <w:t>tance</w:t>
      </w:r>
      <w:r w:rsidR="00212CE8">
        <w:rPr>
          <w:rFonts w:ascii="Candara Light" w:hAnsi="Candara Light"/>
        </w:rPr>
        <w:t xml:space="preserve">. </w:t>
      </w:r>
      <w:r w:rsidR="00DF1E2F">
        <w:rPr>
          <w:rFonts w:ascii="Candara Light" w:hAnsi="Candara Light"/>
        </w:rPr>
        <w:t xml:space="preserve">These </w:t>
      </w:r>
      <w:r w:rsidR="00212CE8">
        <w:rPr>
          <w:rFonts w:ascii="Candara Light" w:hAnsi="Candara Light"/>
        </w:rPr>
        <w:t>include:</w:t>
      </w:r>
    </w:p>
    <w:p w14:paraId="31165CC2" w14:textId="27F292AD" w:rsidR="00212CE8" w:rsidRDefault="001D4A56" w:rsidP="00212CE8">
      <w:pPr>
        <w:pStyle w:val="ListParagraph"/>
        <w:numPr>
          <w:ilvl w:val="0"/>
          <w:numId w:val="6"/>
        </w:numPr>
        <w:rPr>
          <w:rFonts w:ascii="Candara Light" w:hAnsi="Candara Light"/>
        </w:rPr>
      </w:pPr>
      <w:r>
        <w:rPr>
          <w:rFonts w:ascii="Candara Light" w:hAnsi="Candara Light"/>
        </w:rPr>
        <w:t xml:space="preserve">High </w:t>
      </w:r>
      <w:r w:rsidR="00917E7B">
        <w:rPr>
          <w:rFonts w:ascii="Candara Light" w:hAnsi="Candara Light"/>
        </w:rPr>
        <w:t xml:space="preserve">volatility for the worth of the currency leads to </w:t>
      </w:r>
      <w:r w:rsidR="00522916">
        <w:rPr>
          <w:rFonts w:ascii="Candara Light" w:hAnsi="Candara Light"/>
        </w:rPr>
        <w:t>fluctuating value over time</w:t>
      </w:r>
    </w:p>
    <w:p w14:paraId="3D556BD5" w14:textId="354C4BFB" w:rsidR="00B207A2" w:rsidRDefault="0094598F" w:rsidP="00580148">
      <w:pPr>
        <w:pStyle w:val="ListParagraph"/>
        <w:numPr>
          <w:ilvl w:val="0"/>
          <w:numId w:val="6"/>
        </w:numPr>
        <w:rPr>
          <w:rFonts w:ascii="Candara Light" w:hAnsi="Candara Light"/>
        </w:rPr>
      </w:pPr>
      <w:r>
        <w:rPr>
          <w:rFonts w:ascii="Candara Light" w:hAnsi="Candara Light"/>
        </w:rPr>
        <w:t xml:space="preserve">Risk of </w:t>
      </w:r>
      <w:r w:rsidR="0036051D">
        <w:rPr>
          <w:rFonts w:ascii="Candara Light" w:hAnsi="Candara Light"/>
        </w:rPr>
        <w:t xml:space="preserve">deflation and inflation cannot be controlled, </w:t>
      </w:r>
      <w:r w:rsidR="00B207A2">
        <w:rPr>
          <w:rFonts w:ascii="Candara Light" w:hAnsi="Candara Light"/>
        </w:rPr>
        <w:t>no stability of tangible asse</w:t>
      </w:r>
      <w:r w:rsidR="00580148">
        <w:rPr>
          <w:rFonts w:ascii="Candara Light" w:hAnsi="Candara Light"/>
        </w:rPr>
        <w:t>t</w:t>
      </w:r>
    </w:p>
    <w:p w14:paraId="18089BBF" w14:textId="3A3A866B" w:rsidR="00580148" w:rsidRDefault="00580148" w:rsidP="00580148">
      <w:pPr>
        <w:pStyle w:val="ListParagraph"/>
        <w:numPr>
          <w:ilvl w:val="0"/>
          <w:numId w:val="6"/>
        </w:numPr>
        <w:rPr>
          <w:rFonts w:ascii="Candara Light" w:hAnsi="Candara Light"/>
        </w:rPr>
      </w:pPr>
      <w:r>
        <w:rPr>
          <w:rFonts w:ascii="Candara Light" w:hAnsi="Candara Light"/>
        </w:rPr>
        <w:t>Lack of authorities and policies</w:t>
      </w:r>
      <w:r w:rsidR="00CD511E">
        <w:rPr>
          <w:rFonts w:ascii="Candara Light" w:hAnsi="Candara Light"/>
        </w:rPr>
        <w:t>.</w:t>
      </w:r>
    </w:p>
    <w:p w14:paraId="251C0767" w14:textId="2D48FA76" w:rsidR="00CD511E" w:rsidRPr="00CD511E" w:rsidRDefault="00E43479" w:rsidP="00E43479">
      <w:pPr>
        <w:pStyle w:val="Heading2"/>
        <w:rPr>
          <w:rFonts w:ascii="Candara Light" w:hAnsi="Candara Light"/>
        </w:rPr>
      </w:pPr>
      <w:r>
        <w:rPr>
          <w:color w:val="FFFFFF" w:themeColor="background1"/>
          <w:shd w:val="clear" w:color="auto" w:fill="4472C4" w:themeFill="accent1"/>
        </w:rPr>
        <w:lastRenderedPageBreak/>
        <w:t xml:space="preserve"> </w:t>
      </w:r>
      <w:bookmarkStart w:id="23" w:name="_Toc109659267"/>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4.2</w:t>
      </w:r>
      <w:r w:rsidRPr="00674654">
        <w:rPr>
          <w:color w:val="FFFFFF" w:themeColor="background1"/>
          <w:shd w:val="clear" w:color="auto" w:fill="4472C4" w:themeFill="accent1"/>
        </w:rPr>
        <w:t xml:space="preserve">  </w:t>
      </w:r>
      <w:r w:rsidRPr="00674654">
        <w:rPr>
          <w:color w:val="FFFFFF" w:themeColor="background1"/>
        </w:rPr>
        <w:t xml:space="preserve"> </w:t>
      </w:r>
      <w:r>
        <w:t>Value Registry</w:t>
      </w:r>
      <w:bookmarkEnd w:id="23"/>
    </w:p>
    <w:p w14:paraId="75893E40" w14:textId="15F2AA7C" w:rsidR="00E43479" w:rsidRPr="00410FBA" w:rsidRDefault="00DD5201" w:rsidP="00E43479">
      <w:r>
        <w:rPr>
          <w:noProof/>
        </w:rPr>
        <w:drawing>
          <wp:anchor distT="0" distB="0" distL="114300" distR="114300" simplePos="0" relativeHeight="251658243" behindDoc="0" locked="0" layoutInCell="1" allowOverlap="1" wp14:anchorId="7459CF76" wp14:editId="4AFA4651">
            <wp:simplePos x="0" y="0"/>
            <wp:positionH relativeFrom="column">
              <wp:posOffset>-100012</wp:posOffset>
            </wp:positionH>
            <wp:positionV relativeFrom="paragraph">
              <wp:posOffset>34608</wp:posOffset>
            </wp:positionV>
            <wp:extent cx="991870" cy="933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 r="2384" b="2774"/>
                    <a:stretch/>
                  </pic:blipFill>
                  <pic:spPr bwMode="auto">
                    <a:xfrm>
                      <a:off x="0" y="0"/>
                      <a:ext cx="99187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479">
        <w:rPr>
          <w:noProof/>
        </w:rPr>
        <mc:AlternateContent>
          <mc:Choice Requires="wps">
            <w:drawing>
              <wp:anchor distT="45720" distB="45720" distL="114300" distR="114300" simplePos="0" relativeHeight="251658242" behindDoc="0" locked="0" layoutInCell="1" allowOverlap="1" wp14:anchorId="2D2601F5" wp14:editId="47DBB975">
                <wp:simplePos x="0" y="0"/>
                <wp:positionH relativeFrom="column">
                  <wp:posOffset>974090</wp:posOffset>
                </wp:positionH>
                <wp:positionV relativeFrom="paragraph">
                  <wp:posOffset>144780</wp:posOffset>
                </wp:positionV>
                <wp:extent cx="5325110" cy="657860"/>
                <wp:effectExtent l="0" t="0" r="27940" b="279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657860"/>
                        </a:xfrm>
                        <a:prstGeom prst="rect">
                          <a:avLst/>
                        </a:prstGeom>
                        <a:solidFill>
                          <a:srgbClr val="FFFFFF"/>
                        </a:solidFill>
                        <a:ln w="9525">
                          <a:solidFill>
                            <a:schemeClr val="bg2">
                              <a:lumMod val="90000"/>
                            </a:schemeClr>
                          </a:solidFill>
                          <a:miter lim="800000"/>
                          <a:headEnd/>
                          <a:tailEnd/>
                        </a:ln>
                      </wps:spPr>
                      <wps:txbx>
                        <w:txbxContent>
                          <w:p w14:paraId="48561CEF" w14:textId="0D4269E5" w:rsidR="00E43479" w:rsidRDefault="00A2039D" w:rsidP="00E43479">
                            <w:r>
                              <w:rPr>
                                <w:rFonts w:ascii="Candara Light" w:hAnsi="Candara Light"/>
                                <w:b/>
                                <w:bCs/>
                              </w:rPr>
                              <w:t xml:space="preserve">As blockchain matures, the </w:t>
                            </w:r>
                            <w:r w:rsidR="000E2271">
                              <w:rPr>
                                <w:rFonts w:ascii="Candara Light" w:hAnsi="Candara Light"/>
                                <w:b/>
                                <w:bCs/>
                              </w:rPr>
                              <w:t xml:space="preserve">development shifted from </w:t>
                            </w:r>
                            <w:r w:rsidR="007E7C7A">
                              <w:rPr>
                                <w:rFonts w:ascii="Candara Light" w:hAnsi="Candara Light"/>
                                <w:b/>
                                <w:bCs/>
                              </w:rPr>
                              <w:t xml:space="preserve">handling cryptocurrencies into using public ledger to handle the ownership of tangible assets. </w:t>
                            </w:r>
                            <w:r w:rsidR="00A10AD6">
                              <w:rPr>
                                <w:rFonts w:ascii="Candara Light" w:hAnsi="Candara Light"/>
                                <w:b/>
                                <w:bCs/>
                              </w:rPr>
                              <w:t>This shift in development is also known as blockchain 2.0</w:t>
                            </w:r>
                            <w:r w:rsidR="001878E3">
                              <w:rPr>
                                <w:rFonts w:ascii="Candara Light" w:hAnsi="Candara Light"/>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601F5" id="_x0000_s1027" type="#_x0000_t202" style="position:absolute;margin-left:76.7pt;margin-top:11.4pt;width:419.3pt;height:51.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" strokecolor="#cfcdcd [2894]">
                <v:textbox>
                  <w:txbxContent>
                    <w:p w14:paraId="48561CEF" w14:textId="0D4269E5" w:rsidR="00E43479" w:rsidRDefault="00A2039D" w:rsidP="00E43479">
                      <w:r>
                        <w:rPr>
                          <w:rFonts w:ascii="Candara Light" w:hAnsi="Candara Light"/>
                          <w:b/>
                          <w:bCs/>
                        </w:rPr>
                        <w:t xml:space="preserve">As blockchain matures, the </w:t>
                      </w:r>
                      <w:r w:rsidR="000E2271">
                        <w:rPr>
                          <w:rFonts w:ascii="Candara Light" w:hAnsi="Candara Light"/>
                          <w:b/>
                          <w:bCs/>
                        </w:rPr>
                        <w:t xml:space="preserve">development shifted from </w:t>
                      </w:r>
                      <w:r w:rsidR="007E7C7A">
                        <w:rPr>
                          <w:rFonts w:ascii="Candara Light" w:hAnsi="Candara Light"/>
                          <w:b/>
                          <w:bCs/>
                        </w:rPr>
                        <w:t xml:space="preserve">handling cryptocurrencies into using public ledger to handle the ownership of tangible assets. </w:t>
                      </w:r>
                      <w:r w:rsidR="00A10AD6">
                        <w:rPr>
                          <w:rFonts w:ascii="Candara Light" w:hAnsi="Candara Light"/>
                          <w:b/>
                          <w:bCs/>
                        </w:rPr>
                        <w:t>This shift in development is also known as blockchain 2.0</w:t>
                      </w:r>
                      <w:r w:rsidR="001878E3">
                        <w:rPr>
                          <w:rFonts w:ascii="Candara Light" w:hAnsi="Candara Light"/>
                          <w:b/>
                          <w:bCs/>
                        </w:rPr>
                        <w:t>.</w:t>
                      </w:r>
                    </w:p>
                  </w:txbxContent>
                </v:textbox>
                <w10:wrap type="square"/>
              </v:shape>
            </w:pict>
          </mc:Fallback>
        </mc:AlternateContent>
      </w:r>
      <w:r w:rsidR="00E43479">
        <w:t xml:space="preserve">  </w:t>
      </w:r>
    </w:p>
    <w:p w14:paraId="0523E45E" w14:textId="36DEA872" w:rsidR="00342786" w:rsidRDefault="00342786" w:rsidP="00595806"/>
    <w:p w14:paraId="0F9CF2CE" w14:textId="603107AC" w:rsidR="00342786" w:rsidRDefault="00342786" w:rsidP="00595806"/>
    <w:p w14:paraId="421ED3EA" w14:textId="52C3DF0D" w:rsidR="00181B54" w:rsidRDefault="00181B54" w:rsidP="00595806"/>
    <w:p w14:paraId="765E6287" w14:textId="77777777" w:rsidR="00502E44" w:rsidRDefault="00502E44" w:rsidP="00595806">
      <w:pPr>
        <w:rPr>
          <w:rFonts w:ascii="Candara Light" w:hAnsi="Candara Light"/>
        </w:rPr>
        <w:sectPr w:rsidR="00502E44" w:rsidSect="00E530DF">
          <w:type w:val="continuous"/>
          <w:pgSz w:w="12240" w:h="15840"/>
          <w:pgMar w:top="1440" w:right="1440" w:bottom="1440" w:left="1440" w:header="708" w:footer="708" w:gutter="0"/>
          <w:cols w:num="2" w:space="720"/>
          <w:docGrid w:linePitch="360"/>
        </w:sectPr>
      </w:pPr>
    </w:p>
    <w:p w14:paraId="1E8E2406" w14:textId="0162DF74" w:rsidR="00502E44" w:rsidRDefault="00502E44" w:rsidP="00595806">
      <w:pPr>
        <w:rPr>
          <w:rFonts w:ascii="Candara Light" w:hAnsi="Candara Light"/>
        </w:rPr>
      </w:pPr>
    </w:p>
    <w:p w14:paraId="09535B1C" w14:textId="27585074" w:rsidR="004F7924" w:rsidRDefault="00A81FD2" w:rsidP="00595806">
      <w:pPr>
        <w:rPr>
          <w:rFonts w:ascii="Candara Light" w:hAnsi="Candara Light"/>
        </w:rPr>
      </w:pPr>
      <w:r w:rsidRPr="00CE2EFA">
        <w:rPr>
          <w:rFonts w:ascii="Candara Light" w:hAnsi="Candara Light"/>
        </w:rPr>
        <w:t xml:space="preserve">In </w:t>
      </w:r>
      <w:r w:rsidR="00462E26" w:rsidRPr="00CE2EFA">
        <w:rPr>
          <w:rFonts w:ascii="Candara Light" w:hAnsi="Candara Light"/>
        </w:rPr>
        <w:t>many financial and legal process</w:t>
      </w:r>
      <w:r w:rsidR="00777216">
        <w:rPr>
          <w:rFonts w:ascii="Candara Light" w:hAnsi="Candara Light"/>
        </w:rPr>
        <w:t>es</w:t>
      </w:r>
      <w:r w:rsidR="00462E26" w:rsidRPr="00CE2EFA">
        <w:rPr>
          <w:rFonts w:ascii="Candara Light" w:hAnsi="Candara Light"/>
        </w:rPr>
        <w:t xml:space="preserve">, </w:t>
      </w:r>
      <w:r w:rsidR="00AF177B" w:rsidRPr="00CE2EFA">
        <w:rPr>
          <w:rFonts w:ascii="Candara Light" w:hAnsi="Candara Light"/>
        </w:rPr>
        <w:t xml:space="preserve">Proof of ownership </w:t>
      </w:r>
      <w:r w:rsidR="005A699A">
        <w:rPr>
          <w:rFonts w:ascii="Candara Light" w:hAnsi="Candara Light"/>
        </w:rPr>
        <w:t>is</w:t>
      </w:r>
      <w:r w:rsidR="005A699A" w:rsidRPr="00CE2EFA">
        <w:rPr>
          <w:rFonts w:ascii="Candara Light" w:hAnsi="Candara Light"/>
        </w:rPr>
        <w:t xml:space="preserve"> </w:t>
      </w:r>
      <w:r w:rsidR="001471D6" w:rsidRPr="00CE2EFA">
        <w:rPr>
          <w:rFonts w:ascii="Candara Light" w:hAnsi="Candara Light"/>
        </w:rPr>
        <w:t xml:space="preserve">usually </w:t>
      </w:r>
      <w:r w:rsidR="00D7293F" w:rsidRPr="00CE2EFA">
        <w:rPr>
          <w:rFonts w:ascii="Candara Light" w:hAnsi="Candara Light"/>
        </w:rPr>
        <w:t>validated using any form of signed documents</w:t>
      </w:r>
      <w:r w:rsidR="00462E26" w:rsidRPr="00CE2EFA">
        <w:rPr>
          <w:rFonts w:ascii="Candara Light" w:hAnsi="Candara Light"/>
        </w:rPr>
        <w:t>. Rely</w:t>
      </w:r>
      <w:r w:rsidR="00F05672">
        <w:rPr>
          <w:rFonts w:ascii="Candara Light" w:hAnsi="Candara Light"/>
        </w:rPr>
        <w:t>ing</w:t>
      </w:r>
      <w:r w:rsidR="00462E26" w:rsidRPr="00CE2EFA">
        <w:rPr>
          <w:rFonts w:ascii="Candara Light" w:hAnsi="Candara Light"/>
        </w:rPr>
        <w:t xml:space="preserve"> on </w:t>
      </w:r>
      <w:r w:rsidR="00B47A3E">
        <w:rPr>
          <w:rFonts w:ascii="Candara Light" w:hAnsi="Candara Light"/>
        </w:rPr>
        <w:t xml:space="preserve">a </w:t>
      </w:r>
      <w:r w:rsidR="00A81A7F">
        <w:rPr>
          <w:rFonts w:ascii="Candara Light" w:hAnsi="Candara Light"/>
        </w:rPr>
        <w:t>central authority</w:t>
      </w:r>
      <w:r w:rsidR="00B47A3E">
        <w:rPr>
          <w:rFonts w:ascii="Candara Light" w:hAnsi="Candara Light"/>
        </w:rPr>
        <w:t xml:space="preserve"> </w:t>
      </w:r>
      <w:r w:rsidR="00FD66B4" w:rsidRPr="00CE2EFA">
        <w:rPr>
          <w:rFonts w:ascii="Candara Light" w:hAnsi="Candara Light"/>
        </w:rPr>
        <w:t xml:space="preserve">creates risks </w:t>
      </w:r>
      <w:r w:rsidR="00C253C3">
        <w:rPr>
          <w:rFonts w:ascii="Candara Light" w:hAnsi="Candara Light"/>
        </w:rPr>
        <w:t>related</w:t>
      </w:r>
      <w:r w:rsidR="00C253C3" w:rsidRPr="00CE2EFA">
        <w:rPr>
          <w:rFonts w:ascii="Candara Light" w:hAnsi="Candara Light"/>
        </w:rPr>
        <w:t xml:space="preserve"> </w:t>
      </w:r>
      <w:r w:rsidR="00FD66B4" w:rsidRPr="00CE2EFA">
        <w:rPr>
          <w:rFonts w:ascii="Candara Light" w:hAnsi="Candara Light"/>
        </w:rPr>
        <w:t xml:space="preserve">to </w:t>
      </w:r>
      <w:r w:rsidR="00654671">
        <w:rPr>
          <w:rFonts w:ascii="Candara Light" w:hAnsi="Candara Light"/>
        </w:rPr>
        <w:t>transferring documents</w:t>
      </w:r>
      <w:r w:rsidR="00D8467E">
        <w:rPr>
          <w:rFonts w:ascii="Candara Light" w:hAnsi="Candara Light"/>
        </w:rPr>
        <w:t xml:space="preserve">, </w:t>
      </w:r>
      <w:r w:rsidR="00087B7E">
        <w:rPr>
          <w:rFonts w:ascii="Candara Light" w:hAnsi="Candara Light"/>
        </w:rPr>
        <w:t>inadvertent disclosure</w:t>
      </w:r>
      <w:r w:rsidR="00B24A27">
        <w:rPr>
          <w:rFonts w:ascii="Candara Light" w:hAnsi="Candara Light"/>
        </w:rPr>
        <w:t xml:space="preserve"> of documents</w:t>
      </w:r>
      <w:r w:rsidR="00D8467E">
        <w:rPr>
          <w:rFonts w:ascii="Candara Light" w:hAnsi="Candara Light"/>
        </w:rPr>
        <w:t xml:space="preserve">, and </w:t>
      </w:r>
      <w:r w:rsidR="004C00C9">
        <w:rPr>
          <w:rFonts w:ascii="Candara Light" w:hAnsi="Candara Light"/>
        </w:rPr>
        <w:t>deterioration</w:t>
      </w:r>
      <w:r w:rsidR="0020622A">
        <w:rPr>
          <w:rFonts w:ascii="Candara Light" w:hAnsi="Candara Light"/>
        </w:rPr>
        <w:t xml:space="preserve"> </w:t>
      </w:r>
      <w:r w:rsidR="00A81A7F">
        <w:rPr>
          <w:rFonts w:ascii="Candara Light" w:hAnsi="Candara Light"/>
        </w:rPr>
        <w:t>of the document</w:t>
      </w:r>
      <w:r w:rsidR="00B24A27">
        <w:rPr>
          <w:rFonts w:ascii="Candara Light" w:hAnsi="Candara Light"/>
        </w:rPr>
        <w:t>s</w:t>
      </w:r>
      <w:r w:rsidR="00A81A7F">
        <w:rPr>
          <w:rFonts w:ascii="Candara Light" w:hAnsi="Candara Light"/>
        </w:rPr>
        <w:t>.</w:t>
      </w:r>
    </w:p>
    <w:p w14:paraId="2C45E456" w14:textId="1FB23C94" w:rsidR="00A81A7F" w:rsidRPr="00CE2EFA" w:rsidRDefault="00487D4C" w:rsidP="00595806">
      <w:pPr>
        <w:rPr>
          <w:rFonts w:ascii="Candara Light" w:hAnsi="Candara Light"/>
        </w:rPr>
      </w:pPr>
      <w:r>
        <w:rPr>
          <w:rFonts w:ascii="Candara Light" w:hAnsi="Candara Light"/>
        </w:rPr>
        <w:t xml:space="preserve">By </w:t>
      </w:r>
      <w:r w:rsidR="004C00C9">
        <w:rPr>
          <w:rFonts w:ascii="Candara Light" w:hAnsi="Candara Light"/>
        </w:rPr>
        <w:t>integratin</w:t>
      </w:r>
      <w:r w:rsidR="006E69C2">
        <w:rPr>
          <w:rFonts w:ascii="Candara Light" w:hAnsi="Candara Light"/>
        </w:rPr>
        <w:t>g</w:t>
      </w:r>
      <w:r w:rsidR="004C00C9">
        <w:rPr>
          <w:rFonts w:ascii="Candara Light" w:hAnsi="Candara Light"/>
        </w:rPr>
        <w:t xml:space="preserve"> </w:t>
      </w:r>
      <w:r>
        <w:rPr>
          <w:rFonts w:ascii="Candara Light" w:hAnsi="Candara Light"/>
        </w:rPr>
        <w:t>blockchain technology into</w:t>
      </w:r>
      <w:r w:rsidR="006E69C2">
        <w:rPr>
          <w:rFonts w:ascii="Candara Light" w:hAnsi="Candara Light"/>
        </w:rPr>
        <w:t xml:space="preserve"> the</w:t>
      </w:r>
      <w:r>
        <w:rPr>
          <w:rFonts w:ascii="Candara Light" w:hAnsi="Candara Light"/>
        </w:rPr>
        <w:t xml:space="preserve"> existing </w:t>
      </w:r>
      <w:r w:rsidR="004B528B">
        <w:rPr>
          <w:rFonts w:ascii="Candara Light" w:hAnsi="Candara Light"/>
        </w:rPr>
        <w:t xml:space="preserve">ownership system, </w:t>
      </w:r>
      <w:r w:rsidR="002E769C">
        <w:rPr>
          <w:rFonts w:ascii="Candara Light" w:hAnsi="Candara Light"/>
        </w:rPr>
        <w:t>the user can simply store the document</w:t>
      </w:r>
      <w:r w:rsidR="0038393F">
        <w:rPr>
          <w:rFonts w:ascii="Candara Light" w:hAnsi="Candara Light"/>
        </w:rPr>
        <w:t>,</w:t>
      </w:r>
      <w:r w:rsidR="002E769C">
        <w:rPr>
          <w:rFonts w:ascii="Candara Light" w:hAnsi="Candara Light"/>
        </w:rPr>
        <w:t xml:space="preserve"> with </w:t>
      </w:r>
      <w:r w:rsidR="0038393F">
        <w:rPr>
          <w:rFonts w:ascii="Candara Light" w:hAnsi="Candara Light"/>
        </w:rPr>
        <w:t xml:space="preserve">the </w:t>
      </w:r>
      <w:r w:rsidR="0066765F">
        <w:rPr>
          <w:rFonts w:ascii="Candara Light" w:hAnsi="Candara Light"/>
        </w:rPr>
        <w:t>associated</w:t>
      </w:r>
      <w:r w:rsidR="002E769C">
        <w:rPr>
          <w:rFonts w:ascii="Candara Light" w:hAnsi="Candara Light"/>
        </w:rPr>
        <w:t xml:space="preserve"> signature and timestamp</w:t>
      </w:r>
      <w:r w:rsidR="0038393F">
        <w:rPr>
          <w:rFonts w:ascii="Candara Light" w:hAnsi="Candara Light"/>
        </w:rPr>
        <w:t>,</w:t>
      </w:r>
      <w:r w:rsidR="002E769C">
        <w:rPr>
          <w:rFonts w:ascii="Candara Light" w:hAnsi="Candara Light"/>
        </w:rPr>
        <w:t xml:space="preserve"> and be able to retrieve </w:t>
      </w:r>
      <w:r w:rsidR="0038393F">
        <w:rPr>
          <w:rFonts w:ascii="Candara Light" w:hAnsi="Candara Light"/>
        </w:rPr>
        <w:t>from</w:t>
      </w:r>
      <w:r w:rsidR="001B0C24">
        <w:rPr>
          <w:rFonts w:ascii="Candara Light" w:hAnsi="Candara Light"/>
        </w:rPr>
        <w:t xml:space="preserve"> the</w:t>
      </w:r>
      <w:r w:rsidR="0038393F">
        <w:rPr>
          <w:rFonts w:ascii="Candara Light" w:hAnsi="Candara Light"/>
        </w:rPr>
        <w:t xml:space="preserve"> </w:t>
      </w:r>
      <w:r w:rsidR="002E769C">
        <w:rPr>
          <w:rFonts w:ascii="Candara Light" w:hAnsi="Candara Light"/>
        </w:rPr>
        <w:t xml:space="preserve">blockchain </w:t>
      </w:r>
      <w:r w:rsidR="000A5593">
        <w:rPr>
          <w:rFonts w:ascii="Candara Light" w:hAnsi="Candara Light"/>
        </w:rPr>
        <w:t>anywhere anytime with</w:t>
      </w:r>
      <w:r w:rsidR="002E769C">
        <w:rPr>
          <w:rFonts w:ascii="Candara Light" w:hAnsi="Candara Light"/>
        </w:rPr>
        <w:t xml:space="preserve"> its</w:t>
      </w:r>
      <w:r w:rsidR="00DC501A">
        <w:rPr>
          <w:rFonts w:ascii="Candara Light" w:hAnsi="Candara Light"/>
        </w:rPr>
        <w:t xml:space="preserve"> </w:t>
      </w:r>
      <w:r w:rsidR="000A5593">
        <w:rPr>
          <w:rFonts w:ascii="Candara Light" w:hAnsi="Candara Light"/>
        </w:rPr>
        <w:t>decentralized</w:t>
      </w:r>
      <w:r w:rsidR="00DC501A">
        <w:rPr>
          <w:rFonts w:ascii="Candara Light" w:hAnsi="Candara Light"/>
        </w:rPr>
        <w:t xml:space="preserve"> </w:t>
      </w:r>
      <w:r w:rsidR="000A5593">
        <w:rPr>
          <w:rFonts w:ascii="Candara Light" w:hAnsi="Candara Light"/>
        </w:rPr>
        <w:t>nature</w:t>
      </w:r>
      <w:r w:rsidR="003E6E91">
        <w:rPr>
          <w:rFonts w:ascii="Candara Light" w:hAnsi="Candara Light"/>
        </w:rPr>
        <w:t xml:space="preserve">. The </w:t>
      </w:r>
      <w:r w:rsidR="009C2FC1">
        <w:rPr>
          <w:rFonts w:ascii="Candara Light" w:hAnsi="Candara Light"/>
        </w:rPr>
        <w:t>owner</w:t>
      </w:r>
      <w:r w:rsidR="003E6E91">
        <w:rPr>
          <w:rFonts w:ascii="Candara Light" w:hAnsi="Candara Light"/>
        </w:rPr>
        <w:t xml:space="preserve"> of the assets </w:t>
      </w:r>
      <w:r w:rsidR="005D1AAC">
        <w:rPr>
          <w:rFonts w:ascii="Candara Light" w:hAnsi="Candara Light"/>
        </w:rPr>
        <w:t>can then</w:t>
      </w:r>
      <w:r w:rsidR="00164E0E">
        <w:rPr>
          <w:rFonts w:ascii="Candara Light" w:hAnsi="Candara Light"/>
        </w:rPr>
        <w:t xml:space="preserve"> prove their owner</w:t>
      </w:r>
      <w:del w:id="24" w:author="Laskovy, Andrew M" w:date="2022-08-19T13:14:00Z">
        <w:r w:rsidR="00164E0E" w:rsidDel="005D1AAC">
          <w:rPr>
            <w:rFonts w:ascii="Candara Light" w:hAnsi="Candara Light"/>
          </w:rPr>
          <w:delText xml:space="preserve"> </w:delText>
        </w:r>
      </w:del>
      <w:r w:rsidR="00164E0E">
        <w:rPr>
          <w:rFonts w:ascii="Candara Light" w:hAnsi="Candara Light"/>
        </w:rPr>
        <w:t>ship by not only the signature, but also the private key</w:t>
      </w:r>
      <w:r w:rsidR="005D1AAC">
        <w:rPr>
          <w:rFonts w:ascii="Candara Light" w:hAnsi="Candara Light"/>
        </w:rPr>
        <w:t xml:space="preserve"> tied</w:t>
      </w:r>
      <w:r w:rsidR="00164E0E">
        <w:rPr>
          <w:rFonts w:ascii="Candara Light" w:hAnsi="Candara Light"/>
        </w:rPr>
        <w:t xml:space="preserve"> to </w:t>
      </w:r>
      <w:r w:rsidR="00F17566">
        <w:rPr>
          <w:rFonts w:ascii="Candara Light" w:hAnsi="Candara Light"/>
        </w:rPr>
        <w:t xml:space="preserve">the </w:t>
      </w:r>
      <w:r w:rsidR="00164E0E">
        <w:rPr>
          <w:rFonts w:ascii="Candara Light" w:hAnsi="Candara Light"/>
        </w:rPr>
        <w:t xml:space="preserve">public record that is </w:t>
      </w:r>
      <w:r w:rsidR="00F17566">
        <w:rPr>
          <w:rFonts w:ascii="Candara Light" w:hAnsi="Candara Light"/>
        </w:rPr>
        <w:t xml:space="preserve">created </w:t>
      </w:r>
      <w:r w:rsidR="00164E0E">
        <w:rPr>
          <w:rFonts w:ascii="Candara Light" w:hAnsi="Candara Light"/>
        </w:rPr>
        <w:t>when the transaction is made.</w:t>
      </w:r>
      <w:r w:rsidR="00A10C9C">
        <w:rPr>
          <w:rFonts w:ascii="Candara Light" w:hAnsi="Candara Light"/>
        </w:rPr>
        <w:t xml:space="preserve"> </w:t>
      </w:r>
      <w:r w:rsidR="00F17566">
        <w:rPr>
          <w:rFonts w:ascii="Candara Light" w:hAnsi="Candara Light"/>
        </w:rPr>
        <w:t>Thus</w:t>
      </w:r>
      <w:r w:rsidR="009C2FC1">
        <w:rPr>
          <w:rFonts w:ascii="Candara Light" w:hAnsi="Candara Light"/>
        </w:rPr>
        <w:t>,</w:t>
      </w:r>
      <w:r w:rsidR="00A10C9C">
        <w:rPr>
          <w:rFonts w:ascii="Candara Light" w:hAnsi="Candara Light"/>
        </w:rPr>
        <w:t xml:space="preserve"> providing a secure and </w:t>
      </w:r>
      <w:r w:rsidR="009C2FC1">
        <w:rPr>
          <w:rFonts w:ascii="Candara Light" w:hAnsi="Candara Light"/>
        </w:rPr>
        <w:t xml:space="preserve">easily accessible way to </w:t>
      </w:r>
      <w:r w:rsidR="00F17566">
        <w:rPr>
          <w:rFonts w:ascii="Candara Light" w:hAnsi="Candara Light"/>
        </w:rPr>
        <w:t xml:space="preserve">store </w:t>
      </w:r>
      <w:r w:rsidR="009C2FC1">
        <w:rPr>
          <w:rFonts w:ascii="Candara Light" w:hAnsi="Candara Light"/>
        </w:rPr>
        <w:t xml:space="preserve">any types of </w:t>
      </w:r>
      <w:r w:rsidR="0003571A">
        <w:rPr>
          <w:rFonts w:ascii="Candara Light" w:hAnsi="Candara Light"/>
        </w:rPr>
        <w:t xml:space="preserve">digital </w:t>
      </w:r>
      <w:r w:rsidR="009C2FC1">
        <w:rPr>
          <w:rFonts w:ascii="Candara Light" w:hAnsi="Candara Light"/>
        </w:rPr>
        <w:t>good</w:t>
      </w:r>
      <w:r w:rsidR="0003571A">
        <w:rPr>
          <w:rFonts w:ascii="Candara Light" w:hAnsi="Candara Light"/>
        </w:rPr>
        <w:t>s</w:t>
      </w:r>
      <w:r w:rsidR="009C2FC1">
        <w:rPr>
          <w:rFonts w:ascii="Candara Light" w:hAnsi="Candara Light"/>
        </w:rPr>
        <w:t xml:space="preserve"> or services</w:t>
      </w:r>
      <w:r w:rsidR="00684413">
        <w:rPr>
          <w:rFonts w:ascii="Candara Light" w:hAnsi="Candara Light"/>
        </w:rPr>
        <w:t>,</w:t>
      </w:r>
      <w:r w:rsidR="003D78C7">
        <w:rPr>
          <w:rFonts w:ascii="Candara Light" w:hAnsi="Candara Light"/>
        </w:rPr>
        <w:t xml:space="preserve"> as well as </w:t>
      </w:r>
      <w:r w:rsidR="00915E3D">
        <w:rPr>
          <w:rFonts w:ascii="Candara Light" w:hAnsi="Candara Light"/>
        </w:rPr>
        <w:t>contract</w:t>
      </w:r>
      <w:r w:rsidR="00DD1F19">
        <w:rPr>
          <w:rFonts w:ascii="Candara Light" w:hAnsi="Candara Light"/>
        </w:rPr>
        <w:t>,</w:t>
      </w:r>
      <w:r w:rsidR="0003571A">
        <w:rPr>
          <w:rFonts w:ascii="Candara Light" w:hAnsi="Candara Light"/>
        </w:rPr>
        <w:t xml:space="preserve"> password</w:t>
      </w:r>
      <w:r w:rsidR="009A264E">
        <w:rPr>
          <w:rFonts w:ascii="Candara Light" w:hAnsi="Candara Light"/>
        </w:rPr>
        <w:t xml:space="preserve"> and many more </w:t>
      </w:r>
      <w:r w:rsidR="005563D0">
        <w:rPr>
          <w:rFonts w:ascii="Candara Light" w:hAnsi="Candara Light"/>
        </w:rPr>
        <w:t>items that can be stored online</w:t>
      </w:r>
      <w:r w:rsidR="009C2FC1">
        <w:rPr>
          <w:rFonts w:ascii="Candara Light" w:hAnsi="Candara Light"/>
        </w:rPr>
        <w:t>.</w:t>
      </w:r>
    </w:p>
    <w:p w14:paraId="43AA633F" w14:textId="0FFB9D39" w:rsidR="00283B2F" w:rsidRDefault="00133033" w:rsidP="00595806">
      <w:pPr>
        <w:rPr>
          <w:rFonts w:ascii="Candara Light" w:hAnsi="Candara Light"/>
        </w:rPr>
      </w:pPr>
      <w:r>
        <w:rPr>
          <w:rFonts w:ascii="Candara Light" w:hAnsi="Candara Light"/>
        </w:rPr>
        <w:t>Currently one of the most popular application</w:t>
      </w:r>
      <w:r w:rsidR="009B1D3B">
        <w:rPr>
          <w:rFonts w:ascii="Candara Light" w:hAnsi="Candara Light"/>
        </w:rPr>
        <w:t>s</w:t>
      </w:r>
      <w:r>
        <w:rPr>
          <w:rFonts w:ascii="Candara Light" w:hAnsi="Candara Light"/>
        </w:rPr>
        <w:t xml:space="preserve"> of value registry is </w:t>
      </w:r>
      <w:r w:rsidR="00CB629A">
        <w:rPr>
          <w:rFonts w:ascii="Candara Light" w:hAnsi="Candara Light"/>
        </w:rPr>
        <w:t xml:space="preserve">via </w:t>
      </w:r>
      <w:r w:rsidR="00085325">
        <w:rPr>
          <w:rFonts w:ascii="Candara Light" w:hAnsi="Candara Light"/>
        </w:rPr>
        <w:t xml:space="preserve">a </w:t>
      </w:r>
      <w:r w:rsidR="00CB629A">
        <w:rPr>
          <w:rFonts w:ascii="Candara Light" w:hAnsi="Candara Light"/>
        </w:rPr>
        <w:t>Non-Fungible Token (</w:t>
      </w:r>
      <w:r w:rsidR="00FC2315">
        <w:rPr>
          <w:rFonts w:ascii="Candara Light" w:hAnsi="Candara Light"/>
        </w:rPr>
        <w:t>NFT</w:t>
      </w:r>
      <w:ins w:id="25" w:author="Laskovy, Andrew M" w:date="2022-08-19T13:17:00Z">
        <w:r w:rsidR="00085325">
          <w:rPr>
            <w:rFonts w:ascii="Candara Light" w:hAnsi="Candara Light"/>
          </w:rPr>
          <w:t>)</w:t>
        </w:r>
      </w:ins>
      <w:r w:rsidR="00FC2315">
        <w:rPr>
          <w:rFonts w:ascii="Candara Light" w:hAnsi="Candara Light"/>
        </w:rPr>
        <w:t xml:space="preserve">, which </w:t>
      </w:r>
      <w:r w:rsidR="005A4A3B">
        <w:rPr>
          <w:rFonts w:ascii="Candara Light" w:hAnsi="Candara Light"/>
        </w:rPr>
        <w:t xml:space="preserve">includes any form of </w:t>
      </w:r>
      <w:r w:rsidR="00502E44">
        <w:rPr>
          <w:rFonts w:ascii="Candara Light" w:hAnsi="Candara Light"/>
        </w:rPr>
        <w:t>digital asset</w:t>
      </w:r>
      <w:r w:rsidR="00FC2315">
        <w:rPr>
          <w:rFonts w:ascii="Candara Light" w:hAnsi="Candara Light"/>
        </w:rPr>
        <w:t xml:space="preserve"> </w:t>
      </w:r>
      <w:r w:rsidR="005A4A3B">
        <w:rPr>
          <w:rFonts w:ascii="Candara Light" w:hAnsi="Candara Light"/>
        </w:rPr>
        <w:t>such as</w:t>
      </w:r>
      <w:r w:rsidR="00FC2315">
        <w:rPr>
          <w:rFonts w:ascii="Candara Light" w:hAnsi="Candara Light"/>
        </w:rPr>
        <w:t xml:space="preserve"> art, </w:t>
      </w:r>
      <w:r w:rsidR="00FE41BA">
        <w:rPr>
          <w:rFonts w:ascii="Candara Light" w:hAnsi="Candara Light"/>
        </w:rPr>
        <w:t>music, videos</w:t>
      </w:r>
      <w:r w:rsidR="00462A0D">
        <w:rPr>
          <w:rFonts w:ascii="Candara Light" w:hAnsi="Candara Light"/>
        </w:rPr>
        <w:t>, ownerships</w:t>
      </w:r>
      <w:r w:rsidR="00FE41BA">
        <w:rPr>
          <w:rFonts w:ascii="Candara Light" w:hAnsi="Candara Light"/>
        </w:rPr>
        <w:t xml:space="preserve"> that can be bought and sold online.</w:t>
      </w:r>
      <w:r w:rsidR="00502E44">
        <w:rPr>
          <w:rFonts w:ascii="Candara Light" w:hAnsi="Candara Light"/>
        </w:rPr>
        <w:t xml:space="preserve"> </w:t>
      </w:r>
      <w:r w:rsidR="001A58A5">
        <w:rPr>
          <w:rFonts w:ascii="Candara Light" w:hAnsi="Candara Light"/>
        </w:rPr>
        <w:t>NFT</w:t>
      </w:r>
      <w:r w:rsidR="003D7E2F">
        <w:rPr>
          <w:rFonts w:ascii="Candara Light" w:hAnsi="Candara Light"/>
        </w:rPr>
        <w:t>s</w:t>
      </w:r>
      <w:r w:rsidR="001A58A5">
        <w:rPr>
          <w:rFonts w:ascii="Candara Light" w:hAnsi="Candara Light"/>
        </w:rPr>
        <w:t xml:space="preserve"> </w:t>
      </w:r>
      <w:r w:rsidR="003D7E2F">
        <w:rPr>
          <w:rFonts w:ascii="Candara Light" w:hAnsi="Candara Light"/>
        </w:rPr>
        <w:t xml:space="preserve">were </w:t>
      </w:r>
      <w:r w:rsidR="001A58A5">
        <w:rPr>
          <w:rFonts w:ascii="Candara Light" w:hAnsi="Candara Light"/>
        </w:rPr>
        <w:t xml:space="preserve">first created in 2014 and </w:t>
      </w:r>
      <w:r w:rsidR="004D3967">
        <w:rPr>
          <w:rFonts w:ascii="Candara Light" w:hAnsi="Candara Light"/>
        </w:rPr>
        <w:t xml:space="preserve">have since </w:t>
      </w:r>
      <w:r w:rsidR="001A58A5">
        <w:rPr>
          <w:rFonts w:ascii="Candara Light" w:hAnsi="Candara Light"/>
        </w:rPr>
        <w:t>gain</w:t>
      </w:r>
      <w:r w:rsidR="004D3967">
        <w:rPr>
          <w:rFonts w:ascii="Candara Light" w:hAnsi="Candara Light"/>
        </w:rPr>
        <w:t>ed</w:t>
      </w:r>
      <w:r w:rsidR="001A58A5">
        <w:rPr>
          <w:rFonts w:ascii="Candara Light" w:hAnsi="Candara Light"/>
        </w:rPr>
        <w:t xml:space="preserve"> </w:t>
      </w:r>
      <w:r w:rsidR="004D3967">
        <w:rPr>
          <w:rFonts w:ascii="Candara Light" w:hAnsi="Candara Light"/>
        </w:rPr>
        <w:t xml:space="preserve">a </w:t>
      </w:r>
      <w:r w:rsidR="007C0E20">
        <w:rPr>
          <w:rFonts w:ascii="Candara Light" w:hAnsi="Candara Light"/>
        </w:rPr>
        <w:t xml:space="preserve">significant amount of popularity </w:t>
      </w:r>
      <w:r w:rsidR="00462581">
        <w:rPr>
          <w:rFonts w:ascii="Candara Light" w:hAnsi="Candara Light"/>
        </w:rPr>
        <w:t>with the rising</w:t>
      </w:r>
      <w:r w:rsidR="007C0E20">
        <w:rPr>
          <w:rFonts w:ascii="Candara Light" w:hAnsi="Candara Light"/>
        </w:rPr>
        <w:t xml:space="preserve"> demand of online content</w:t>
      </w:r>
      <w:r w:rsidR="00406665">
        <w:rPr>
          <w:rFonts w:ascii="Candara Light" w:hAnsi="Candara Light"/>
        </w:rPr>
        <w:t xml:space="preserve">. </w:t>
      </w:r>
      <w:r w:rsidR="00452FEA">
        <w:rPr>
          <w:rFonts w:ascii="Candara Light" w:hAnsi="Candara Light"/>
        </w:rPr>
        <w:t>The market for NFT</w:t>
      </w:r>
      <w:r w:rsidR="00462581">
        <w:rPr>
          <w:rFonts w:ascii="Candara Light" w:hAnsi="Candara Light"/>
        </w:rPr>
        <w:t>s</w:t>
      </w:r>
      <w:r w:rsidR="00452FEA">
        <w:rPr>
          <w:rFonts w:ascii="Candara Light" w:hAnsi="Candara Light"/>
        </w:rPr>
        <w:t xml:space="preserve"> was worth $15.7 billion USD in 2021 and expect to reach $122 billion USD by 2028.</w:t>
      </w:r>
      <w:r w:rsidR="00E775E2">
        <w:rPr>
          <w:rFonts w:ascii="Candara Light" w:hAnsi="Candara Light"/>
        </w:rPr>
        <w:t>[</w:t>
      </w:r>
      <w:hyperlink r:id="rId21" w:anchor=":~:text=An%20NFT%20is%20a%20digital,underlying%20software%20as%20many%20cryptos." w:history="1">
        <w:r w:rsidR="00871EAC">
          <w:rPr>
            <w:rStyle w:val="Hyperlink"/>
          </w:rPr>
          <w:t>4</w:t>
        </w:r>
      </w:hyperlink>
      <w:r w:rsidR="00E775E2">
        <w:rPr>
          <w:rFonts w:ascii="Candara Light" w:hAnsi="Candara Light"/>
        </w:rPr>
        <w:t>]</w:t>
      </w:r>
    </w:p>
    <w:p w14:paraId="1AE22A43" w14:textId="0C61C6F8" w:rsidR="00066F90" w:rsidRDefault="00066F90" w:rsidP="00595806">
      <w:pPr>
        <w:rPr>
          <w:rFonts w:ascii="Candara Light" w:hAnsi="Candara Light"/>
        </w:rPr>
      </w:pPr>
      <w:r>
        <w:rPr>
          <w:rFonts w:ascii="Candara Light" w:hAnsi="Candara Light"/>
        </w:rPr>
        <w:t xml:space="preserve">Essentially, NFTs are </w:t>
      </w:r>
      <w:r w:rsidR="003C1877">
        <w:rPr>
          <w:rFonts w:ascii="Candara Light" w:hAnsi="Candara Light"/>
        </w:rPr>
        <w:t xml:space="preserve">similar to </w:t>
      </w:r>
      <w:r w:rsidR="00175E04">
        <w:rPr>
          <w:rFonts w:ascii="Candara Light" w:hAnsi="Candara Light"/>
        </w:rPr>
        <w:t xml:space="preserve">a </w:t>
      </w:r>
      <w:r w:rsidR="00E84909">
        <w:rPr>
          <w:rFonts w:ascii="Candara Light" w:hAnsi="Candara Light"/>
        </w:rPr>
        <w:t>collector’s item, but in digital form</w:t>
      </w:r>
      <w:r w:rsidR="00E703F7">
        <w:rPr>
          <w:rFonts w:ascii="Candara Light" w:hAnsi="Candara Light"/>
        </w:rPr>
        <w:t>.</w:t>
      </w:r>
      <w:r w:rsidR="00E83241">
        <w:rPr>
          <w:rFonts w:ascii="Candara Light" w:hAnsi="Candara Light"/>
        </w:rPr>
        <w:t xml:space="preserve"> Each NFT</w:t>
      </w:r>
      <w:r w:rsidR="00951509">
        <w:rPr>
          <w:rFonts w:ascii="Candara Light" w:hAnsi="Candara Light"/>
        </w:rPr>
        <w:t xml:space="preserve">, meaning </w:t>
      </w:r>
      <w:r w:rsidR="002A43F4">
        <w:rPr>
          <w:rFonts w:ascii="Candara Light" w:hAnsi="Candara Light"/>
        </w:rPr>
        <w:t xml:space="preserve">each </w:t>
      </w:r>
      <w:r w:rsidR="007A1D4E">
        <w:rPr>
          <w:rFonts w:ascii="Candara Light" w:hAnsi="Candara Light"/>
        </w:rPr>
        <w:t>digital assets</w:t>
      </w:r>
      <w:r w:rsidR="009216D2">
        <w:rPr>
          <w:rFonts w:ascii="Candara Light" w:hAnsi="Candara Light"/>
        </w:rPr>
        <w:t xml:space="preserve"> </w:t>
      </w:r>
      <w:r w:rsidR="00981E98">
        <w:rPr>
          <w:rFonts w:ascii="Candara Light" w:hAnsi="Candara Light"/>
        </w:rPr>
        <w:t xml:space="preserve">are </w:t>
      </w:r>
      <w:proofErr w:type="gramStart"/>
      <w:r w:rsidR="00981E98">
        <w:rPr>
          <w:rFonts w:ascii="Candara Light" w:hAnsi="Candara Light"/>
        </w:rPr>
        <w:t xml:space="preserve">tied </w:t>
      </w:r>
      <w:r w:rsidR="00657D5B">
        <w:rPr>
          <w:rFonts w:ascii="Candara Light" w:hAnsi="Candara Light"/>
        </w:rPr>
        <w:t xml:space="preserve"> to</w:t>
      </w:r>
      <w:proofErr w:type="gramEnd"/>
      <w:r w:rsidR="00657D5B">
        <w:rPr>
          <w:rFonts w:ascii="Candara Light" w:hAnsi="Candara Light"/>
        </w:rPr>
        <w:t xml:space="preserve"> a single user</w:t>
      </w:r>
      <w:r w:rsidR="00732CA3">
        <w:rPr>
          <w:rFonts w:ascii="Candara Light" w:hAnsi="Candara Light"/>
        </w:rPr>
        <w:t xml:space="preserve"> and they holds the private key for </w:t>
      </w:r>
      <w:r w:rsidR="00774F6B">
        <w:rPr>
          <w:rFonts w:ascii="Candara Light" w:hAnsi="Candara Light"/>
        </w:rPr>
        <w:t>that asset to access detailed information.</w:t>
      </w:r>
      <w:r w:rsidR="00657D5B">
        <w:rPr>
          <w:rFonts w:ascii="Candara Light" w:hAnsi="Candara Light"/>
        </w:rPr>
        <w:t xml:space="preserve"> </w:t>
      </w:r>
      <w:r w:rsidR="00774F6B">
        <w:rPr>
          <w:rFonts w:ascii="Candara Light" w:hAnsi="Candara Light"/>
        </w:rPr>
        <w:t>In addition,</w:t>
      </w:r>
      <w:r w:rsidR="00657D5B">
        <w:rPr>
          <w:rFonts w:ascii="Candara Light" w:hAnsi="Candara Light"/>
        </w:rPr>
        <w:t xml:space="preserve"> they can </w:t>
      </w:r>
      <w:r w:rsidR="00C73FD8">
        <w:rPr>
          <w:rFonts w:ascii="Candara Light" w:hAnsi="Candara Light"/>
        </w:rPr>
        <w:t>use blockchain</w:t>
      </w:r>
      <w:r w:rsidR="00E25733">
        <w:rPr>
          <w:rFonts w:ascii="Candara Light" w:hAnsi="Candara Light"/>
        </w:rPr>
        <w:t xml:space="preserve">’s mechanism to </w:t>
      </w:r>
      <w:r w:rsidR="0006051D">
        <w:rPr>
          <w:rFonts w:ascii="Candara Light" w:hAnsi="Candara Light"/>
        </w:rPr>
        <w:t xml:space="preserve">verify and transfer </w:t>
      </w:r>
      <w:r w:rsidR="00C3528C">
        <w:rPr>
          <w:rFonts w:ascii="Candara Light" w:hAnsi="Candara Light"/>
        </w:rPr>
        <w:t xml:space="preserve">ownership easily. Creator can also store specific information in </w:t>
      </w:r>
      <w:r w:rsidR="00A076C3">
        <w:rPr>
          <w:rFonts w:ascii="Candara Light" w:hAnsi="Candara Light"/>
        </w:rPr>
        <w:t xml:space="preserve">a </w:t>
      </w:r>
      <w:r w:rsidR="00935A5B">
        <w:rPr>
          <w:rFonts w:ascii="Candara Light" w:hAnsi="Candara Light"/>
        </w:rPr>
        <w:t xml:space="preserve">NFT’s metadata, </w:t>
      </w:r>
      <w:r w:rsidR="00FC2D81">
        <w:rPr>
          <w:rFonts w:ascii="Candara Light" w:hAnsi="Candara Light"/>
        </w:rPr>
        <w:t>this could</w:t>
      </w:r>
      <w:r w:rsidR="00935A5B">
        <w:rPr>
          <w:rFonts w:ascii="Candara Light" w:hAnsi="Candara Light"/>
        </w:rPr>
        <w:t xml:space="preserve"> </w:t>
      </w:r>
      <w:r w:rsidR="00FC2D81">
        <w:rPr>
          <w:rFonts w:ascii="Candara Light" w:hAnsi="Candara Light"/>
        </w:rPr>
        <w:t xml:space="preserve">include </w:t>
      </w:r>
      <w:r w:rsidR="00935A5B">
        <w:rPr>
          <w:rFonts w:ascii="Candara Light" w:hAnsi="Candara Light"/>
        </w:rPr>
        <w:t xml:space="preserve">signature, </w:t>
      </w:r>
      <w:r w:rsidR="00423299">
        <w:rPr>
          <w:rFonts w:ascii="Candara Light" w:hAnsi="Candara Light"/>
        </w:rPr>
        <w:t>regulation policies, etc.</w:t>
      </w:r>
    </w:p>
    <w:p w14:paraId="2D1A5A63" w14:textId="1AE17187" w:rsidR="00812A78" w:rsidRDefault="00812A78" w:rsidP="00595806">
      <w:pPr>
        <w:rPr>
          <w:rFonts w:ascii="Candara Light" w:hAnsi="Candara Light"/>
        </w:rPr>
      </w:pPr>
      <w:r>
        <w:rPr>
          <w:rFonts w:ascii="Candara Light" w:hAnsi="Candara Light"/>
        </w:rPr>
        <w:t xml:space="preserve">This is currently the </w:t>
      </w:r>
      <w:r w:rsidR="00A435E4">
        <w:rPr>
          <w:rFonts w:ascii="Candara Light" w:hAnsi="Candara Light"/>
        </w:rPr>
        <w:t>most potential commercialized us</w:t>
      </w:r>
      <w:r w:rsidR="00855262">
        <w:rPr>
          <w:rFonts w:ascii="Candara Light" w:hAnsi="Candara Light"/>
        </w:rPr>
        <w:t>age for blockchain application.</w:t>
      </w:r>
      <w:r w:rsidR="00A57758">
        <w:rPr>
          <w:rFonts w:ascii="Candara Light" w:hAnsi="Candara Light"/>
        </w:rPr>
        <w:t xml:space="preserve"> This decentralized nature </w:t>
      </w:r>
      <w:r w:rsidR="007A1D4E">
        <w:rPr>
          <w:rFonts w:ascii="Candara Light" w:hAnsi="Candara Light"/>
        </w:rPr>
        <w:t xml:space="preserve">helps customer easily </w:t>
      </w:r>
      <w:r w:rsidR="008A06A7">
        <w:rPr>
          <w:rFonts w:ascii="Candara Light" w:hAnsi="Candara Light"/>
        </w:rPr>
        <w:t xml:space="preserve">trade digital assets without any central authorities, so everyone in the network can </w:t>
      </w:r>
      <w:r w:rsidR="001F0168">
        <w:rPr>
          <w:rFonts w:ascii="Candara Light" w:hAnsi="Candara Light"/>
        </w:rPr>
        <w:t xml:space="preserve">participate and start their </w:t>
      </w:r>
      <w:r w:rsidR="00035D34">
        <w:rPr>
          <w:rFonts w:ascii="Candara Light" w:hAnsi="Candara Light"/>
        </w:rPr>
        <w:t xml:space="preserve">own business, significantly reduce the </w:t>
      </w:r>
      <w:r w:rsidR="00D96A85">
        <w:rPr>
          <w:rFonts w:ascii="Candara Light" w:hAnsi="Candara Light"/>
        </w:rPr>
        <w:t>entry difficulty.</w:t>
      </w:r>
    </w:p>
    <w:p w14:paraId="30D9304C" w14:textId="51C725E2" w:rsidR="00BF2E3A" w:rsidRDefault="00BF2E3A" w:rsidP="00595806">
      <w:pPr>
        <w:rPr>
          <w:rFonts w:ascii="Candara Light" w:hAnsi="Candara Light"/>
        </w:rPr>
      </w:pPr>
    </w:p>
    <w:p w14:paraId="429DF24B" w14:textId="43236A2E" w:rsidR="00423299" w:rsidRDefault="00BF2E3A" w:rsidP="00BF2E3A">
      <w:pPr>
        <w:pStyle w:val="Heading2"/>
      </w:pPr>
      <w:r>
        <w:rPr>
          <w:color w:val="FFFFFF" w:themeColor="background1"/>
          <w:shd w:val="clear" w:color="auto" w:fill="4472C4" w:themeFill="accent1"/>
        </w:rPr>
        <w:t xml:space="preserve"> </w:t>
      </w:r>
      <w:bookmarkStart w:id="26" w:name="_Toc109659268"/>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4.</w:t>
      </w:r>
      <w:r w:rsidR="00BF26C0">
        <w:rPr>
          <w:color w:val="FFFFFF" w:themeColor="background1"/>
          <w:shd w:val="clear" w:color="auto" w:fill="4472C4" w:themeFill="accent1"/>
        </w:rPr>
        <w:t>3</w:t>
      </w:r>
      <w:r w:rsidRPr="00674654">
        <w:rPr>
          <w:color w:val="FFFFFF" w:themeColor="background1"/>
          <w:shd w:val="clear" w:color="auto" w:fill="4472C4" w:themeFill="accent1"/>
        </w:rPr>
        <w:t xml:space="preserve">  </w:t>
      </w:r>
      <w:r w:rsidRPr="00674654">
        <w:rPr>
          <w:color w:val="FFFFFF" w:themeColor="background1"/>
        </w:rPr>
        <w:t xml:space="preserve"> </w:t>
      </w:r>
      <w:r>
        <w:t xml:space="preserve">Value </w:t>
      </w:r>
      <w:r w:rsidR="00E70056">
        <w:t>Ecosystem</w:t>
      </w:r>
      <w:bookmarkEnd w:id="26"/>
    </w:p>
    <w:p w14:paraId="5A635DD1" w14:textId="78C78324" w:rsidR="00545555" w:rsidRPr="00410FBA" w:rsidRDefault="00BA07A3" w:rsidP="00545555">
      <w:r>
        <w:rPr>
          <w:noProof/>
        </w:rPr>
        <w:drawing>
          <wp:anchor distT="0" distB="0" distL="114300" distR="114300" simplePos="0" relativeHeight="251658245" behindDoc="0" locked="0" layoutInCell="1" allowOverlap="1" wp14:anchorId="590A0BF0" wp14:editId="6BA91CD3">
            <wp:simplePos x="0" y="0"/>
            <wp:positionH relativeFrom="margin">
              <wp:posOffset>-87925</wp:posOffset>
            </wp:positionH>
            <wp:positionV relativeFrom="paragraph">
              <wp:posOffset>50393</wp:posOffset>
            </wp:positionV>
            <wp:extent cx="1010285" cy="907085"/>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2491"/>
                    <a:stretch/>
                  </pic:blipFill>
                  <pic:spPr bwMode="auto">
                    <a:xfrm>
                      <a:off x="0" y="0"/>
                      <a:ext cx="1010285" cy="90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5555">
        <w:rPr>
          <w:noProof/>
        </w:rPr>
        <mc:AlternateContent>
          <mc:Choice Requires="wps">
            <w:drawing>
              <wp:anchor distT="45720" distB="45720" distL="114300" distR="114300" simplePos="0" relativeHeight="251658244" behindDoc="0" locked="0" layoutInCell="1" allowOverlap="1" wp14:anchorId="35B215B2" wp14:editId="29768CE3">
                <wp:simplePos x="0" y="0"/>
                <wp:positionH relativeFrom="column">
                  <wp:posOffset>974090</wp:posOffset>
                </wp:positionH>
                <wp:positionV relativeFrom="paragraph">
                  <wp:posOffset>144780</wp:posOffset>
                </wp:positionV>
                <wp:extent cx="5325110" cy="657860"/>
                <wp:effectExtent l="0" t="0" r="2794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657860"/>
                        </a:xfrm>
                        <a:prstGeom prst="rect">
                          <a:avLst/>
                        </a:prstGeom>
                        <a:solidFill>
                          <a:srgbClr val="FFFFFF"/>
                        </a:solidFill>
                        <a:ln w="9525">
                          <a:solidFill>
                            <a:schemeClr val="bg2">
                              <a:lumMod val="90000"/>
                            </a:schemeClr>
                          </a:solidFill>
                          <a:miter lim="800000"/>
                          <a:headEnd/>
                          <a:tailEnd/>
                        </a:ln>
                      </wps:spPr>
                      <wps:txbx>
                        <w:txbxContent>
                          <w:p w14:paraId="3D97F78D" w14:textId="6265A6BE" w:rsidR="00545555" w:rsidRDefault="00A70854" w:rsidP="00545555">
                            <w:r>
                              <w:rPr>
                                <w:rFonts w:ascii="Candara Light" w:hAnsi="Candara Light"/>
                                <w:b/>
                                <w:bCs/>
                              </w:rPr>
                              <w:t>Blockchain value ecosystem</w:t>
                            </w:r>
                            <w:r w:rsidR="00C0583B">
                              <w:rPr>
                                <w:rFonts w:ascii="Candara Light" w:hAnsi="Candara Light"/>
                                <w:b/>
                                <w:bCs/>
                              </w:rPr>
                              <w:t>s</w:t>
                            </w:r>
                            <w:r>
                              <w:rPr>
                                <w:rFonts w:ascii="Candara Light" w:hAnsi="Candara Light"/>
                                <w:b/>
                                <w:bCs/>
                              </w:rPr>
                              <w:t xml:space="preserve"> are </w:t>
                            </w:r>
                            <w:r w:rsidR="00583902">
                              <w:rPr>
                                <w:rFonts w:ascii="Candara Light" w:hAnsi="Candara Light"/>
                                <w:b/>
                                <w:bCs/>
                              </w:rPr>
                              <w:t>blockchain platform</w:t>
                            </w:r>
                            <w:r w:rsidR="00C0583B">
                              <w:rPr>
                                <w:rFonts w:ascii="Candara Light" w:hAnsi="Candara Light"/>
                                <w:b/>
                                <w:bCs/>
                              </w:rPr>
                              <w:t>s</w:t>
                            </w:r>
                            <w:r w:rsidR="00583902">
                              <w:rPr>
                                <w:rFonts w:ascii="Candara Light" w:hAnsi="Candara Light"/>
                                <w:b/>
                                <w:bCs/>
                              </w:rPr>
                              <w:t xml:space="preserve"> that allow all firms and services to </w:t>
                            </w:r>
                            <w:r w:rsidR="001C42C5">
                              <w:rPr>
                                <w:rFonts w:ascii="Candara Light" w:hAnsi="Candara Light"/>
                                <w:b/>
                                <w:bCs/>
                              </w:rPr>
                              <w:t xml:space="preserve">perform rapid </w:t>
                            </w:r>
                            <w:r w:rsidR="0090291E">
                              <w:rPr>
                                <w:rFonts w:ascii="Candara Light" w:hAnsi="Candara Light"/>
                                <w:b/>
                                <w:bCs/>
                              </w:rPr>
                              <w:t>integrat</w:t>
                            </w:r>
                            <w:r w:rsidR="001C42C5">
                              <w:rPr>
                                <w:rFonts w:ascii="Candara Light" w:hAnsi="Candara Light"/>
                                <w:b/>
                                <w:bCs/>
                              </w:rPr>
                              <w:t>ion of</w:t>
                            </w:r>
                            <w:r w:rsidR="0090291E">
                              <w:rPr>
                                <w:rFonts w:ascii="Candara Light" w:hAnsi="Candara Light"/>
                                <w:b/>
                                <w:bCs/>
                              </w:rPr>
                              <w:t xml:space="preserve"> blockchain technology using </w:t>
                            </w:r>
                            <w:r w:rsidR="00494F35">
                              <w:rPr>
                                <w:rFonts w:ascii="Candara Light" w:hAnsi="Candara Light"/>
                                <w:b/>
                                <w:bCs/>
                              </w:rPr>
                              <w:t xml:space="preserve">its </w:t>
                            </w:r>
                            <w:r w:rsidR="00E87C01">
                              <w:rPr>
                                <w:rFonts w:ascii="Candara Light" w:hAnsi="Candara Light"/>
                                <w:b/>
                                <w:bCs/>
                              </w:rPr>
                              <w:t xml:space="preserve">distributed </w:t>
                            </w:r>
                            <w:r w:rsidR="00DD253D">
                              <w:rPr>
                                <w:rFonts w:ascii="Candara Light" w:hAnsi="Candara Light"/>
                                <w:b/>
                                <w:bCs/>
                              </w:rPr>
                              <w:t>ledger</w:t>
                            </w:r>
                            <w:r w:rsidR="0090291E">
                              <w:rPr>
                                <w:rFonts w:ascii="Candara Light" w:hAnsi="Candara Light"/>
                                <w:b/>
                                <w:bCs/>
                              </w:rPr>
                              <w:t xml:space="preserve"> </w:t>
                            </w:r>
                            <w:r w:rsidR="001C42C5">
                              <w:rPr>
                                <w:rFonts w:ascii="Candara Light" w:hAnsi="Candara Light"/>
                                <w:b/>
                                <w:bCs/>
                              </w:rPr>
                              <w:t>in the ecosystem</w:t>
                            </w:r>
                            <w:r w:rsidR="00D550D4">
                              <w:rPr>
                                <w:rFonts w:ascii="Candara Light" w:hAnsi="Candara Light"/>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215B2" id="_x0000_s1028" type="#_x0000_t202" style="position:absolute;margin-left:76.7pt;margin-top:11.4pt;width:419.3pt;height:51.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" strokecolor="#cfcdcd [2894]">
                <v:textbox>
                  <w:txbxContent>
                    <w:p w14:paraId="3D97F78D" w14:textId="6265A6BE" w:rsidR="00545555" w:rsidRDefault="00A70854" w:rsidP="00545555">
                      <w:r>
                        <w:rPr>
                          <w:rFonts w:ascii="Candara Light" w:hAnsi="Candara Light"/>
                          <w:b/>
                          <w:bCs/>
                        </w:rPr>
                        <w:t>Blockchain value ecosystem</w:t>
                      </w:r>
                      <w:r w:rsidR="00C0583B">
                        <w:rPr>
                          <w:rFonts w:ascii="Candara Light" w:hAnsi="Candara Light"/>
                          <w:b/>
                          <w:bCs/>
                        </w:rPr>
                        <w:t>s</w:t>
                      </w:r>
                      <w:r>
                        <w:rPr>
                          <w:rFonts w:ascii="Candara Light" w:hAnsi="Candara Light"/>
                          <w:b/>
                          <w:bCs/>
                        </w:rPr>
                        <w:t xml:space="preserve"> are </w:t>
                      </w:r>
                      <w:r w:rsidR="00583902">
                        <w:rPr>
                          <w:rFonts w:ascii="Candara Light" w:hAnsi="Candara Light"/>
                          <w:b/>
                          <w:bCs/>
                        </w:rPr>
                        <w:t>blockchain platform</w:t>
                      </w:r>
                      <w:r w:rsidR="00C0583B">
                        <w:rPr>
                          <w:rFonts w:ascii="Candara Light" w:hAnsi="Candara Light"/>
                          <w:b/>
                          <w:bCs/>
                        </w:rPr>
                        <w:t>s</w:t>
                      </w:r>
                      <w:r w:rsidR="00583902">
                        <w:rPr>
                          <w:rFonts w:ascii="Candara Light" w:hAnsi="Candara Light"/>
                          <w:b/>
                          <w:bCs/>
                        </w:rPr>
                        <w:t xml:space="preserve"> that allow all firms and services to </w:t>
                      </w:r>
                      <w:r w:rsidR="001C42C5">
                        <w:rPr>
                          <w:rFonts w:ascii="Candara Light" w:hAnsi="Candara Light"/>
                          <w:b/>
                          <w:bCs/>
                        </w:rPr>
                        <w:t xml:space="preserve">perform rapid </w:t>
                      </w:r>
                      <w:r w:rsidR="0090291E">
                        <w:rPr>
                          <w:rFonts w:ascii="Candara Light" w:hAnsi="Candara Light"/>
                          <w:b/>
                          <w:bCs/>
                        </w:rPr>
                        <w:t>integrat</w:t>
                      </w:r>
                      <w:r w:rsidR="001C42C5">
                        <w:rPr>
                          <w:rFonts w:ascii="Candara Light" w:hAnsi="Candara Light"/>
                          <w:b/>
                          <w:bCs/>
                        </w:rPr>
                        <w:t>ion of</w:t>
                      </w:r>
                      <w:r w:rsidR="0090291E">
                        <w:rPr>
                          <w:rFonts w:ascii="Candara Light" w:hAnsi="Candara Light"/>
                          <w:b/>
                          <w:bCs/>
                        </w:rPr>
                        <w:t xml:space="preserve"> blockchain technology using </w:t>
                      </w:r>
                      <w:r w:rsidR="00494F35">
                        <w:rPr>
                          <w:rFonts w:ascii="Candara Light" w:hAnsi="Candara Light"/>
                          <w:b/>
                          <w:bCs/>
                        </w:rPr>
                        <w:t xml:space="preserve">its </w:t>
                      </w:r>
                      <w:r w:rsidR="00E87C01">
                        <w:rPr>
                          <w:rFonts w:ascii="Candara Light" w:hAnsi="Candara Light"/>
                          <w:b/>
                          <w:bCs/>
                        </w:rPr>
                        <w:t xml:space="preserve">distributed </w:t>
                      </w:r>
                      <w:r w:rsidR="00DD253D">
                        <w:rPr>
                          <w:rFonts w:ascii="Candara Light" w:hAnsi="Candara Light"/>
                          <w:b/>
                          <w:bCs/>
                        </w:rPr>
                        <w:t>ledger</w:t>
                      </w:r>
                      <w:r w:rsidR="0090291E">
                        <w:rPr>
                          <w:rFonts w:ascii="Candara Light" w:hAnsi="Candara Light"/>
                          <w:b/>
                          <w:bCs/>
                        </w:rPr>
                        <w:t xml:space="preserve"> </w:t>
                      </w:r>
                      <w:r w:rsidR="001C42C5">
                        <w:rPr>
                          <w:rFonts w:ascii="Candara Light" w:hAnsi="Candara Light"/>
                          <w:b/>
                          <w:bCs/>
                        </w:rPr>
                        <w:t>in the ecosystem</w:t>
                      </w:r>
                      <w:r w:rsidR="00D550D4">
                        <w:rPr>
                          <w:rFonts w:ascii="Candara Light" w:hAnsi="Candara Light"/>
                          <w:b/>
                          <w:bCs/>
                        </w:rPr>
                        <w:t>.</w:t>
                      </w:r>
                    </w:p>
                  </w:txbxContent>
                </v:textbox>
                <w10:wrap type="square"/>
              </v:shape>
            </w:pict>
          </mc:Fallback>
        </mc:AlternateContent>
      </w:r>
      <w:r w:rsidR="00545555">
        <w:t xml:space="preserve">  </w:t>
      </w:r>
    </w:p>
    <w:p w14:paraId="3113016E" w14:textId="1551A8DA" w:rsidR="00545555" w:rsidRDefault="00545555" w:rsidP="00545555"/>
    <w:p w14:paraId="62965DC3" w14:textId="77777777" w:rsidR="00545555" w:rsidRDefault="00545555" w:rsidP="00545555"/>
    <w:p w14:paraId="7251C45E" w14:textId="77777777" w:rsidR="00097E21" w:rsidRDefault="00097E21" w:rsidP="00545555"/>
    <w:p w14:paraId="2412091B" w14:textId="72DF2A79" w:rsidR="00097E21" w:rsidRDefault="002C43CC" w:rsidP="00545555">
      <w:pPr>
        <w:rPr>
          <w:rFonts w:ascii="Candara Light" w:hAnsi="Candara Light"/>
        </w:rPr>
      </w:pPr>
      <w:r w:rsidRPr="009D45FF">
        <w:rPr>
          <w:rFonts w:ascii="Candara Light" w:hAnsi="Candara Light"/>
        </w:rPr>
        <w:t>B</w:t>
      </w:r>
      <w:r w:rsidR="0086071F" w:rsidRPr="009D45FF">
        <w:rPr>
          <w:rFonts w:ascii="Candara Light" w:hAnsi="Candara Light"/>
        </w:rPr>
        <w:t xml:space="preserve">lockchain is a technology with limitless potential </w:t>
      </w:r>
      <w:r w:rsidR="007733E6" w:rsidRPr="009D45FF">
        <w:rPr>
          <w:rFonts w:ascii="Candara Light" w:hAnsi="Candara Light"/>
        </w:rPr>
        <w:t xml:space="preserve">because of its unique way of storing data and </w:t>
      </w:r>
      <w:r w:rsidR="005263C4" w:rsidRPr="009D45FF">
        <w:rPr>
          <w:rFonts w:ascii="Candara Light" w:hAnsi="Candara Light"/>
        </w:rPr>
        <w:t xml:space="preserve">the </w:t>
      </w:r>
      <w:r w:rsidR="00C14D62" w:rsidRPr="009D45FF">
        <w:rPr>
          <w:rFonts w:ascii="Candara Light" w:hAnsi="Candara Light"/>
        </w:rPr>
        <w:t>in</w:t>
      </w:r>
      <w:r w:rsidR="00C208A3" w:rsidRPr="009D45FF">
        <w:rPr>
          <w:rFonts w:ascii="Candara Light" w:hAnsi="Candara Light"/>
        </w:rPr>
        <w:t xml:space="preserve">novative ways to </w:t>
      </w:r>
      <w:r w:rsidR="008703FD" w:rsidRPr="009D45FF">
        <w:rPr>
          <w:rFonts w:ascii="Candara Light" w:hAnsi="Candara Light"/>
        </w:rPr>
        <w:t xml:space="preserve">secure data without a central authority. </w:t>
      </w:r>
      <w:r w:rsidR="00A47931" w:rsidRPr="009D45FF">
        <w:rPr>
          <w:rFonts w:ascii="Candara Light" w:hAnsi="Candara Light"/>
        </w:rPr>
        <w:t xml:space="preserve">Therefore, a group of developers aims to </w:t>
      </w:r>
      <w:r w:rsidR="00883FB3" w:rsidRPr="009D45FF">
        <w:rPr>
          <w:rFonts w:ascii="Candara Light" w:hAnsi="Candara Light"/>
        </w:rPr>
        <w:lastRenderedPageBreak/>
        <w:t xml:space="preserve">create a </w:t>
      </w:r>
      <w:r w:rsidR="00CA1473">
        <w:rPr>
          <w:rFonts w:ascii="Candara Light" w:hAnsi="Candara Light"/>
        </w:rPr>
        <w:t xml:space="preserve">flexible </w:t>
      </w:r>
      <w:r w:rsidR="00883FB3" w:rsidRPr="009D45FF">
        <w:rPr>
          <w:rFonts w:ascii="Candara Light" w:hAnsi="Candara Light"/>
        </w:rPr>
        <w:t xml:space="preserve">blockchain </w:t>
      </w:r>
      <w:r w:rsidR="00755C71">
        <w:rPr>
          <w:rFonts w:ascii="Candara Light" w:hAnsi="Candara Light"/>
        </w:rPr>
        <w:t>framewo</w:t>
      </w:r>
      <w:r w:rsidR="00712787">
        <w:rPr>
          <w:rFonts w:ascii="Candara Light" w:hAnsi="Candara Light"/>
        </w:rPr>
        <w:t>rk</w:t>
      </w:r>
      <w:r w:rsidR="00883FB3" w:rsidRPr="009D45FF">
        <w:rPr>
          <w:rFonts w:ascii="Candara Light" w:hAnsi="Candara Light"/>
        </w:rPr>
        <w:t xml:space="preserve"> </w:t>
      </w:r>
      <w:r w:rsidR="004C7F0D">
        <w:rPr>
          <w:rFonts w:ascii="Candara Light" w:hAnsi="Candara Light"/>
        </w:rPr>
        <w:t xml:space="preserve">to </w:t>
      </w:r>
      <w:r w:rsidR="00883FB3" w:rsidRPr="009D45FF">
        <w:rPr>
          <w:rFonts w:ascii="Candara Light" w:hAnsi="Candara Light"/>
        </w:rPr>
        <w:t xml:space="preserve">allow other developers to </w:t>
      </w:r>
      <w:r w:rsidR="009D45FF" w:rsidRPr="009D45FF">
        <w:rPr>
          <w:rFonts w:ascii="Candara Light" w:hAnsi="Candara Light"/>
        </w:rPr>
        <w:t>use their imagination to create any decentralized blockchain application in the network.</w:t>
      </w:r>
      <w:r w:rsidR="009E4E75">
        <w:rPr>
          <w:rFonts w:ascii="Candara Light" w:hAnsi="Candara Light"/>
        </w:rPr>
        <w:t xml:space="preserve"> </w:t>
      </w:r>
      <w:r w:rsidR="009D62FA">
        <w:rPr>
          <w:rFonts w:ascii="Candara Light" w:hAnsi="Candara Light"/>
        </w:rPr>
        <w:t xml:space="preserve">These </w:t>
      </w:r>
      <w:r w:rsidR="0043128F">
        <w:rPr>
          <w:rFonts w:ascii="Candara Light" w:hAnsi="Candara Light"/>
        </w:rPr>
        <w:t>system</w:t>
      </w:r>
      <w:r w:rsidR="00E12F7B">
        <w:rPr>
          <w:rFonts w:ascii="Candara Light" w:hAnsi="Candara Light"/>
        </w:rPr>
        <w:t>s</w:t>
      </w:r>
      <w:r w:rsidR="0043128F">
        <w:rPr>
          <w:rFonts w:ascii="Candara Light" w:hAnsi="Candara Light"/>
        </w:rPr>
        <w:t xml:space="preserve"> encompass</w:t>
      </w:r>
      <w:del w:id="27" w:author="Feng, Eric" w:date="2022-08-24T11:53:00Z">
        <w:r w:rsidR="0043128F" w:rsidDel="00314884">
          <w:rPr>
            <w:rFonts w:ascii="Candara Light" w:hAnsi="Candara Light"/>
          </w:rPr>
          <w:delText>,</w:delText>
        </w:r>
      </w:del>
      <w:r w:rsidR="0043128F">
        <w:rPr>
          <w:rFonts w:ascii="Candara Light" w:hAnsi="Candara Light"/>
        </w:rPr>
        <w:t xml:space="preserve"> </w:t>
      </w:r>
      <w:r w:rsidR="003D2669">
        <w:rPr>
          <w:rFonts w:ascii="Candara Light" w:hAnsi="Candara Light"/>
        </w:rPr>
        <w:t>governing structure</w:t>
      </w:r>
      <w:r w:rsidR="00E12F7B">
        <w:rPr>
          <w:rFonts w:ascii="Candara Light" w:hAnsi="Candara Light"/>
        </w:rPr>
        <w:t>s</w:t>
      </w:r>
      <w:r w:rsidR="003D2669">
        <w:rPr>
          <w:rFonts w:ascii="Candara Light" w:hAnsi="Candara Light"/>
        </w:rPr>
        <w:t xml:space="preserve"> </w:t>
      </w:r>
      <w:r w:rsidR="00B15D48">
        <w:rPr>
          <w:rFonts w:ascii="Candara Light" w:hAnsi="Candara Light"/>
        </w:rPr>
        <w:t xml:space="preserve">like individual participation, data ownership, funding, </w:t>
      </w:r>
      <w:r w:rsidR="00457908">
        <w:rPr>
          <w:rFonts w:ascii="Candara Light" w:hAnsi="Candara Light"/>
        </w:rPr>
        <w:t>exit and entrance criteria,</w:t>
      </w:r>
      <w:r w:rsidR="00E12F7B">
        <w:rPr>
          <w:rFonts w:ascii="Candara Light" w:hAnsi="Candara Light"/>
        </w:rPr>
        <w:t xml:space="preserve"> and</w:t>
      </w:r>
      <w:r w:rsidR="00457908">
        <w:rPr>
          <w:rFonts w:ascii="Candara Light" w:hAnsi="Candara Light"/>
        </w:rPr>
        <w:t xml:space="preserve"> information shared </w:t>
      </w:r>
      <w:r w:rsidR="00E12F7B">
        <w:rPr>
          <w:rFonts w:ascii="Candara Light" w:hAnsi="Candara Light"/>
        </w:rPr>
        <w:t xml:space="preserve">within the </w:t>
      </w:r>
      <w:r w:rsidR="00430310">
        <w:rPr>
          <w:rFonts w:ascii="Candara Light" w:hAnsi="Candara Light"/>
        </w:rPr>
        <w:t>networks</w:t>
      </w:r>
      <w:r w:rsidR="00457908">
        <w:rPr>
          <w:rFonts w:ascii="Candara Light" w:hAnsi="Candara Light"/>
        </w:rPr>
        <w:t>.</w:t>
      </w:r>
      <w:r w:rsidR="00430310">
        <w:rPr>
          <w:rFonts w:ascii="Candara Light" w:hAnsi="Candara Light"/>
        </w:rPr>
        <w:t xml:space="preserve"> Essentially, </w:t>
      </w:r>
      <w:r w:rsidR="0008787C">
        <w:rPr>
          <w:rFonts w:ascii="Candara Light" w:hAnsi="Candara Light"/>
        </w:rPr>
        <w:t>these ecosystems</w:t>
      </w:r>
      <w:r w:rsidR="00430310">
        <w:rPr>
          <w:rFonts w:ascii="Candara Light" w:hAnsi="Candara Light"/>
        </w:rPr>
        <w:t xml:space="preserve"> provide a </w:t>
      </w:r>
      <w:r w:rsidR="00C21340">
        <w:rPr>
          <w:rFonts w:ascii="Candara Light" w:hAnsi="Candara Light"/>
        </w:rPr>
        <w:t xml:space="preserve">fast </w:t>
      </w:r>
      <w:r w:rsidR="006E140C">
        <w:rPr>
          <w:rFonts w:ascii="Candara Light" w:hAnsi="Candara Light"/>
        </w:rPr>
        <w:t xml:space="preserve">development platform </w:t>
      </w:r>
      <w:r w:rsidR="001567E5">
        <w:rPr>
          <w:rFonts w:ascii="Candara Light" w:hAnsi="Candara Light"/>
        </w:rPr>
        <w:t xml:space="preserve">to accelerate </w:t>
      </w:r>
      <w:r w:rsidR="001129C7">
        <w:rPr>
          <w:rFonts w:ascii="Candara Light" w:hAnsi="Candara Light"/>
        </w:rPr>
        <w:t xml:space="preserve">adoption </w:t>
      </w:r>
      <w:r w:rsidR="00805F99">
        <w:rPr>
          <w:rFonts w:ascii="Candara Light" w:hAnsi="Candara Light"/>
        </w:rPr>
        <w:t>of blockchain technology in the current market.</w:t>
      </w:r>
    </w:p>
    <w:p w14:paraId="34698999" w14:textId="7ACDC426" w:rsidR="00805F99" w:rsidRDefault="005335CD" w:rsidP="00545555">
      <w:pPr>
        <w:rPr>
          <w:rFonts w:ascii="Candara Light" w:hAnsi="Candara Light"/>
        </w:rPr>
      </w:pPr>
      <w:r>
        <w:rPr>
          <w:rFonts w:ascii="Candara Light" w:hAnsi="Candara Light"/>
        </w:rPr>
        <w:t xml:space="preserve">One of the most popular </w:t>
      </w:r>
      <w:r w:rsidR="009A467B">
        <w:rPr>
          <w:rFonts w:ascii="Candara Light" w:hAnsi="Candara Light"/>
        </w:rPr>
        <w:t>public blockchain ecosystem</w:t>
      </w:r>
      <w:r w:rsidR="00933ADC">
        <w:rPr>
          <w:rFonts w:ascii="Candara Light" w:hAnsi="Candara Light"/>
        </w:rPr>
        <w:t>s</w:t>
      </w:r>
      <w:r w:rsidR="009A467B">
        <w:rPr>
          <w:rFonts w:ascii="Candara Light" w:hAnsi="Candara Light"/>
        </w:rPr>
        <w:t xml:space="preserve"> is called Ethereum</w:t>
      </w:r>
      <w:r w:rsidR="00176C8C">
        <w:rPr>
          <w:rFonts w:ascii="Candara Light" w:hAnsi="Candara Light"/>
        </w:rPr>
        <w:t xml:space="preserve">. It </w:t>
      </w:r>
      <w:r w:rsidR="004D0D92">
        <w:rPr>
          <w:rFonts w:ascii="Candara Light" w:hAnsi="Candara Light"/>
        </w:rPr>
        <w:t xml:space="preserve">allows developers to set up </w:t>
      </w:r>
      <w:r w:rsidR="009F5BF0">
        <w:rPr>
          <w:rFonts w:ascii="Candara Light" w:hAnsi="Candara Light"/>
        </w:rPr>
        <w:t xml:space="preserve">infrastructure and </w:t>
      </w:r>
      <w:r w:rsidR="007C26E9">
        <w:rPr>
          <w:rFonts w:ascii="Candara Light" w:hAnsi="Candara Light"/>
        </w:rPr>
        <w:t>services on the network</w:t>
      </w:r>
      <w:r w:rsidR="000330E8">
        <w:rPr>
          <w:rFonts w:ascii="Candara Light" w:hAnsi="Candara Light"/>
        </w:rPr>
        <w:t xml:space="preserve">, and </w:t>
      </w:r>
      <w:r w:rsidR="0072431E">
        <w:rPr>
          <w:rFonts w:ascii="Candara Light" w:hAnsi="Candara Light"/>
        </w:rPr>
        <w:t xml:space="preserve">each service can </w:t>
      </w:r>
      <w:r w:rsidR="00F829C4">
        <w:rPr>
          <w:rFonts w:ascii="Candara Light" w:hAnsi="Candara Light"/>
        </w:rPr>
        <w:t xml:space="preserve">interact with other services in the same network </w:t>
      </w:r>
      <w:r w:rsidR="00EE20BF">
        <w:rPr>
          <w:rFonts w:ascii="Candara Light" w:hAnsi="Candara Light"/>
        </w:rPr>
        <w:t xml:space="preserve">in a seamless manner. </w:t>
      </w:r>
      <w:r w:rsidR="003E306E">
        <w:rPr>
          <w:rFonts w:ascii="Candara Light" w:hAnsi="Candara Light"/>
        </w:rPr>
        <w:t xml:space="preserve">Therefore, </w:t>
      </w:r>
      <w:r w:rsidR="00472384">
        <w:rPr>
          <w:rFonts w:ascii="Candara Light" w:hAnsi="Candara Light"/>
        </w:rPr>
        <w:t>Ethereum aims to provide</w:t>
      </w:r>
      <w:r w:rsidR="00BE764C">
        <w:rPr>
          <w:rFonts w:ascii="Candara Light" w:hAnsi="Candara Light"/>
        </w:rPr>
        <w:t xml:space="preserve"> a platform powere</w:t>
      </w:r>
      <w:r w:rsidR="00DF177B">
        <w:rPr>
          <w:rFonts w:ascii="Candara Light" w:hAnsi="Candara Light"/>
        </w:rPr>
        <w:t>d by blockchain where</w:t>
      </w:r>
      <w:r w:rsidR="00454C15">
        <w:rPr>
          <w:rFonts w:ascii="Candara Light" w:hAnsi="Candara Light"/>
        </w:rPr>
        <w:t xml:space="preserve"> firm can build their own service and market on the platform</w:t>
      </w:r>
      <w:r w:rsidR="002D42C5">
        <w:rPr>
          <w:rFonts w:ascii="Candara Light" w:hAnsi="Candara Light"/>
        </w:rPr>
        <w:t>,</w:t>
      </w:r>
      <w:r w:rsidR="002F1431">
        <w:rPr>
          <w:rFonts w:ascii="Candara Light" w:hAnsi="Candara Light"/>
        </w:rPr>
        <w:t xml:space="preserve"> which is </w:t>
      </w:r>
      <w:proofErr w:type="gramStart"/>
      <w:r w:rsidR="00B30473">
        <w:rPr>
          <w:rFonts w:ascii="Candara Light" w:hAnsi="Candara Light"/>
        </w:rPr>
        <w:t>similar to</w:t>
      </w:r>
      <w:proofErr w:type="gramEnd"/>
      <w:r w:rsidR="00B30473">
        <w:rPr>
          <w:rFonts w:ascii="Candara Light" w:hAnsi="Candara Light"/>
        </w:rPr>
        <w:t xml:space="preserve"> </w:t>
      </w:r>
      <w:r w:rsidR="00EF5918">
        <w:rPr>
          <w:rFonts w:ascii="Candara Light" w:hAnsi="Candara Light"/>
        </w:rPr>
        <w:t xml:space="preserve">current </w:t>
      </w:r>
      <w:r w:rsidR="003E306E">
        <w:rPr>
          <w:rFonts w:ascii="Candara Light" w:hAnsi="Candara Light"/>
        </w:rPr>
        <w:t>ecosystem such as eBay</w:t>
      </w:r>
      <w:r w:rsidR="00E66CCF">
        <w:rPr>
          <w:rFonts w:ascii="Candara Light" w:hAnsi="Candara Light"/>
        </w:rPr>
        <w:t>,</w:t>
      </w:r>
      <w:r w:rsidR="00BE0D03">
        <w:rPr>
          <w:rFonts w:ascii="Candara Light" w:hAnsi="Candara Light"/>
        </w:rPr>
        <w:t xml:space="preserve"> </w:t>
      </w:r>
      <w:r w:rsidR="00E66CCF">
        <w:rPr>
          <w:rFonts w:ascii="Candara Light" w:hAnsi="Candara Light"/>
        </w:rPr>
        <w:t>Amazon,</w:t>
      </w:r>
      <w:r w:rsidR="003E306E">
        <w:rPr>
          <w:rFonts w:ascii="Candara Light" w:hAnsi="Candara Light"/>
        </w:rPr>
        <w:t xml:space="preserve"> </w:t>
      </w:r>
      <w:proofErr w:type="spellStart"/>
      <w:r w:rsidR="003E306E">
        <w:rPr>
          <w:rFonts w:ascii="Candara Light" w:hAnsi="Candara Light"/>
        </w:rPr>
        <w:t>Facebook</w:t>
      </w:r>
      <w:del w:id="28" w:author="Feng, Eric" w:date="2022-08-24T12:00:00Z">
        <w:r w:rsidR="003E306E" w:rsidDel="00226D09">
          <w:rPr>
            <w:rFonts w:ascii="Candara Light" w:hAnsi="Candara Light"/>
          </w:rPr>
          <w:delText xml:space="preserve"> </w:delText>
        </w:r>
      </w:del>
      <w:r w:rsidR="00226D09">
        <w:rPr>
          <w:rFonts w:ascii="Candara Light" w:hAnsi="Candara Light"/>
        </w:rPr>
        <w:t>who</w:t>
      </w:r>
      <w:proofErr w:type="spellEnd"/>
      <w:r w:rsidR="00226D09">
        <w:rPr>
          <w:rFonts w:ascii="Candara Light" w:hAnsi="Candara Light"/>
        </w:rPr>
        <w:t xml:space="preserve"> provide</w:t>
      </w:r>
      <w:r w:rsidR="00EF32EC">
        <w:rPr>
          <w:rFonts w:ascii="Candara Light" w:hAnsi="Candara Light"/>
        </w:rPr>
        <w:t xml:space="preserve"> the tools for </w:t>
      </w:r>
      <w:r w:rsidR="00D1762B">
        <w:rPr>
          <w:rFonts w:ascii="Candara Light" w:hAnsi="Candara Light"/>
        </w:rPr>
        <w:t xml:space="preserve">everyone to start </w:t>
      </w:r>
      <w:r w:rsidR="00C83517">
        <w:rPr>
          <w:rFonts w:ascii="Candara Light" w:hAnsi="Candara Light"/>
        </w:rPr>
        <w:t>their own business</w:t>
      </w:r>
      <w:r w:rsidR="005E7E6C">
        <w:rPr>
          <w:rFonts w:ascii="Candara Light" w:hAnsi="Candara Light"/>
        </w:rPr>
        <w:t xml:space="preserve">, where more firms can </w:t>
      </w:r>
      <w:r w:rsidR="00714E78">
        <w:rPr>
          <w:rFonts w:ascii="Candara Light" w:hAnsi="Candara Light"/>
        </w:rPr>
        <w:t>catch up the trend to integrate blockchain into its services and applications.</w:t>
      </w:r>
    </w:p>
    <w:p w14:paraId="0EDA6DBC" w14:textId="4DB61ACB" w:rsidR="00714E78" w:rsidRDefault="00B53DE9" w:rsidP="00545555">
      <w:pPr>
        <w:rPr>
          <w:rFonts w:ascii="Candara Light" w:hAnsi="Candara Light"/>
        </w:rPr>
      </w:pPr>
      <w:r>
        <w:rPr>
          <w:rFonts w:ascii="Candara Light" w:hAnsi="Candara Light"/>
        </w:rPr>
        <w:t xml:space="preserve">Ethereum </w:t>
      </w:r>
      <w:r w:rsidR="006E367D">
        <w:rPr>
          <w:rFonts w:ascii="Candara Light" w:hAnsi="Candara Light"/>
        </w:rPr>
        <w:t>prioritise the usage</w:t>
      </w:r>
      <w:r w:rsidR="004E239E">
        <w:rPr>
          <w:rFonts w:ascii="Candara Light" w:hAnsi="Candara Light"/>
        </w:rPr>
        <w:t xml:space="preserve"> </w:t>
      </w:r>
      <w:r>
        <w:rPr>
          <w:rFonts w:ascii="Candara Light" w:hAnsi="Candara Light"/>
        </w:rPr>
        <w:t xml:space="preserve">of smart </w:t>
      </w:r>
      <w:r w:rsidR="001160A9">
        <w:rPr>
          <w:rFonts w:ascii="Candara Light" w:hAnsi="Candara Light"/>
        </w:rPr>
        <w:t>contract and</w:t>
      </w:r>
      <w:r>
        <w:rPr>
          <w:rFonts w:ascii="Candara Light" w:hAnsi="Candara Light"/>
        </w:rPr>
        <w:t xml:space="preserve"> provide a simple way to program smart contract using solidit</w:t>
      </w:r>
      <w:r w:rsidR="00E751ED">
        <w:rPr>
          <w:rFonts w:ascii="Candara Light" w:hAnsi="Candara Light"/>
        </w:rPr>
        <w:t>y</w:t>
      </w:r>
      <w:r w:rsidR="006B2821">
        <w:rPr>
          <w:rFonts w:ascii="Candara Light" w:hAnsi="Candara Light"/>
        </w:rPr>
        <w:t xml:space="preserve">. </w:t>
      </w:r>
      <w:r w:rsidR="00771376">
        <w:rPr>
          <w:rFonts w:ascii="Candara Light" w:hAnsi="Candara Light"/>
        </w:rPr>
        <w:t>Smart contract</w:t>
      </w:r>
      <w:r w:rsidR="00BD136C">
        <w:rPr>
          <w:rFonts w:ascii="Candara Light" w:hAnsi="Candara Light"/>
        </w:rPr>
        <w:t>s</w:t>
      </w:r>
      <w:r w:rsidR="00771376">
        <w:rPr>
          <w:rFonts w:ascii="Candara Light" w:hAnsi="Candara Light"/>
        </w:rPr>
        <w:t xml:space="preserve"> act as a mean</w:t>
      </w:r>
      <w:r w:rsidR="00BD136C">
        <w:rPr>
          <w:rFonts w:ascii="Candara Light" w:hAnsi="Candara Light"/>
        </w:rPr>
        <w:t>s</w:t>
      </w:r>
      <w:r w:rsidR="00771376">
        <w:rPr>
          <w:rFonts w:ascii="Candara Light" w:hAnsi="Candara Light"/>
        </w:rPr>
        <w:t xml:space="preserve"> to </w:t>
      </w:r>
      <w:r w:rsidR="001160A9">
        <w:rPr>
          <w:rFonts w:ascii="Candara Light" w:hAnsi="Candara Light"/>
        </w:rPr>
        <w:t>execute</w:t>
      </w:r>
      <w:r w:rsidR="00992D26">
        <w:rPr>
          <w:rFonts w:ascii="Candara Light" w:hAnsi="Candara Light"/>
        </w:rPr>
        <w:t xml:space="preserve"> transaction protocol once </w:t>
      </w:r>
      <w:r w:rsidR="00B4680E">
        <w:rPr>
          <w:rFonts w:ascii="Candara Light" w:hAnsi="Candara Light"/>
        </w:rPr>
        <w:t xml:space="preserve">specific, pre-defined </w:t>
      </w:r>
      <w:r w:rsidR="00992D26">
        <w:rPr>
          <w:rFonts w:ascii="Candara Light" w:hAnsi="Candara Light"/>
        </w:rPr>
        <w:t>conditions are met</w:t>
      </w:r>
      <w:r w:rsidR="00B4680E">
        <w:rPr>
          <w:rFonts w:ascii="Candara Light" w:hAnsi="Candara Light"/>
        </w:rPr>
        <w:t>. Ess</w:t>
      </w:r>
      <w:r w:rsidR="003C7B26">
        <w:rPr>
          <w:rFonts w:ascii="Candara Light" w:hAnsi="Candara Light"/>
        </w:rPr>
        <w:t>entially the parties involved would agree on terms</w:t>
      </w:r>
      <w:r w:rsidR="00971A88">
        <w:rPr>
          <w:rFonts w:ascii="Candara Light" w:hAnsi="Candara Light"/>
        </w:rPr>
        <w:t xml:space="preserve"> and set-up the smart contract accordingly. Once th</w:t>
      </w:r>
      <w:r w:rsidR="0018575C">
        <w:rPr>
          <w:rFonts w:ascii="Candara Light" w:hAnsi="Candara Light"/>
        </w:rPr>
        <w:t xml:space="preserve">e conditions are met the smart contract would automatically proceed with the </w:t>
      </w:r>
      <w:r w:rsidR="0079260F">
        <w:rPr>
          <w:rFonts w:ascii="Candara Light" w:hAnsi="Candara Light"/>
        </w:rPr>
        <w:t>transaction,</w:t>
      </w:r>
      <w:r w:rsidR="0018575C">
        <w:rPr>
          <w:rFonts w:ascii="Candara Light" w:hAnsi="Candara Light"/>
        </w:rPr>
        <w:t xml:space="preserve"> eliminating the need for any intermediary. </w:t>
      </w:r>
      <w:r w:rsidR="00992D26">
        <w:rPr>
          <w:rFonts w:ascii="Candara Light" w:hAnsi="Candara Light"/>
        </w:rPr>
        <w:t xml:space="preserve"> </w:t>
      </w:r>
      <w:r w:rsidR="00AB2AC0">
        <w:rPr>
          <w:rFonts w:ascii="Candara Light" w:hAnsi="Candara Light"/>
        </w:rPr>
        <w:t xml:space="preserve">In the future, </w:t>
      </w:r>
      <w:r w:rsidR="004861B0">
        <w:rPr>
          <w:rFonts w:ascii="Candara Light" w:hAnsi="Candara Light"/>
        </w:rPr>
        <w:t>Ethereum</w:t>
      </w:r>
      <w:r w:rsidR="00AB2AC0">
        <w:rPr>
          <w:rFonts w:ascii="Candara Light" w:hAnsi="Candara Light"/>
        </w:rPr>
        <w:t xml:space="preserve"> aims to </w:t>
      </w:r>
      <w:r w:rsidR="00AD25D5">
        <w:rPr>
          <w:rFonts w:ascii="Candara Light" w:hAnsi="Candara Light"/>
        </w:rPr>
        <w:t xml:space="preserve">provide a decentralized system, where </w:t>
      </w:r>
      <w:r w:rsidR="0079260F">
        <w:rPr>
          <w:rFonts w:ascii="Candara Light" w:hAnsi="Candara Light"/>
        </w:rPr>
        <w:t xml:space="preserve">anyone </w:t>
      </w:r>
      <w:r w:rsidR="00AD25D5">
        <w:rPr>
          <w:rFonts w:ascii="Candara Light" w:hAnsi="Candara Light"/>
        </w:rPr>
        <w:t>can create their own service on the platform</w:t>
      </w:r>
      <w:r w:rsidR="000615E3">
        <w:rPr>
          <w:rFonts w:ascii="Candara Light" w:hAnsi="Candara Light"/>
        </w:rPr>
        <w:t>, run maintenance</w:t>
      </w:r>
      <w:ins w:id="29" w:author="Laskovy, Andrew M" w:date="2022-08-22T10:46:00Z">
        <w:r w:rsidR="00C60E5C">
          <w:rPr>
            <w:rFonts w:ascii="Candara Light" w:hAnsi="Candara Light"/>
          </w:rPr>
          <w:t>,</w:t>
        </w:r>
      </w:ins>
      <w:r w:rsidR="000615E3">
        <w:rPr>
          <w:rFonts w:ascii="Candara Light" w:hAnsi="Candara Light"/>
        </w:rPr>
        <w:t xml:space="preserve"> and prevent </w:t>
      </w:r>
      <w:r w:rsidR="002F470E">
        <w:rPr>
          <w:rFonts w:ascii="Candara Light" w:hAnsi="Candara Light"/>
        </w:rPr>
        <w:t xml:space="preserve">other entities from </w:t>
      </w:r>
      <w:r w:rsidR="004861B0">
        <w:rPr>
          <w:rFonts w:ascii="Candara Light" w:hAnsi="Candara Light"/>
        </w:rPr>
        <w:t>censor</w:t>
      </w:r>
      <w:r w:rsidR="002F470E">
        <w:rPr>
          <w:rFonts w:ascii="Candara Light" w:hAnsi="Candara Light"/>
        </w:rPr>
        <w:t>ing</w:t>
      </w:r>
      <w:r w:rsidR="004861B0">
        <w:rPr>
          <w:rFonts w:ascii="Candara Light" w:hAnsi="Candara Light"/>
        </w:rPr>
        <w:t xml:space="preserve"> the content or usage. </w:t>
      </w:r>
    </w:p>
    <w:p w14:paraId="2764B86A" w14:textId="77777777" w:rsidR="0061760A" w:rsidRDefault="0061760A" w:rsidP="00545555">
      <w:pPr>
        <w:rPr>
          <w:rFonts w:ascii="Candara Light" w:hAnsi="Candara Light"/>
        </w:rPr>
      </w:pPr>
    </w:p>
    <w:p w14:paraId="268E5249" w14:textId="06B8E09D" w:rsidR="00E17D56" w:rsidRDefault="00E17D56" w:rsidP="00E17D56">
      <w:pPr>
        <w:pStyle w:val="Heading2"/>
      </w:pPr>
      <w:r>
        <w:rPr>
          <w:color w:val="FFFFFF" w:themeColor="background1"/>
          <w:shd w:val="clear" w:color="auto" w:fill="4472C4" w:themeFill="accent1"/>
        </w:rPr>
        <w:t xml:space="preserve"> </w:t>
      </w:r>
      <w:bookmarkStart w:id="30" w:name="_Toc109659269"/>
      <w:r>
        <w:rPr>
          <w:color w:val="FFFFFF" w:themeColor="background1"/>
          <w:shd w:val="clear" w:color="auto" w:fill="4472C4" w:themeFill="accent1"/>
        </w:rPr>
        <w:t>2</w:t>
      </w:r>
      <w:r w:rsidRPr="00674654">
        <w:rPr>
          <w:color w:val="FFFFFF" w:themeColor="background1"/>
          <w:shd w:val="clear" w:color="auto" w:fill="4472C4" w:themeFill="accent1"/>
        </w:rPr>
        <w:t>.</w:t>
      </w:r>
      <w:r>
        <w:rPr>
          <w:color w:val="FFFFFF" w:themeColor="background1"/>
          <w:shd w:val="clear" w:color="auto" w:fill="4472C4" w:themeFill="accent1"/>
        </w:rPr>
        <w:t>4.4</w:t>
      </w:r>
      <w:r w:rsidRPr="00674654">
        <w:rPr>
          <w:color w:val="FFFFFF" w:themeColor="background1"/>
          <w:shd w:val="clear" w:color="auto" w:fill="4472C4" w:themeFill="accent1"/>
        </w:rPr>
        <w:t xml:space="preserve">  </w:t>
      </w:r>
      <w:r w:rsidRPr="00674654">
        <w:rPr>
          <w:color w:val="FFFFFF" w:themeColor="background1"/>
        </w:rPr>
        <w:t xml:space="preserve"> </w:t>
      </w:r>
      <w:r>
        <w:t xml:space="preserve">Value </w:t>
      </w:r>
      <w:r w:rsidR="00A70854">
        <w:t>Web</w:t>
      </w:r>
      <w:bookmarkEnd w:id="30"/>
    </w:p>
    <w:p w14:paraId="765FC98F" w14:textId="475B549D" w:rsidR="005E7E6C" w:rsidRDefault="00D73999" w:rsidP="00545555">
      <w:pPr>
        <w:rPr>
          <w:rFonts w:ascii="Candara Light" w:hAnsi="Candara Light"/>
        </w:rPr>
      </w:pPr>
      <w:r>
        <w:rPr>
          <w:noProof/>
        </w:rPr>
        <w:drawing>
          <wp:anchor distT="0" distB="0" distL="114300" distR="114300" simplePos="0" relativeHeight="251658247" behindDoc="1" locked="0" layoutInCell="1" allowOverlap="1" wp14:anchorId="759EDD6B" wp14:editId="649A761B">
            <wp:simplePos x="0" y="0"/>
            <wp:positionH relativeFrom="margin">
              <wp:align>left</wp:align>
            </wp:positionH>
            <wp:positionV relativeFrom="paragraph">
              <wp:posOffset>17983</wp:posOffset>
            </wp:positionV>
            <wp:extent cx="974525" cy="901399"/>
            <wp:effectExtent l="0" t="0" r="0" b="0"/>
            <wp:wrapTight wrapText="bothSides">
              <wp:wrapPolygon edited="0">
                <wp:start x="0" y="0"/>
                <wp:lineTo x="0" y="21006"/>
                <wp:lineTo x="21121" y="21006"/>
                <wp:lineTo x="2112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45" b="2168"/>
                    <a:stretch/>
                  </pic:blipFill>
                  <pic:spPr bwMode="auto">
                    <a:xfrm>
                      <a:off x="0" y="0"/>
                      <a:ext cx="975519" cy="902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760A">
        <w:rPr>
          <w:noProof/>
        </w:rPr>
        <mc:AlternateContent>
          <mc:Choice Requires="wps">
            <w:drawing>
              <wp:anchor distT="45720" distB="45720" distL="114300" distR="114300" simplePos="0" relativeHeight="251658246" behindDoc="0" locked="0" layoutInCell="1" allowOverlap="1" wp14:anchorId="54E11430" wp14:editId="501C033F">
                <wp:simplePos x="0" y="0"/>
                <wp:positionH relativeFrom="column">
                  <wp:posOffset>1075335</wp:posOffset>
                </wp:positionH>
                <wp:positionV relativeFrom="paragraph">
                  <wp:posOffset>155524</wp:posOffset>
                </wp:positionV>
                <wp:extent cx="5325110" cy="657860"/>
                <wp:effectExtent l="0" t="0" r="2794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657860"/>
                        </a:xfrm>
                        <a:prstGeom prst="rect">
                          <a:avLst/>
                        </a:prstGeom>
                        <a:solidFill>
                          <a:srgbClr val="FFFFFF"/>
                        </a:solidFill>
                        <a:ln w="9525">
                          <a:solidFill>
                            <a:schemeClr val="bg2">
                              <a:lumMod val="90000"/>
                            </a:schemeClr>
                          </a:solidFill>
                          <a:miter lim="800000"/>
                          <a:headEnd/>
                          <a:tailEnd/>
                        </a:ln>
                      </wps:spPr>
                      <wps:txbx>
                        <w:txbxContent>
                          <w:p w14:paraId="376C5E89" w14:textId="2E0A25D0" w:rsidR="0061760A" w:rsidRDefault="0061760A" w:rsidP="0061760A">
                            <w:r>
                              <w:rPr>
                                <w:rFonts w:ascii="Candara Light" w:hAnsi="Candara Light"/>
                                <w:b/>
                                <w:bCs/>
                              </w:rPr>
                              <w:t xml:space="preserve">Blockchain value </w:t>
                            </w:r>
                            <w:r w:rsidR="00FD02EF">
                              <w:rPr>
                                <w:rFonts w:ascii="Candara Light" w:hAnsi="Candara Light"/>
                                <w:b/>
                                <w:bCs/>
                              </w:rPr>
                              <w:t xml:space="preserve">web is </w:t>
                            </w:r>
                            <w:r w:rsidR="00580761">
                              <w:rPr>
                                <w:rFonts w:ascii="Candara Light" w:hAnsi="Candara Light"/>
                                <w:b/>
                                <w:bCs/>
                              </w:rPr>
                              <w:t>collection of service</w:t>
                            </w:r>
                            <w:r w:rsidR="00A02E7F">
                              <w:rPr>
                                <w:rFonts w:ascii="Candara Light" w:hAnsi="Candara Light"/>
                                <w:b/>
                                <w:bCs/>
                              </w:rPr>
                              <w:t xml:space="preserve"> that focus </w:t>
                            </w:r>
                            <w:r w:rsidR="00831827">
                              <w:rPr>
                                <w:rFonts w:ascii="Candara Light" w:hAnsi="Candara Light"/>
                                <w:b/>
                                <w:bCs/>
                              </w:rPr>
                              <w:t>on</w:t>
                            </w:r>
                            <w:r w:rsidR="00A02E7F">
                              <w:rPr>
                                <w:rFonts w:ascii="Candara Light" w:hAnsi="Candara Light"/>
                                <w:b/>
                                <w:bCs/>
                              </w:rPr>
                              <w:t xml:space="preserve"> trade of financial assets </w:t>
                            </w:r>
                            <w:r w:rsidR="007829AD">
                              <w:rPr>
                                <w:rFonts w:ascii="Candara Light" w:hAnsi="Candara Light"/>
                                <w:b/>
                                <w:bCs/>
                              </w:rPr>
                              <w:t>between different banking and payment domain</w:t>
                            </w:r>
                            <w:r w:rsidR="00BE3EE4">
                              <w:rPr>
                                <w:rFonts w:ascii="Candara Light" w:hAnsi="Candara Light"/>
                                <w:b/>
                                <w:bCs/>
                              </w:rPr>
                              <w:t>s</w:t>
                            </w:r>
                            <w:r w:rsidR="007829AD">
                              <w:rPr>
                                <w:rFonts w:ascii="Candara Light" w:hAnsi="Candara Light"/>
                                <w:b/>
                                <w:bCs/>
                              </w:rPr>
                              <w:t>.</w:t>
                            </w:r>
                            <w:r w:rsidR="007825F5">
                              <w:rPr>
                                <w:rFonts w:ascii="Candara Light" w:hAnsi="Candara Light"/>
                                <w:b/>
                                <w:bCs/>
                              </w:rPr>
                              <w:t xml:space="preserve"> This is by far the most </w:t>
                            </w:r>
                            <w:r w:rsidR="00F22872">
                              <w:rPr>
                                <w:rFonts w:ascii="Candara Light" w:hAnsi="Candara Light"/>
                                <w:b/>
                                <w:bCs/>
                              </w:rPr>
                              <w:t xml:space="preserve">prevalent </w:t>
                            </w:r>
                            <w:r w:rsidR="00930321">
                              <w:rPr>
                                <w:rFonts w:ascii="Candara Light" w:hAnsi="Candara Light"/>
                                <w:b/>
                                <w:bCs/>
                              </w:rPr>
                              <w:t xml:space="preserve">area of investment and </w:t>
                            </w:r>
                            <w:r w:rsidR="004526F1">
                              <w:rPr>
                                <w:rFonts w:ascii="Candara Light" w:hAnsi="Candara Light"/>
                                <w:b/>
                                <w:bCs/>
                              </w:rPr>
                              <w:t xml:space="preserve">could change </w:t>
                            </w:r>
                            <w:r w:rsidR="001E3931">
                              <w:rPr>
                                <w:rFonts w:ascii="Candara Light" w:hAnsi="Candara Light"/>
                                <w:b/>
                                <w:bCs/>
                              </w:rPr>
                              <w:t>regulation of</w:t>
                            </w:r>
                            <w:r w:rsidR="004526F1">
                              <w:rPr>
                                <w:rFonts w:ascii="Candara Light" w:hAnsi="Candara Light"/>
                                <w:b/>
                                <w:bCs/>
                              </w:rPr>
                              <w:t xml:space="preserve"> </w:t>
                            </w:r>
                            <w:r w:rsidR="001E3931">
                              <w:rPr>
                                <w:rFonts w:ascii="Candara Light" w:hAnsi="Candara Light"/>
                                <w:b/>
                                <w:bCs/>
                              </w:rPr>
                              <w:t>finance and trade in the future.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1430" id="_x0000_s1029" type="#_x0000_t202" style="position:absolute;margin-left:84.65pt;margin-top:12.25pt;width:419.3pt;height:51.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" strokecolor="#cfcdcd [2894]">
                <v:textbox>
                  <w:txbxContent>
                    <w:p w14:paraId="376C5E89" w14:textId="2E0A25D0" w:rsidR="0061760A" w:rsidRDefault="0061760A" w:rsidP="0061760A">
                      <w:r>
                        <w:rPr>
                          <w:rFonts w:ascii="Candara Light" w:hAnsi="Candara Light"/>
                          <w:b/>
                          <w:bCs/>
                        </w:rPr>
                        <w:t xml:space="preserve">Blockchain value </w:t>
                      </w:r>
                      <w:r w:rsidR="00FD02EF">
                        <w:rPr>
                          <w:rFonts w:ascii="Candara Light" w:hAnsi="Candara Light"/>
                          <w:b/>
                          <w:bCs/>
                        </w:rPr>
                        <w:t xml:space="preserve">web is </w:t>
                      </w:r>
                      <w:r w:rsidR="00580761">
                        <w:rPr>
                          <w:rFonts w:ascii="Candara Light" w:hAnsi="Candara Light"/>
                          <w:b/>
                          <w:bCs/>
                        </w:rPr>
                        <w:t>collection of service</w:t>
                      </w:r>
                      <w:r w:rsidR="00A02E7F">
                        <w:rPr>
                          <w:rFonts w:ascii="Candara Light" w:hAnsi="Candara Light"/>
                          <w:b/>
                          <w:bCs/>
                        </w:rPr>
                        <w:t xml:space="preserve"> that focus </w:t>
                      </w:r>
                      <w:r w:rsidR="00831827">
                        <w:rPr>
                          <w:rFonts w:ascii="Candara Light" w:hAnsi="Candara Light"/>
                          <w:b/>
                          <w:bCs/>
                        </w:rPr>
                        <w:t>on</w:t>
                      </w:r>
                      <w:r w:rsidR="00A02E7F">
                        <w:rPr>
                          <w:rFonts w:ascii="Candara Light" w:hAnsi="Candara Light"/>
                          <w:b/>
                          <w:bCs/>
                        </w:rPr>
                        <w:t xml:space="preserve"> trade of financial assets </w:t>
                      </w:r>
                      <w:r w:rsidR="007829AD">
                        <w:rPr>
                          <w:rFonts w:ascii="Candara Light" w:hAnsi="Candara Light"/>
                          <w:b/>
                          <w:bCs/>
                        </w:rPr>
                        <w:t>between different banking and payment domain</w:t>
                      </w:r>
                      <w:r w:rsidR="00BE3EE4">
                        <w:rPr>
                          <w:rFonts w:ascii="Candara Light" w:hAnsi="Candara Light"/>
                          <w:b/>
                          <w:bCs/>
                        </w:rPr>
                        <w:t>s</w:t>
                      </w:r>
                      <w:r w:rsidR="007829AD">
                        <w:rPr>
                          <w:rFonts w:ascii="Candara Light" w:hAnsi="Candara Light"/>
                          <w:b/>
                          <w:bCs/>
                        </w:rPr>
                        <w:t>.</w:t>
                      </w:r>
                      <w:r w:rsidR="007825F5">
                        <w:rPr>
                          <w:rFonts w:ascii="Candara Light" w:hAnsi="Candara Light"/>
                          <w:b/>
                          <w:bCs/>
                        </w:rPr>
                        <w:t xml:space="preserve"> This is by far the most </w:t>
                      </w:r>
                      <w:r w:rsidR="00F22872">
                        <w:rPr>
                          <w:rFonts w:ascii="Candara Light" w:hAnsi="Candara Light"/>
                          <w:b/>
                          <w:bCs/>
                        </w:rPr>
                        <w:t xml:space="preserve">prevalent </w:t>
                      </w:r>
                      <w:r w:rsidR="00930321">
                        <w:rPr>
                          <w:rFonts w:ascii="Candara Light" w:hAnsi="Candara Light"/>
                          <w:b/>
                          <w:bCs/>
                        </w:rPr>
                        <w:t xml:space="preserve">area of investment and </w:t>
                      </w:r>
                      <w:r w:rsidR="004526F1">
                        <w:rPr>
                          <w:rFonts w:ascii="Candara Light" w:hAnsi="Candara Light"/>
                          <w:b/>
                          <w:bCs/>
                        </w:rPr>
                        <w:t xml:space="preserve">could change </w:t>
                      </w:r>
                      <w:r w:rsidR="001E3931">
                        <w:rPr>
                          <w:rFonts w:ascii="Candara Light" w:hAnsi="Candara Light"/>
                          <w:b/>
                          <w:bCs/>
                        </w:rPr>
                        <w:t>regulation of</w:t>
                      </w:r>
                      <w:r w:rsidR="004526F1">
                        <w:rPr>
                          <w:rFonts w:ascii="Candara Light" w:hAnsi="Candara Light"/>
                          <w:b/>
                          <w:bCs/>
                        </w:rPr>
                        <w:t xml:space="preserve"> </w:t>
                      </w:r>
                      <w:r w:rsidR="001E3931">
                        <w:rPr>
                          <w:rFonts w:ascii="Candara Light" w:hAnsi="Candara Light"/>
                          <w:b/>
                          <w:bCs/>
                        </w:rPr>
                        <w:t>finance and trade in the future.</w:t>
                      </w:r>
                    </w:p>
                  </w:txbxContent>
                </v:textbox>
                <w10:wrap type="square"/>
              </v:shape>
            </w:pict>
          </mc:Fallback>
        </mc:AlternateContent>
      </w:r>
      <w:r w:rsidR="006339CC">
        <w:rPr>
          <w:rFonts w:ascii="Candara Light" w:hAnsi="Candara Light"/>
        </w:rPr>
        <w:t xml:space="preserve">The value web </w:t>
      </w:r>
      <w:r w:rsidR="00B66881">
        <w:rPr>
          <w:rFonts w:ascii="Candara Light" w:hAnsi="Candara Light"/>
        </w:rPr>
        <w:t>revolves</w:t>
      </w:r>
      <w:r w:rsidR="006339CC">
        <w:rPr>
          <w:rFonts w:ascii="Candara Light" w:hAnsi="Candara Light"/>
        </w:rPr>
        <w:t xml:space="preserve"> around the idea of “Internet of Value”</w:t>
      </w:r>
      <w:r w:rsidR="00846C41">
        <w:rPr>
          <w:rFonts w:ascii="Candara Light" w:hAnsi="Candara Light"/>
        </w:rPr>
        <w:t xml:space="preserve">, which is potentially the next evolution of internet </w:t>
      </w:r>
      <w:r w:rsidR="00BD37FE">
        <w:rPr>
          <w:rFonts w:ascii="Candara Light" w:hAnsi="Candara Light"/>
        </w:rPr>
        <w:t xml:space="preserve">that integrates </w:t>
      </w:r>
      <w:r w:rsidR="0008229B">
        <w:rPr>
          <w:rFonts w:ascii="Candara Light" w:hAnsi="Candara Light"/>
        </w:rPr>
        <w:t xml:space="preserve">a </w:t>
      </w:r>
      <w:r w:rsidR="00BD37FE">
        <w:rPr>
          <w:rFonts w:ascii="Candara Light" w:hAnsi="Candara Light"/>
        </w:rPr>
        <w:t xml:space="preserve">combination of </w:t>
      </w:r>
      <w:r w:rsidR="0008229B">
        <w:rPr>
          <w:rFonts w:ascii="Candara Light" w:hAnsi="Candara Light"/>
        </w:rPr>
        <w:t xml:space="preserve">technologies </w:t>
      </w:r>
      <w:r w:rsidR="00BD37FE">
        <w:rPr>
          <w:rFonts w:ascii="Candara Light" w:hAnsi="Candara Light"/>
        </w:rPr>
        <w:t xml:space="preserve">into </w:t>
      </w:r>
      <w:r w:rsidR="0008229B">
        <w:rPr>
          <w:rFonts w:ascii="Candara Light" w:hAnsi="Candara Light"/>
        </w:rPr>
        <w:t xml:space="preserve">the </w:t>
      </w:r>
      <w:r w:rsidR="00BD37FE">
        <w:rPr>
          <w:rFonts w:ascii="Candara Light" w:hAnsi="Candara Light"/>
        </w:rPr>
        <w:t>current trade</w:t>
      </w:r>
      <w:r w:rsidR="00531FF9">
        <w:rPr>
          <w:rFonts w:ascii="Candara Light" w:hAnsi="Candara Light"/>
        </w:rPr>
        <w:t xml:space="preserve"> of all forms of assets</w:t>
      </w:r>
      <w:r w:rsidR="00002430">
        <w:rPr>
          <w:rFonts w:ascii="Candara Light" w:hAnsi="Candara Light"/>
        </w:rPr>
        <w:t>.</w:t>
      </w:r>
      <w:r w:rsidR="00531FF9">
        <w:rPr>
          <w:rFonts w:ascii="Candara Light" w:hAnsi="Candara Light"/>
        </w:rPr>
        <w:t xml:space="preserve"> </w:t>
      </w:r>
      <w:r w:rsidR="00002430">
        <w:rPr>
          <w:rFonts w:ascii="Candara Light" w:hAnsi="Candara Light"/>
        </w:rPr>
        <w:t>B</w:t>
      </w:r>
      <w:r w:rsidR="00531FF9">
        <w:rPr>
          <w:rFonts w:ascii="Candara Light" w:hAnsi="Candara Light"/>
        </w:rPr>
        <w:t>lockchain will be an important key</w:t>
      </w:r>
      <w:r w:rsidR="008277CF">
        <w:rPr>
          <w:rFonts w:ascii="Candara Light" w:hAnsi="Candara Light"/>
        </w:rPr>
        <w:t xml:space="preserve"> to </w:t>
      </w:r>
      <w:r w:rsidR="00D2334E">
        <w:rPr>
          <w:rFonts w:ascii="Candara Light" w:hAnsi="Candara Light"/>
        </w:rPr>
        <w:t xml:space="preserve">enhance </w:t>
      </w:r>
      <w:r w:rsidR="005C6020">
        <w:rPr>
          <w:rFonts w:ascii="Candara Light" w:hAnsi="Candara Light"/>
        </w:rPr>
        <w:t xml:space="preserve">existing </w:t>
      </w:r>
      <w:r w:rsidR="00515140">
        <w:rPr>
          <w:rFonts w:ascii="Candara Light" w:hAnsi="Candara Light"/>
        </w:rPr>
        <w:t>trade process</w:t>
      </w:r>
      <w:r w:rsidR="00D25F05">
        <w:rPr>
          <w:rFonts w:ascii="Candara Light" w:hAnsi="Candara Light"/>
        </w:rPr>
        <w:t xml:space="preserve">, changing </w:t>
      </w:r>
      <w:r w:rsidR="000E5E52">
        <w:rPr>
          <w:rFonts w:ascii="Candara Light" w:hAnsi="Candara Light"/>
        </w:rPr>
        <w:t xml:space="preserve">both consumer and financial institution </w:t>
      </w:r>
      <w:r w:rsidR="00EE0D7D">
        <w:rPr>
          <w:rFonts w:ascii="Candara Light" w:hAnsi="Candara Light"/>
        </w:rPr>
        <w:t>into a new era.</w:t>
      </w:r>
    </w:p>
    <w:p w14:paraId="4A1DF69A" w14:textId="757EE9DD" w:rsidR="00306EC6" w:rsidRDefault="00031E01" w:rsidP="00545555">
      <w:pPr>
        <w:rPr>
          <w:rFonts w:ascii="Candara Light" w:hAnsi="Candara Light"/>
        </w:rPr>
      </w:pPr>
      <w:r>
        <w:rPr>
          <w:rFonts w:ascii="Candara Light" w:hAnsi="Candara Light"/>
        </w:rPr>
        <w:t xml:space="preserve">Some </w:t>
      </w:r>
      <w:r w:rsidR="00AF18CC">
        <w:rPr>
          <w:rFonts w:ascii="Candara Light" w:hAnsi="Candara Light"/>
        </w:rPr>
        <w:t xml:space="preserve">of the key </w:t>
      </w:r>
      <w:r w:rsidR="00831827">
        <w:rPr>
          <w:rFonts w:ascii="Candara Light" w:hAnsi="Candara Light"/>
        </w:rPr>
        <w:t>benefits</w:t>
      </w:r>
      <w:r w:rsidR="00AF18CC">
        <w:rPr>
          <w:rFonts w:ascii="Candara Light" w:hAnsi="Candara Light"/>
        </w:rPr>
        <w:t xml:space="preserve"> that blockchain bring</w:t>
      </w:r>
      <w:r w:rsidR="004711A4">
        <w:rPr>
          <w:rFonts w:ascii="Candara Light" w:hAnsi="Candara Light"/>
        </w:rPr>
        <w:t>s to the value web</w:t>
      </w:r>
      <w:r w:rsidR="00AF18CC">
        <w:rPr>
          <w:rFonts w:ascii="Candara Light" w:hAnsi="Candara Light"/>
        </w:rPr>
        <w:t xml:space="preserve"> </w:t>
      </w:r>
      <w:r w:rsidR="000E0422">
        <w:rPr>
          <w:rFonts w:ascii="Candara Light" w:hAnsi="Candara Light"/>
        </w:rPr>
        <w:t>include</w:t>
      </w:r>
      <w:r w:rsidR="004711A4">
        <w:rPr>
          <w:rFonts w:ascii="Candara Light" w:hAnsi="Candara Light"/>
        </w:rPr>
        <w:t xml:space="preserve"> its abilities </w:t>
      </w:r>
      <w:r w:rsidR="00AF18CC">
        <w:rPr>
          <w:rFonts w:ascii="Candara Light" w:hAnsi="Candara Light"/>
        </w:rPr>
        <w:t xml:space="preserve">to accelerate </w:t>
      </w:r>
      <w:r w:rsidR="00F228E4">
        <w:rPr>
          <w:rFonts w:ascii="Candara Light" w:hAnsi="Candara Light"/>
        </w:rPr>
        <w:t>process, simplify transaction complexity, and increase security</w:t>
      </w:r>
      <w:r w:rsidR="00620546">
        <w:rPr>
          <w:rFonts w:ascii="Candara Light" w:hAnsi="Candara Light"/>
        </w:rPr>
        <w:t xml:space="preserve">. </w:t>
      </w:r>
      <w:r w:rsidR="009E7238">
        <w:rPr>
          <w:rFonts w:ascii="Candara Light" w:hAnsi="Candara Light"/>
        </w:rPr>
        <w:t>As a result, many</w:t>
      </w:r>
      <w:r w:rsidR="00620546">
        <w:rPr>
          <w:rFonts w:ascii="Candara Light" w:hAnsi="Candara Light"/>
        </w:rPr>
        <w:t xml:space="preserve"> </w:t>
      </w:r>
      <w:r w:rsidR="00BF7919">
        <w:rPr>
          <w:rFonts w:ascii="Candara Light" w:hAnsi="Candara Light"/>
        </w:rPr>
        <w:t xml:space="preserve">existing financial services are trying to integrate blockchain services to offer </w:t>
      </w:r>
      <w:r w:rsidR="00811279">
        <w:rPr>
          <w:rFonts w:ascii="Candara Light" w:hAnsi="Candara Light"/>
        </w:rPr>
        <w:t xml:space="preserve">systems that provide lower cost, better </w:t>
      </w:r>
      <w:r w:rsidR="00BE0D03">
        <w:rPr>
          <w:rFonts w:ascii="Candara Light" w:hAnsi="Candara Light"/>
        </w:rPr>
        <w:t>quality and</w:t>
      </w:r>
      <w:r w:rsidR="00811279">
        <w:rPr>
          <w:rFonts w:ascii="Candara Light" w:hAnsi="Candara Light"/>
        </w:rPr>
        <w:t xml:space="preserve"> faster time to market.</w:t>
      </w:r>
    </w:p>
    <w:p w14:paraId="6F6C71AD" w14:textId="6A8CB395" w:rsidR="00A778D0" w:rsidRDefault="00C07F10" w:rsidP="00545555">
      <w:pPr>
        <w:rPr>
          <w:rFonts w:ascii="Candara Light" w:hAnsi="Candara Light"/>
        </w:rPr>
      </w:pPr>
      <w:r>
        <w:rPr>
          <w:rFonts w:ascii="Candara Light" w:hAnsi="Candara Light"/>
        </w:rPr>
        <w:t xml:space="preserve">There are two main players </w:t>
      </w:r>
      <w:r w:rsidR="00AE1491">
        <w:rPr>
          <w:rFonts w:ascii="Candara Light" w:hAnsi="Candara Light"/>
        </w:rPr>
        <w:t>in value web,</w:t>
      </w:r>
      <w:r w:rsidR="00016271">
        <w:rPr>
          <w:rFonts w:ascii="Candara Light" w:hAnsi="Candara Light"/>
        </w:rPr>
        <w:t xml:space="preserve"> which include the </w:t>
      </w:r>
      <w:r w:rsidR="00AF39C5">
        <w:rPr>
          <w:rFonts w:ascii="Candara Light" w:hAnsi="Candara Light"/>
        </w:rPr>
        <w:t xml:space="preserve">trade system managed by </w:t>
      </w:r>
      <w:r w:rsidR="00BF7810">
        <w:rPr>
          <w:rFonts w:ascii="Candara Light" w:hAnsi="Candara Light"/>
        </w:rPr>
        <w:t>authorised</w:t>
      </w:r>
      <w:r w:rsidR="00AF39C5">
        <w:rPr>
          <w:rFonts w:ascii="Candara Light" w:hAnsi="Candara Light"/>
        </w:rPr>
        <w:t xml:space="preserve"> financial institution and the people who make the exchanges</w:t>
      </w:r>
      <w:r w:rsidR="00281BEF">
        <w:rPr>
          <w:rFonts w:ascii="Candara Light" w:hAnsi="Candara Light"/>
        </w:rPr>
        <w:t xml:space="preserve"> with these s</w:t>
      </w:r>
      <w:r w:rsidR="00BF7810">
        <w:rPr>
          <w:rFonts w:ascii="Candara Light" w:hAnsi="Candara Light"/>
        </w:rPr>
        <w:t>ystems</w:t>
      </w:r>
      <w:r w:rsidR="00687B35">
        <w:rPr>
          <w:rFonts w:ascii="Candara Light" w:hAnsi="Candara Light"/>
        </w:rPr>
        <w:t>. T</w:t>
      </w:r>
      <w:r w:rsidR="00C4072A">
        <w:rPr>
          <w:rFonts w:ascii="Candara Light" w:hAnsi="Candara Light"/>
        </w:rPr>
        <w:t xml:space="preserve">rade </w:t>
      </w:r>
      <w:r w:rsidR="00306EC6">
        <w:rPr>
          <w:rFonts w:ascii="Candara Light" w:hAnsi="Candara Light"/>
        </w:rPr>
        <w:t>systems will run in permissioned ledger, meaning that</w:t>
      </w:r>
      <w:r w:rsidR="00E01E46">
        <w:rPr>
          <w:rFonts w:ascii="Candara Light" w:hAnsi="Candara Light"/>
        </w:rPr>
        <w:t xml:space="preserve"> access is restricted until authentication. Nodes in the network can</w:t>
      </w:r>
      <w:r w:rsidR="00F228E4">
        <w:rPr>
          <w:rFonts w:ascii="Candara Light" w:hAnsi="Candara Light"/>
        </w:rPr>
        <w:t xml:space="preserve"> </w:t>
      </w:r>
      <w:r w:rsidR="00E4663A">
        <w:rPr>
          <w:rFonts w:ascii="Candara Light" w:hAnsi="Candara Light"/>
        </w:rPr>
        <w:t>publish digital representation</w:t>
      </w:r>
      <w:r w:rsidR="00FB6FE5">
        <w:rPr>
          <w:rFonts w:ascii="Candara Light" w:hAnsi="Candara Light"/>
        </w:rPr>
        <w:t>s</w:t>
      </w:r>
      <w:r w:rsidR="00E4663A">
        <w:rPr>
          <w:rFonts w:ascii="Candara Light" w:hAnsi="Candara Light"/>
        </w:rPr>
        <w:t xml:space="preserve"> of physical ass</w:t>
      </w:r>
      <w:r w:rsidR="00A778D0">
        <w:rPr>
          <w:rFonts w:ascii="Candara Light" w:hAnsi="Candara Light"/>
        </w:rPr>
        <w:t>e</w:t>
      </w:r>
      <w:r w:rsidR="00E4663A">
        <w:rPr>
          <w:rFonts w:ascii="Candara Light" w:hAnsi="Candara Light"/>
        </w:rPr>
        <w:t xml:space="preserve">ts, such as </w:t>
      </w:r>
      <w:r w:rsidR="00214C4D">
        <w:rPr>
          <w:rFonts w:ascii="Candara Light" w:hAnsi="Candara Light"/>
        </w:rPr>
        <w:t xml:space="preserve">U.S </w:t>
      </w:r>
      <w:r w:rsidR="00E4663A">
        <w:rPr>
          <w:rFonts w:ascii="Candara Light" w:hAnsi="Candara Light"/>
        </w:rPr>
        <w:t>dollar</w:t>
      </w:r>
      <w:r w:rsidR="00214C4D">
        <w:rPr>
          <w:rFonts w:ascii="Candara Light" w:hAnsi="Candara Light"/>
        </w:rPr>
        <w:t>s</w:t>
      </w:r>
      <w:r w:rsidR="00E4663A">
        <w:rPr>
          <w:rFonts w:ascii="Candara Light" w:hAnsi="Candara Light"/>
        </w:rPr>
        <w:t xml:space="preserve"> or gold </w:t>
      </w:r>
      <w:r w:rsidR="00A4709B">
        <w:rPr>
          <w:rFonts w:ascii="Candara Light" w:hAnsi="Candara Light"/>
        </w:rPr>
        <w:t xml:space="preserve">with </w:t>
      </w:r>
      <w:r w:rsidR="00E4663A">
        <w:rPr>
          <w:rFonts w:ascii="Candara Light" w:hAnsi="Candara Light"/>
        </w:rPr>
        <w:t xml:space="preserve">the purpose </w:t>
      </w:r>
      <w:r w:rsidR="00A4709B">
        <w:rPr>
          <w:rFonts w:ascii="Candara Light" w:hAnsi="Candara Light"/>
        </w:rPr>
        <w:t>of</w:t>
      </w:r>
      <w:r w:rsidR="00E4663A">
        <w:rPr>
          <w:rFonts w:ascii="Candara Light" w:hAnsi="Candara Light"/>
        </w:rPr>
        <w:t xml:space="preserve"> creat</w:t>
      </w:r>
      <w:r w:rsidR="00A4709B">
        <w:rPr>
          <w:rFonts w:ascii="Candara Light" w:hAnsi="Candara Light"/>
        </w:rPr>
        <w:t>ing</w:t>
      </w:r>
      <w:r w:rsidR="00E4663A">
        <w:rPr>
          <w:rFonts w:ascii="Candara Light" w:hAnsi="Candara Light"/>
        </w:rPr>
        <w:t xml:space="preserve"> </w:t>
      </w:r>
      <w:r w:rsidR="005E2BAE">
        <w:rPr>
          <w:rFonts w:ascii="Candara Light" w:hAnsi="Candara Light"/>
        </w:rPr>
        <w:t>a “bridge” between the digital and physical world</w:t>
      </w:r>
      <w:r w:rsidR="003868F9">
        <w:rPr>
          <w:rFonts w:ascii="Candara Light" w:hAnsi="Candara Light"/>
        </w:rPr>
        <w:t xml:space="preserve">. This is </w:t>
      </w:r>
      <w:r w:rsidR="00443C03">
        <w:rPr>
          <w:rFonts w:ascii="Candara Light" w:hAnsi="Candara Light"/>
        </w:rPr>
        <w:t xml:space="preserve">expected to be </w:t>
      </w:r>
      <w:r w:rsidR="003868F9">
        <w:rPr>
          <w:rFonts w:ascii="Candara Light" w:hAnsi="Candara Light"/>
        </w:rPr>
        <w:t xml:space="preserve">the responsibility of all financial institution as they </w:t>
      </w:r>
      <w:r w:rsidR="00A778D0">
        <w:rPr>
          <w:rFonts w:ascii="Candara Light" w:hAnsi="Candara Light"/>
        </w:rPr>
        <w:t>hold a strong trust in society.</w:t>
      </w:r>
    </w:p>
    <w:p w14:paraId="64CB899D" w14:textId="7DCB6091" w:rsidR="00EE0D7D" w:rsidRDefault="003868F9" w:rsidP="00545555">
      <w:pPr>
        <w:rPr>
          <w:rFonts w:ascii="Candara Light" w:hAnsi="Candara Light"/>
        </w:rPr>
      </w:pPr>
      <w:r>
        <w:rPr>
          <w:rFonts w:ascii="Candara Light" w:hAnsi="Candara Light"/>
        </w:rPr>
        <w:lastRenderedPageBreak/>
        <w:t xml:space="preserve"> </w:t>
      </w:r>
      <w:r w:rsidR="00F24B80">
        <w:rPr>
          <w:rFonts w:ascii="Candara Light" w:hAnsi="Candara Light"/>
        </w:rPr>
        <w:t xml:space="preserve">The second player in the web is </w:t>
      </w:r>
      <w:r w:rsidR="004D479D">
        <w:rPr>
          <w:rFonts w:ascii="Candara Light" w:hAnsi="Candara Light"/>
        </w:rPr>
        <w:t xml:space="preserve">the </w:t>
      </w:r>
      <w:r w:rsidR="000B02AE">
        <w:rPr>
          <w:rFonts w:ascii="Candara Light" w:hAnsi="Candara Light"/>
        </w:rPr>
        <w:t xml:space="preserve">“market maker”, who </w:t>
      </w:r>
      <w:r w:rsidR="004D479D">
        <w:rPr>
          <w:rFonts w:ascii="Candara Light" w:hAnsi="Candara Light"/>
        </w:rPr>
        <w:t xml:space="preserve">is </w:t>
      </w:r>
      <w:r w:rsidR="000B02AE">
        <w:rPr>
          <w:rFonts w:ascii="Candara Light" w:hAnsi="Candara Light"/>
        </w:rPr>
        <w:t xml:space="preserve">responsible to exchange one digital asset </w:t>
      </w:r>
      <w:r w:rsidR="004D479D">
        <w:rPr>
          <w:rFonts w:ascii="Candara Light" w:hAnsi="Candara Light"/>
        </w:rPr>
        <w:t xml:space="preserve">for </w:t>
      </w:r>
      <w:r w:rsidR="000B02AE">
        <w:rPr>
          <w:rFonts w:ascii="Candara Light" w:hAnsi="Candara Light"/>
        </w:rPr>
        <w:t xml:space="preserve">another. </w:t>
      </w:r>
      <w:r w:rsidR="00B346D2">
        <w:rPr>
          <w:rFonts w:ascii="Candara Light" w:hAnsi="Candara Light"/>
        </w:rPr>
        <w:t xml:space="preserve">An example would be </w:t>
      </w:r>
      <w:r w:rsidR="00D74FED">
        <w:rPr>
          <w:rFonts w:ascii="Candara Light" w:hAnsi="Candara Light"/>
        </w:rPr>
        <w:t xml:space="preserve">a </w:t>
      </w:r>
      <w:r w:rsidR="00B346D2">
        <w:rPr>
          <w:rFonts w:ascii="Candara Light" w:hAnsi="Candara Light"/>
        </w:rPr>
        <w:t>forex trading institution exchange between different currencies.</w:t>
      </w:r>
    </w:p>
    <w:p w14:paraId="5FB94274" w14:textId="2D0B4EF9" w:rsidR="00B346D2" w:rsidRDefault="00965A67" w:rsidP="00545555">
      <w:pPr>
        <w:rPr>
          <w:rFonts w:ascii="Candara Light" w:hAnsi="Candara Light"/>
        </w:rPr>
      </w:pPr>
      <w:r>
        <w:rPr>
          <w:rFonts w:ascii="Candara Light" w:hAnsi="Candara Light"/>
        </w:rPr>
        <w:t xml:space="preserve">There are five main </w:t>
      </w:r>
      <w:r w:rsidR="0092375E">
        <w:rPr>
          <w:rFonts w:ascii="Candara Light" w:hAnsi="Candara Light"/>
        </w:rPr>
        <w:t>use-case</w:t>
      </w:r>
      <w:r w:rsidR="00F609B4">
        <w:rPr>
          <w:rFonts w:ascii="Candara Light" w:hAnsi="Candara Light"/>
        </w:rPr>
        <w:t>s</w:t>
      </w:r>
      <w:r w:rsidR="0092375E">
        <w:rPr>
          <w:rFonts w:ascii="Candara Light" w:hAnsi="Candara Light"/>
        </w:rPr>
        <w:t xml:space="preserve"> for </w:t>
      </w:r>
      <w:r w:rsidR="00F609B4">
        <w:rPr>
          <w:rFonts w:ascii="Candara Light" w:hAnsi="Candara Light"/>
        </w:rPr>
        <w:t xml:space="preserve">the </w:t>
      </w:r>
      <w:r w:rsidR="0092375E">
        <w:rPr>
          <w:rFonts w:ascii="Candara Light" w:hAnsi="Candara Light"/>
        </w:rPr>
        <w:t xml:space="preserve">value web, </w:t>
      </w:r>
      <w:r w:rsidR="00F32BE0">
        <w:rPr>
          <w:rFonts w:ascii="Candara Light" w:hAnsi="Candara Light"/>
        </w:rPr>
        <w:t>described</w:t>
      </w:r>
      <w:r w:rsidR="0092375E">
        <w:rPr>
          <w:rFonts w:ascii="Candara Light" w:hAnsi="Candara Light"/>
        </w:rPr>
        <w:t xml:space="preserve"> </w:t>
      </w:r>
      <w:r w:rsidR="001A0B76">
        <w:rPr>
          <w:rFonts w:ascii="Candara Light" w:hAnsi="Candara Light"/>
        </w:rPr>
        <w:t xml:space="preserve">in the context of applicability for financial </w:t>
      </w:r>
      <w:r w:rsidR="00F32BE0">
        <w:rPr>
          <w:rFonts w:ascii="Candara Light" w:hAnsi="Candara Light"/>
        </w:rPr>
        <w:t>institutions, which</w:t>
      </w:r>
      <w:r w:rsidR="005B65B9">
        <w:rPr>
          <w:rFonts w:ascii="Candara Light" w:hAnsi="Candara Light"/>
        </w:rPr>
        <w:t xml:space="preserve"> include </w:t>
      </w:r>
      <w:r w:rsidR="00F15CBA">
        <w:rPr>
          <w:rFonts w:ascii="Candara Light" w:hAnsi="Candara Light"/>
        </w:rPr>
        <w:t xml:space="preserve">smart contracts, </w:t>
      </w:r>
      <w:r w:rsidR="00A54227">
        <w:rPr>
          <w:rFonts w:ascii="Candara Light" w:hAnsi="Candara Light"/>
        </w:rPr>
        <w:t xml:space="preserve">domestic payments, international payments, </w:t>
      </w:r>
      <w:r w:rsidR="003136CB">
        <w:rPr>
          <w:rFonts w:ascii="Candara Light" w:hAnsi="Candara Light"/>
        </w:rPr>
        <w:t xml:space="preserve">and </w:t>
      </w:r>
      <w:r w:rsidR="00A54227">
        <w:rPr>
          <w:rFonts w:ascii="Candara Light" w:hAnsi="Candara Light"/>
        </w:rPr>
        <w:t>trade finance</w:t>
      </w:r>
      <w:r w:rsidR="003136CB">
        <w:rPr>
          <w:rFonts w:ascii="Candara Light" w:hAnsi="Candara Light"/>
        </w:rPr>
        <w:t>.</w:t>
      </w:r>
    </w:p>
    <w:p w14:paraId="6320C793" w14:textId="77777777" w:rsidR="0007230C" w:rsidRDefault="0007230C" w:rsidP="00545555">
      <w:pPr>
        <w:rPr>
          <w:rFonts w:ascii="Candara Light" w:hAnsi="Candara Light"/>
        </w:rPr>
      </w:pPr>
    </w:p>
    <w:p w14:paraId="44FD9514" w14:textId="5C833D6D" w:rsidR="00A54227" w:rsidRDefault="006B0C40" w:rsidP="006B0C40">
      <w:pPr>
        <w:pStyle w:val="Heading3"/>
      </w:pPr>
      <w:bookmarkStart w:id="31" w:name="_Toc109659270"/>
      <w:r>
        <w:t>Smart Contract</w:t>
      </w:r>
      <w:bookmarkEnd w:id="31"/>
    </w:p>
    <w:p w14:paraId="31D86B9F" w14:textId="5246ABDB" w:rsidR="006B0C40" w:rsidRDefault="009C1AD1" w:rsidP="006B0C40">
      <w:pPr>
        <w:rPr>
          <w:rFonts w:ascii="Candara Light" w:hAnsi="Candara Light"/>
        </w:rPr>
      </w:pPr>
      <w:r>
        <w:rPr>
          <w:rFonts w:ascii="Candara Light" w:hAnsi="Candara Light"/>
        </w:rPr>
        <w:t xml:space="preserve">The definition of </w:t>
      </w:r>
      <w:r w:rsidR="00E2371B">
        <w:rPr>
          <w:rFonts w:ascii="Candara Light" w:hAnsi="Candara Light"/>
        </w:rPr>
        <w:t xml:space="preserve">a </w:t>
      </w:r>
      <w:r>
        <w:rPr>
          <w:rFonts w:ascii="Candara Light" w:hAnsi="Candara Light"/>
        </w:rPr>
        <w:t xml:space="preserve">smart contract describes </w:t>
      </w:r>
      <w:r w:rsidR="00833B29">
        <w:rPr>
          <w:rFonts w:ascii="Candara Light" w:hAnsi="Candara Light"/>
        </w:rPr>
        <w:t>a</w:t>
      </w:r>
      <w:r w:rsidR="008E201A">
        <w:rPr>
          <w:rFonts w:ascii="Candara Light" w:hAnsi="Candara Light"/>
        </w:rPr>
        <w:t xml:space="preserve"> computer program that can automatically execute the </w:t>
      </w:r>
      <w:r w:rsidR="00E2371B">
        <w:rPr>
          <w:rFonts w:ascii="Candara Light" w:hAnsi="Candara Light"/>
        </w:rPr>
        <w:t xml:space="preserve">parameters of a </w:t>
      </w:r>
      <w:r w:rsidR="008E201A">
        <w:rPr>
          <w:rFonts w:ascii="Candara Light" w:hAnsi="Candara Light"/>
        </w:rPr>
        <w:t xml:space="preserve">contract once </w:t>
      </w:r>
      <w:r w:rsidR="007C6AF4">
        <w:rPr>
          <w:rFonts w:ascii="Candara Light" w:hAnsi="Candara Light"/>
        </w:rPr>
        <w:t xml:space="preserve">certain </w:t>
      </w:r>
      <w:r w:rsidR="008E201A">
        <w:rPr>
          <w:rFonts w:ascii="Candara Light" w:hAnsi="Candara Light"/>
        </w:rPr>
        <w:t>conditions are met.</w:t>
      </w:r>
      <w:r w:rsidR="006C41AE">
        <w:rPr>
          <w:rFonts w:ascii="Candara Light" w:hAnsi="Candara Light"/>
        </w:rPr>
        <w:t xml:space="preserve"> Due to </w:t>
      </w:r>
      <w:r w:rsidR="00833B29">
        <w:rPr>
          <w:rFonts w:ascii="Candara Light" w:hAnsi="Candara Light"/>
        </w:rPr>
        <w:t>its</w:t>
      </w:r>
      <w:r w:rsidR="000533AE">
        <w:rPr>
          <w:rFonts w:ascii="Candara Light" w:hAnsi="Candara Light"/>
        </w:rPr>
        <w:t xml:space="preserve"> </w:t>
      </w:r>
      <w:r w:rsidR="006A7CAC">
        <w:rPr>
          <w:rFonts w:ascii="Candara Light" w:hAnsi="Candara Light"/>
        </w:rPr>
        <w:t>self-ex</w:t>
      </w:r>
      <w:r w:rsidR="000533AE">
        <w:rPr>
          <w:rFonts w:ascii="Candara Light" w:hAnsi="Candara Light"/>
        </w:rPr>
        <w:t>e</w:t>
      </w:r>
      <w:r w:rsidR="006A7CAC">
        <w:rPr>
          <w:rFonts w:ascii="Candara Light" w:hAnsi="Candara Light"/>
        </w:rPr>
        <w:t>cuti</w:t>
      </w:r>
      <w:r w:rsidR="000533AE">
        <w:rPr>
          <w:rFonts w:ascii="Candara Light" w:hAnsi="Candara Light"/>
        </w:rPr>
        <w:t xml:space="preserve">ng </w:t>
      </w:r>
      <w:r w:rsidR="0077517A">
        <w:rPr>
          <w:rFonts w:ascii="Candara Light" w:hAnsi="Candara Light"/>
        </w:rPr>
        <w:t xml:space="preserve">natures </w:t>
      </w:r>
      <w:r w:rsidR="000533AE">
        <w:rPr>
          <w:rFonts w:ascii="Candara Light" w:hAnsi="Candara Light"/>
        </w:rPr>
        <w:t>and</w:t>
      </w:r>
      <w:r w:rsidR="0077517A">
        <w:rPr>
          <w:rFonts w:ascii="Candara Light" w:hAnsi="Candara Light"/>
        </w:rPr>
        <w:t xml:space="preserve"> the fact that</w:t>
      </w:r>
      <w:r w:rsidR="00EA32A6">
        <w:rPr>
          <w:rFonts w:ascii="Candara Light" w:hAnsi="Candara Light"/>
        </w:rPr>
        <w:t xml:space="preserve"> </w:t>
      </w:r>
      <w:del w:id="32" w:author="Laskovy, Andrew M" w:date="2022-08-22T11:13:00Z">
        <w:r w:rsidR="000533AE" w:rsidDel="0077517A">
          <w:rPr>
            <w:rFonts w:ascii="Candara Light" w:hAnsi="Candara Light"/>
          </w:rPr>
          <w:delText xml:space="preserve"> </w:delText>
        </w:r>
      </w:del>
      <w:r w:rsidR="00320166">
        <w:rPr>
          <w:rFonts w:ascii="Candara Light" w:hAnsi="Candara Light"/>
        </w:rPr>
        <w:t xml:space="preserve">ownership information </w:t>
      </w:r>
      <w:r w:rsidR="00EA32A6">
        <w:rPr>
          <w:rFonts w:ascii="Candara Light" w:hAnsi="Candara Light"/>
        </w:rPr>
        <w:t xml:space="preserve">is </w:t>
      </w:r>
      <w:r w:rsidR="00320166">
        <w:rPr>
          <w:rFonts w:ascii="Candara Light" w:hAnsi="Candara Light"/>
        </w:rPr>
        <w:t>embedded</w:t>
      </w:r>
      <w:r w:rsidR="000533AE">
        <w:rPr>
          <w:rFonts w:ascii="Candara Light" w:hAnsi="Candara Light"/>
        </w:rPr>
        <w:t xml:space="preserve"> </w:t>
      </w:r>
      <w:r w:rsidR="00833B29">
        <w:rPr>
          <w:rFonts w:ascii="Candara Light" w:hAnsi="Candara Light"/>
        </w:rPr>
        <w:t xml:space="preserve">in its system, </w:t>
      </w:r>
      <w:r w:rsidR="00EA32A6">
        <w:rPr>
          <w:rFonts w:ascii="Candara Light" w:hAnsi="Candara Light"/>
        </w:rPr>
        <w:t xml:space="preserve">a </w:t>
      </w:r>
      <w:r w:rsidR="00833B29">
        <w:rPr>
          <w:rFonts w:ascii="Candara Light" w:hAnsi="Candara Light"/>
        </w:rPr>
        <w:t xml:space="preserve">smart contract becomes a </w:t>
      </w:r>
      <w:r w:rsidR="00234CA5">
        <w:rPr>
          <w:rFonts w:ascii="Candara Light" w:hAnsi="Candara Light"/>
        </w:rPr>
        <w:t xml:space="preserve">self-sufficient tool </w:t>
      </w:r>
      <w:r w:rsidR="000E3633">
        <w:rPr>
          <w:rFonts w:ascii="Candara Light" w:hAnsi="Candara Light"/>
        </w:rPr>
        <w:t>to</w:t>
      </w:r>
      <w:r w:rsidR="00A25B5B">
        <w:rPr>
          <w:rFonts w:ascii="Candara Light" w:hAnsi="Candara Light"/>
        </w:rPr>
        <w:t xml:space="preserve"> provide a transparent process to</w:t>
      </w:r>
      <w:r w:rsidR="000E3633">
        <w:rPr>
          <w:rFonts w:ascii="Candara Light" w:hAnsi="Candara Light"/>
        </w:rPr>
        <w:t xml:space="preserve"> </w:t>
      </w:r>
      <w:r w:rsidR="000F0CC0">
        <w:rPr>
          <w:rFonts w:ascii="Candara Light" w:hAnsi="Candara Light"/>
        </w:rPr>
        <w:t>execute contract</w:t>
      </w:r>
      <w:r w:rsidR="0076414A">
        <w:rPr>
          <w:rFonts w:ascii="Candara Light" w:hAnsi="Candara Light"/>
        </w:rPr>
        <w:t>ual agreements</w:t>
      </w:r>
      <w:r w:rsidR="000F0CC0">
        <w:rPr>
          <w:rFonts w:ascii="Candara Light" w:hAnsi="Candara Light"/>
        </w:rPr>
        <w:t xml:space="preserve"> without </w:t>
      </w:r>
      <w:r w:rsidR="0076414A">
        <w:rPr>
          <w:rFonts w:ascii="Candara Light" w:hAnsi="Candara Light"/>
        </w:rPr>
        <w:t>requiring the</w:t>
      </w:r>
      <w:r w:rsidR="00A25B5B">
        <w:rPr>
          <w:rFonts w:ascii="Candara Light" w:hAnsi="Candara Light"/>
        </w:rPr>
        <w:t xml:space="preserve"> upfront</w:t>
      </w:r>
      <w:r w:rsidR="0076414A">
        <w:rPr>
          <w:rFonts w:ascii="Candara Light" w:hAnsi="Candara Light"/>
        </w:rPr>
        <w:t xml:space="preserve"> </w:t>
      </w:r>
      <w:r w:rsidR="0024484B">
        <w:rPr>
          <w:rFonts w:ascii="Candara Light" w:hAnsi="Candara Light"/>
        </w:rPr>
        <w:t xml:space="preserve">effort to build trust between </w:t>
      </w:r>
      <w:r w:rsidR="0033638F">
        <w:rPr>
          <w:rFonts w:ascii="Candara Light" w:hAnsi="Candara Light"/>
        </w:rPr>
        <w:t xml:space="preserve">both </w:t>
      </w:r>
      <w:r w:rsidR="0024484B">
        <w:rPr>
          <w:rFonts w:ascii="Candara Light" w:hAnsi="Candara Light"/>
        </w:rPr>
        <w:t>parties</w:t>
      </w:r>
      <w:r w:rsidR="0033638F">
        <w:rPr>
          <w:rFonts w:ascii="Candara Light" w:hAnsi="Candara Light"/>
        </w:rPr>
        <w:t>.</w:t>
      </w:r>
      <w:r w:rsidR="0024484B">
        <w:rPr>
          <w:rFonts w:ascii="Candara Light" w:hAnsi="Candara Light"/>
        </w:rPr>
        <w:t xml:space="preserve"> </w:t>
      </w:r>
    </w:p>
    <w:p w14:paraId="4BDEAEAF" w14:textId="0182DD0B" w:rsidR="0024484B" w:rsidRDefault="00976896" w:rsidP="006B0C40">
      <w:pPr>
        <w:rPr>
          <w:rFonts w:ascii="Candara Light" w:hAnsi="Candara Light"/>
        </w:rPr>
      </w:pPr>
      <w:r>
        <w:rPr>
          <w:rFonts w:ascii="Candara Light" w:hAnsi="Candara Light"/>
        </w:rPr>
        <w:t>Another benefit of using smart contract</w:t>
      </w:r>
      <w:r w:rsidR="00E60E75">
        <w:rPr>
          <w:rFonts w:ascii="Candara Light" w:hAnsi="Candara Light"/>
        </w:rPr>
        <w:t>s</w:t>
      </w:r>
      <w:r>
        <w:rPr>
          <w:rFonts w:ascii="Candara Light" w:hAnsi="Candara Light"/>
        </w:rPr>
        <w:t xml:space="preserve"> is that </w:t>
      </w:r>
      <w:r w:rsidR="001F7220">
        <w:rPr>
          <w:rFonts w:ascii="Candara Light" w:hAnsi="Candara Light"/>
        </w:rPr>
        <w:t xml:space="preserve">it allows </w:t>
      </w:r>
      <w:r w:rsidR="0070735C">
        <w:rPr>
          <w:rFonts w:ascii="Candara Light" w:hAnsi="Candara Light"/>
        </w:rPr>
        <w:t xml:space="preserve">the easy </w:t>
      </w:r>
      <w:r w:rsidR="007F7CBE">
        <w:rPr>
          <w:rFonts w:ascii="Candara Light" w:hAnsi="Candara Light"/>
        </w:rPr>
        <w:t>generation of contract</w:t>
      </w:r>
      <w:r w:rsidR="0070735C">
        <w:rPr>
          <w:rFonts w:ascii="Candara Light" w:hAnsi="Candara Light"/>
        </w:rPr>
        <w:t>s</w:t>
      </w:r>
      <w:r w:rsidR="007F7CBE">
        <w:rPr>
          <w:rFonts w:ascii="Candara Light" w:hAnsi="Candara Light"/>
        </w:rPr>
        <w:t xml:space="preserve"> </w:t>
      </w:r>
      <w:r w:rsidR="009D5D83">
        <w:rPr>
          <w:rFonts w:ascii="Candara Light" w:hAnsi="Candara Light"/>
        </w:rPr>
        <w:t>due to its code-based nature</w:t>
      </w:r>
      <w:r w:rsidR="00C20E96">
        <w:rPr>
          <w:rFonts w:ascii="Candara Light" w:hAnsi="Candara Light"/>
        </w:rPr>
        <w:t>.</w:t>
      </w:r>
      <w:r w:rsidR="005A7389">
        <w:rPr>
          <w:rFonts w:ascii="Candara Light" w:hAnsi="Candara Light"/>
        </w:rPr>
        <w:t xml:space="preserve"> </w:t>
      </w:r>
      <w:r w:rsidR="00C20E96">
        <w:rPr>
          <w:rFonts w:ascii="Candara Light" w:hAnsi="Candara Light"/>
        </w:rPr>
        <w:t>S</w:t>
      </w:r>
      <w:r w:rsidR="00493EB5">
        <w:rPr>
          <w:rFonts w:ascii="Candara Light" w:hAnsi="Candara Light"/>
        </w:rPr>
        <w:t>implify</w:t>
      </w:r>
      <w:r w:rsidR="00C20E96">
        <w:rPr>
          <w:rFonts w:ascii="Candara Light" w:hAnsi="Candara Light"/>
        </w:rPr>
        <w:t>ing</w:t>
      </w:r>
      <w:r w:rsidR="008F3771">
        <w:rPr>
          <w:rFonts w:ascii="Candara Light" w:hAnsi="Candara Light"/>
        </w:rPr>
        <w:t xml:space="preserve"> the</w:t>
      </w:r>
      <w:r w:rsidR="00493EB5">
        <w:rPr>
          <w:rFonts w:ascii="Candara Light" w:hAnsi="Candara Light"/>
        </w:rPr>
        <w:t xml:space="preserve"> </w:t>
      </w:r>
      <w:r w:rsidR="00D74E79">
        <w:rPr>
          <w:rFonts w:ascii="Candara Light" w:hAnsi="Candara Light"/>
        </w:rPr>
        <w:t xml:space="preserve">contract drafting and negotiating </w:t>
      </w:r>
      <w:r w:rsidR="008F3771">
        <w:rPr>
          <w:rFonts w:ascii="Candara Light" w:hAnsi="Candara Light"/>
        </w:rPr>
        <w:t>processes</w:t>
      </w:r>
      <w:r w:rsidR="00D74E79">
        <w:rPr>
          <w:rFonts w:ascii="Candara Light" w:hAnsi="Candara Light"/>
        </w:rPr>
        <w:t xml:space="preserve">. </w:t>
      </w:r>
      <w:r w:rsidR="005B4F87">
        <w:rPr>
          <w:rFonts w:ascii="Candara Light" w:hAnsi="Candara Light"/>
        </w:rPr>
        <w:t>In addition, machine learn</w:t>
      </w:r>
      <w:r w:rsidR="0096443A">
        <w:rPr>
          <w:rFonts w:ascii="Candara Light" w:hAnsi="Candara Light"/>
        </w:rPr>
        <w:t>ing can</w:t>
      </w:r>
      <w:r w:rsidR="005B4F87">
        <w:rPr>
          <w:rFonts w:ascii="Candara Light" w:hAnsi="Candara Light"/>
        </w:rPr>
        <w:t xml:space="preserve"> also gradually </w:t>
      </w:r>
      <w:r w:rsidR="0096443A">
        <w:rPr>
          <w:rFonts w:ascii="Candara Light" w:hAnsi="Candara Light"/>
        </w:rPr>
        <w:t xml:space="preserve">be </w:t>
      </w:r>
      <w:r w:rsidR="005B4F87">
        <w:rPr>
          <w:rFonts w:ascii="Candara Light" w:hAnsi="Candara Light"/>
        </w:rPr>
        <w:t>implemented in</w:t>
      </w:r>
      <w:r w:rsidR="0096443A">
        <w:rPr>
          <w:rFonts w:ascii="Candara Light" w:hAnsi="Candara Light"/>
        </w:rPr>
        <w:t>to</w:t>
      </w:r>
      <w:r w:rsidR="005B4F87">
        <w:rPr>
          <w:rFonts w:ascii="Candara Light" w:hAnsi="Candara Light"/>
        </w:rPr>
        <w:t xml:space="preserve"> the smart contract</w:t>
      </w:r>
      <w:r w:rsidR="00AD798A">
        <w:rPr>
          <w:rFonts w:ascii="Candara Light" w:hAnsi="Candara Light"/>
        </w:rPr>
        <w:t xml:space="preserve"> to </w:t>
      </w:r>
      <w:r w:rsidR="003F04A4">
        <w:rPr>
          <w:rFonts w:ascii="Candara Light" w:hAnsi="Candara Light"/>
        </w:rPr>
        <w:t xml:space="preserve">add </w:t>
      </w:r>
      <w:r w:rsidR="00AD798A">
        <w:rPr>
          <w:rFonts w:ascii="Candara Light" w:hAnsi="Candara Light"/>
        </w:rPr>
        <w:t xml:space="preserve">the ability to </w:t>
      </w:r>
      <w:r w:rsidR="00DA55EE">
        <w:rPr>
          <w:rFonts w:ascii="Candara Light" w:hAnsi="Candara Light"/>
        </w:rPr>
        <w:t xml:space="preserve">debug the contract logic, which </w:t>
      </w:r>
      <w:r w:rsidR="005821B1">
        <w:rPr>
          <w:rFonts w:ascii="Candara Light" w:hAnsi="Candara Light"/>
        </w:rPr>
        <w:t xml:space="preserve">could </w:t>
      </w:r>
      <w:r w:rsidR="00DA55EE">
        <w:rPr>
          <w:rFonts w:ascii="Candara Light" w:hAnsi="Candara Light"/>
        </w:rPr>
        <w:t xml:space="preserve">ultimately </w:t>
      </w:r>
      <w:r w:rsidR="005821B1">
        <w:rPr>
          <w:rFonts w:ascii="Candara Light" w:hAnsi="Candara Light"/>
        </w:rPr>
        <w:t>be u</w:t>
      </w:r>
      <w:r w:rsidR="006221BA">
        <w:rPr>
          <w:rFonts w:ascii="Candara Light" w:hAnsi="Candara Light"/>
        </w:rPr>
        <w:t xml:space="preserve">sed to </w:t>
      </w:r>
      <w:r w:rsidR="006159C4">
        <w:rPr>
          <w:rFonts w:ascii="Candara Light" w:hAnsi="Candara Light"/>
        </w:rPr>
        <w:t xml:space="preserve">alert the drafter of any inconsistencies that would otherwise be ignored by </w:t>
      </w:r>
      <w:r w:rsidR="000F381D">
        <w:rPr>
          <w:rFonts w:ascii="Candara Light" w:hAnsi="Candara Light"/>
        </w:rPr>
        <w:t>human drafters.</w:t>
      </w:r>
    </w:p>
    <w:p w14:paraId="654C669B" w14:textId="065D8B69" w:rsidR="006B2485" w:rsidRDefault="0007230C" w:rsidP="006B0C40">
      <w:pPr>
        <w:rPr>
          <w:rFonts w:ascii="Candara Light" w:hAnsi="Candara Light"/>
        </w:rPr>
      </w:pPr>
      <w:r>
        <w:rPr>
          <w:noProof/>
        </w:rPr>
        <w:drawing>
          <wp:inline distT="0" distB="0" distL="0" distR="0" wp14:anchorId="2D3E7221" wp14:editId="315197B1">
            <wp:extent cx="5943600" cy="327613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15"/>
                    <a:stretch/>
                  </pic:blipFill>
                  <pic:spPr bwMode="auto">
                    <a:xfrm>
                      <a:off x="0" y="0"/>
                      <a:ext cx="5943600" cy="3276133"/>
                    </a:xfrm>
                    <a:prstGeom prst="rect">
                      <a:avLst/>
                    </a:prstGeom>
                    <a:ln>
                      <a:noFill/>
                    </a:ln>
                    <a:extLst>
                      <a:ext uri="{53640926-AAD7-44D8-BBD7-CCE9431645EC}">
                        <a14:shadowObscured xmlns:a14="http://schemas.microsoft.com/office/drawing/2010/main"/>
                      </a:ext>
                    </a:extLst>
                  </pic:spPr>
                </pic:pic>
              </a:graphicData>
            </a:graphic>
          </wp:inline>
        </w:drawing>
      </w:r>
    </w:p>
    <w:p w14:paraId="4DBA01F4" w14:textId="28E599B0" w:rsidR="00D05A14" w:rsidRDefault="00D05A14" w:rsidP="00D05A14">
      <w:pPr>
        <w:jc w:val="center"/>
        <w:rPr>
          <w:rFonts w:ascii="Candara Light" w:hAnsi="Candara Light"/>
        </w:rPr>
      </w:pPr>
      <w:r w:rsidRPr="00232E4F">
        <w:rPr>
          <w:rFonts w:ascii="Candara Light" w:hAnsi="Candara Light"/>
          <w:b/>
          <w:bCs/>
        </w:rPr>
        <w:t xml:space="preserve">Figure </w:t>
      </w:r>
      <w:r w:rsidR="00232E4F" w:rsidRPr="00232E4F">
        <w:rPr>
          <w:rFonts w:ascii="Candara Light" w:hAnsi="Candara Light"/>
          <w:b/>
          <w:bCs/>
        </w:rPr>
        <w:t>4</w:t>
      </w:r>
      <w:r w:rsidR="00232E4F">
        <w:rPr>
          <w:rFonts w:ascii="Candara Light" w:hAnsi="Candara Light"/>
        </w:rPr>
        <w:t>:</w:t>
      </w:r>
      <w:r>
        <w:rPr>
          <w:rFonts w:ascii="Candara Light" w:hAnsi="Candara Light"/>
        </w:rPr>
        <w:t xml:space="preserve"> smart contract </w:t>
      </w:r>
      <w:proofErr w:type="gramStart"/>
      <w:r>
        <w:rPr>
          <w:rFonts w:ascii="Candara Light" w:hAnsi="Candara Light"/>
        </w:rPr>
        <w:t>workflow</w:t>
      </w:r>
      <w:r w:rsidR="00232E4F">
        <w:rPr>
          <w:rFonts w:ascii="Candara Light" w:hAnsi="Candara Light"/>
        </w:rPr>
        <w:t>[</w:t>
      </w:r>
      <w:proofErr w:type="gramEnd"/>
      <w:r w:rsidR="0089645E">
        <w:rPr>
          <w:rFonts w:ascii="Candara Light" w:hAnsi="Candara Light"/>
        </w:rPr>
        <w:t>7</w:t>
      </w:r>
      <w:r w:rsidR="00232E4F">
        <w:rPr>
          <w:rFonts w:ascii="Candara Light" w:hAnsi="Candara Light"/>
        </w:rPr>
        <w:t>]</w:t>
      </w:r>
    </w:p>
    <w:p w14:paraId="1F78101E" w14:textId="77777777" w:rsidR="00DE0420" w:rsidRDefault="00DE0420" w:rsidP="00C90E53">
      <w:pPr>
        <w:pStyle w:val="Heading2"/>
      </w:pPr>
    </w:p>
    <w:p w14:paraId="1008C4EA" w14:textId="792EB9A9" w:rsidR="00CE0AB0" w:rsidRDefault="00C90E53" w:rsidP="00C90E53">
      <w:pPr>
        <w:pStyle w:val="Heading2"/>
      </w:pPr>
      <w:bookmarkStart w:id="33" w:name="_Toc109659271"/>
      <w:r>
        <w:t>Domestic</w:t>
      </w:r>
      <w:r w:rsidR="00CE0AB0">
        <w:t xml:space="preserve"> </w:t>
      </w:r>
      <w:r w:rsidR="00221765">
        <w:t xml:space="preserve">&amp; International </w:t>
      </w:r>
      <w:r w:rsidR="00CE0AB0">
        <w:t>payment</w:t>
      </w:r>
      <w:bookmarkEnd w:id="33"/>
    </w:p>
    <w:p w14:paraId="746C5894" w14:textId="4A615DB6" w:rsidR="00CD002C" w:rsidRPr="005B286D" w:rsidRDefault="005B286D" w:rsidP="008243E3">
      <w:pPr>
        <w:pStyle w:val="CommentText"/>
        <w:rPr>
          <w:rFonts w:ascii="Candara Light" w:hAnsi="Candara Light"/>
        </w:rPr>
      </w:pPr>
      <w:r w:rsidRPr="008243E3">
        <w:rPr>
          <w:rFonts w:ascii="Candara Light" w:hAnsi="Candara Light"/>
          <w:sz w:val="22"/>
          <w:szCs w:val="22"/>
        </w:rPr>
        <w:t xml:space="preserve">The use of blockchain for domestic &amp; international payments has the potential to increase economic growth as faster transaction speeds enabled by blockchain technology will reduce the time associated </w:t>
      </w:r>
      <w:r w:rsidRPr="008243E3">
        <w:rPr>
          <w:rFonts w:ascii="Candara Light" w:hAnsi="Candara Light"/>
          <w:sz w:val="22"/>
          <w:szCs w:val="22"/>
        </w:rPr>
        <w:lastRenderedPageBreak/>
        <w:t>with the cash conversion cycle, generating greater working capital and reducing the need for short-term financing</w:t>
      </w:r>
      <w:r w:rsidR="00BD5017" w:rsidRPr="00900A8A">
        <w:rPr>
          <w:rFonts w:ascii="Candara Light" w:hAnsi="Candara Light"/>
          <w:sz w:val="22"/>
          <w:szCs w:val="22"/>
        </w:rPr>
        <w:t>. Faster transaction</w:t>
      </w:r>
      <w:r w:rsidR="0083521D" w:rsidRPr="00900A8A">
        <w:rPr>
          <w:rFonts w:ascii="Candara Light" w:hAnsi="Candara Light"/>
          <w:sz w:val="22"/>
          <w:szCs w:val="22"/>
        </w:rPr>
        <w:t>s</w:t>
      </w:r>
      <w:r w:rsidR="00BD5017" w:rsidRPr="00900A8A">
        <w:rPr>
          <w:rFonts w:ascii="Candara Light" w:hAnsi="Candara Light"/>
          <w:sz w:val="22"/>
          <w:szCs w:val="22"/>
        </w:rPr>
        <w:t xml:space="preserve"> </w:t>
      </w:r>
      <w:r w:rsidR="009530B7" w:rsidRPr="00900A8A">
        <w:rPr>
          <w:rFonts w:ascii="Candara Light" w:hAnsi="Candara Light"/>
          <w:sz w:val="22"/>
          <w:szCs w:val="22"/>
        </w:rPr>
        <w:t xml:space="preserve">will also </w:t>
      </w:r>
      <w:r w:rsidR="00644FDD" w:rsidRPr="00900A8A">
        <w:rPr>
          <w:rFonts w:ascii="Candara Light" w:hAnsi="Candara Light"/>
          <w:sz w:val="22"/>
          <w:szCs w:val="22"/>
        </w:rPr>
        <w:t>improve</w:t>
      </w:r>
      <w:r w:rsidR="009530B7" w:rsidRPr="00900A8A">
        <w:rPr>
          <w:rFonts w:ascii="Candara Light" w:hAnsi="Candara Light"/>
          <w:sz w:val="22"/>
          <w:szCs w:val="22"/>
        </w:rPr>
        <w:t xml:space="preserve"> client </w:t>
      </w:r>
      <w:r w:rsidR="00644FDD" w:rsidRPr="00900A8A">
        <w:rPr>
          <w:rFonts w:ascii="Candara Light" w:hAnsi="Candara Light"/>
          <w:sz w:val="22"/>
          <w:szCs w:val="22"/>
        </w:rPr>
        <w:t>experience</w:t>
      </w:r>
      <w:r w:rsidR="000638BB" w:rsidRPr="00900A8A">
        <w:rPr>
          <w:rFonts w:ascii="Candara Light" w:hAnsi="Candara Light"/>
          <w:sz w:val="22"/>
          <w:szCs w:val="22"/>
        </w:rPr>
        <w:t xml:space="preserve"> and</w:t>
      </w:r>
      <w:r w:rsidR="009530B7" w:rsidRPr="00900A8A">
        <w:rPr>
          <w:rFonts w:ascii="Candara Light" w:hAnsi="Candara Light"/>
          <w:sz w:val="22"/>
          <w:szCs w:val="22"/>
        </w:rPr>
        <w:t xml:space="preserve"> prevent competitive threats from new entrance</w:t>
      </w:r>
      <w:r w:rsidR="00AD634F" w:rsidRPr="00900A8A">
        <w:rPr>
          <w:rFonts w:ascii="Candara Light" w:hAnsi="Candara Light"/>
          <w:sz w:val="22"/>
          <w:szCs w:val="22"/>
        </w:rPr>
        <w:t>. Therefore, financial institution</w:t>
      </w:r>
      <w:r w:rsidR="001C1A9B" w:rsidRPr="00900A8A">
        <w:rPr>
          <w:rFonts w:ascii="Candara Light" w:hAnsi="Candara Light"/>
          <w:sz w:val="22"/>
          <w:szCs w:val="22"/>
        </w:rPr>
        <w:t>s</w:t>
      </w:r>
      <w:r w:rsidR="00AD634F" w:rsidRPr="00900A8A">
        <w:rPr>
          <w:rFonts w:ascii="Candara Light" w:hAnsi="Candara Light"/>
          <w:sz w:val="22"/>
          <w:szCs w:val="22"/>
        </w:rPr>
        <w:t xml:space="preserve"> </w:t>
      </w:r>
      <w:r w:rsidR="001C1A9B" w:rsidRPr="00900A8A">
        <w:rPr>
          <w:rFonts w:ascii="Candara Light" w:hAnsi="Candara Light"/>
          <w:sz w:val="22"/>
          <w:szCs w:val="22"/>
        </w:rPr>
        <w:t xml:space="preserve">are </w:t>
      </w:r>
      <w:r w:rsidR="00922C54" w:rsidRPr="00900A8A">
        <w:rPr>
          <w:rFonts w:ascii="Candara Light" w:hAnsi="Candara Light"/>
          <w:sz w:val="22"/>
          <w:szCs w:val="22"/>
        </w:rPr>
        <w:t>racing to develop instant payment solution</w:t>
      </w:r>
      <w:r w:rsidR="005B14A1" w:rsidRPr="00900A8A">
        <w:rPr>
          <w:rFonts w:ascii="Candara Light" w:hAnsi="Candara Light"/>
          <w:sz w:val="22"/>
          <w:szCs w:val="22"/>
        </w:rPr>
        <w:t>s</w:t>
      </w:r>
      <w:r w:rsidR="00922C54" w:rsidRPr="00900A8A">
        <w:rPr>
          <w:rFonts w:ascii="Candara Light" w:hAnsi="Candara Light"/>
          <w:sz w:val="22"/>
          <w:szCs w:val="22"/>
        </w:rPr>
        <w:t xml:space="preserve"> in order to achieve </w:t>
      </w:r>
      <w:r w:rsidR="00CD002C" w:rsidRPr="00900A8A">
        <w:rPr>
          <w:rFonts w:ascii="Candara Light" w:hAnsi="Candara Light"/>
          <w:sz w:val="22"/>
          <w:szCs w:val="22"/>
        </w:rPr>
        <w:t xml:space="preserve">competitive advantage. However, </w:t>
      </w:r>
      <w:r w:rsidR="005B14A1" w:rsidRPr="00900A8A">
        <w:rPr>
          <w:rFonts w:ascii="Candara Light" w:hAnsi="Candara Light"/>
          <w:sz w:val="22"/>
          <w:szCs w:val="22"/>
        </w:rPr>
        <w:t xml:space="preserve">integrating </w:t>
      </w:r>
      <w:r w:rsidR="00467ECE" w:rsidRPr="00900A8A">
        <w:rPr>
          <w:rFonts w:ascii="Candara Light" w:hAnsi="Candara Light"/>
          <w:sz w:val="22"/>
          <w:szCs w:val="22"/>
        </w:rPr>
        <w:t xml:space="preserve">blockchain is </w:t>
      </w:r>
      <w:r w:rsidR="0096109A" w:rsidRPr="00900A8A">
        <w:rPr>
          <w:rFonts w:ascii="Candara Light" w:hAnsi="Candara Light"/>
          <w:sz w:val="22"/>
          <w:szCs w:val="22"/>
        </w:rPr>
        <w:t>difficult because most financial system</w:t>
      </w:r>
      <w:r w:rsidR="006E30BA" w:rsidRPr="00900A8A">
        <w:rPr>
          <w:rFonts w:ascii="Candara Light" w:hAnsi="Candara Light"/>
          <w:sz w:val="22"/>
          <w:szCs w:val="22"/>
        </w:rPr>
        <w:t>s</w:t>
      </w:r>
      <w:r w:rsidR="0096109A" w:rsidRPr="00900A8A">
        <w:rPr>
          <w:rFonts w:ascii="Candara Light" w:hAnsi="Candara Light"/>
          <w:sz w:val="22"/>
          <w:szCs w:val="22"/>
        </w:rPr>
        <w:t xml:space="preserve"> </w:t>
      </w:r>
      <w:r w:rsidR="006E30BA" w:rsidRPr="00900A8A">
        <w:rPr>
          <w:rFonts w:ascii="Candara Light" w:hAnsi="Candara Light"/>
          <w:sz w:val="22"/>
          <w:szCs w:val="22"/>
        </w:rPr>
        <w:t xml:space="preserve">are </w:t>
      </w:r>
      <w:r w:rsidR="00221765" w:rsidRPr="00900A8A">
        <w:rPr>
          <w:rFonts w:ascii="Candara Light" w:hAnsi="Candara Light"/>
          <w:sz w:val="22"/>
          <w:szCs w:val="22"/>
        </w:rPr>
        <w:t>built</w:t>
      </w:r>
      <w:r w:rsidR="0096109A" w:rsidRPr="00900A8A">
        <w:rPr>
          <w:rFonts w:ascii="Candara Light" w:hAnsi="Candara Light"/>
          <w:sz w:val="22"/>
          <w:szCs w:val="22"/>
        </w:rPr>
        <w:t xml:space="preserve"> around </w:t>
      </w:r>
      <w:r w:rsidR="00B46BB4" w:rsidRPr="00900A8A">
        <w:rPr>
          <w:rFonts w:ascii="Candara Light" w:hAnsi="Candara Light"/>
          <w:sz w:val="22"/>
          <w:szCs w:val="22"/>
        </w:rPr>
        <w:t>complex IT infrastructure</w:t>
      </w:r>
      <w:r w:rsidR="006E30BA" w:rsidRPr="00900A8A">
        <w:rPr>
          <w:rFonts w:ascii="Candara Light" w:hAnsi="Candara Light"/>
          <w:sz w:val="22"/>
          <w:szCs w:val="22"/>
        </w:rPr>
        <w:t>s</w:t>
      </w:r>
      <w:r w:rsidR="004B1ACE" w:rsidRPr="00900A8A">
        <w:rPr>
          <w:rFonts w:ascii="Candara Light" w:hAnsi="Candara Light"/>
          <w:sz w:val="22"/>
          <w:szCs w:val="22"/>
        </w:rPr>
        <w:t>.</w:t>
      </w:r>
      <w:r w:rsidR="008436B9" w:rsidRPr="00900A8A">
        <w:rPr>
          <w:rFonts w:ascii="Candara Light" w:hAnsi="Candara Light"/>
          <w:sz w:val="22"/>
          <w:szCs w:val="22"/>
        </w:rPr>
        <w:t xml:space="preserve"> In addition, at</w:t>
      </w:r>
      <w:r w:rsidR="006E30BA" w:rsidRPr="00900A8A">
        <w:rPr>
          <w:rFonts w:ascii="Candara Light" w:hAnsi="Candara Light"/>
          <w:sz w:val="22"/>
          <w:szCs w:val="22"/>
        </w:rPr>
        <w:t xml:space="preserve"> the</w:t>
      </w:r>
      <w:r w:rsidR="008436B9" w:rsidRPr="00900A8A">
        <w:rPr>
          <w:rFonts w:ascii="Candara Light" w:hAnsi="Candara Light"/>
          <w:sz w:val="22"/>
          <w:szCs w:val="22"/>
        </w:rPr>
        <w:t xml:space="preserve"> procedural level for transactions, </w:t>
      </w:r>
      <w:r w:rsidR="00302E0F" w:rsidRPr="00900A8A">
        <w:rPr>
          <w:rFonts w:ascii="Candara Light" w:hAnsi="Candara Light"/>
          <w:sz w:val="22"/>
          <w:szCs w:val="22"/>
        </w:rPr>
        <w:t>the process of inter-bank clearing is required to have an i</w:t>
      </w:r>
      <w:r w:rsidR="000638BB" w:rsidRPr="00900A8A">
        <w:rPr>
          <w:rFonts w:ascii="Candara Light" w:hAnsi="Candara Light"/>
          <w:sz w:val="22"/>
          <w:szCs w:val="22"/>
        </w:rPr>
        <w:t>n</w:t>
      </w:r>
      <w:r w:rsidR="00302E0F" w:rsidRPr="00900A8A">
        <w:rPr>
          <w:rFonts w:ascii="Candara Light" w:hAnsi="Candara Light"/>
          <w:sz w:val="22"/>
          <w:szCs w:val="22"/>
        </w:rPr>
        <w:t xml:space="preserve">tensive coordination of resources between </w:t>
      </w:r>
      <w:r w:rsidR="008736ED" w:rsidRPr="00900A8A">
        <w:rPr>
          <w:rFonts w:ascii="Candara Light" w:hAnsi="Candara Light"/>
          <w:sz w:val="22"/>
          <w:szCs w:val="22"/>
        </w:rPr>
        <w:t>commercial</w:t>
      </w:r>
      <w:ins w:id="34" w:author="Feng, Eric" w:date="2022-08-24T14:00:00Z">
        <w:r w:rsidR="003419F5" w:rsidRPr="00900A8A">
          <w:rPr>
            <w:rFonts w:ascii="Candara Light" w:hAnsi="Candara Light"/>
            <w:sz w:val="22"/>
            <w:szCs w:val="22"/>
          </w:rPr>
          <w:t xml:space="preserve"> </w:t>
        </w:r>
      </w:ins>
      <w:r w:rsidR="00302E0F" w:rsidRPr="00900A8A">
        <w:rPr>
          <w:rFonts w:ascii="Candara Light" w:hAnsi="Candara Light"/>
          <w:sz w:val="22"/>
          <w:szCs w:val="22"/>
        </w:rPr>
        <w:t>banks,</w:t>
      </w:r>
      <w:ins w:id="35" w:author="Feng, Eric" w:date="2022-08-24T14:01:00Z">
        <w:r w:rsidR="00E66A94" w:rsidRPr="00900A8A">
          <w:rPr>
            <w:rFonts w:ascii="Candara Light" w:hAnsi="Candara Light"/>
            <w:sz w:val="22"/>
            <w:szCs w:val="22"/>
          </w:rPr>
          <w:t xml:space="preserve"> </w:t>
        </w:r>
      </w:ins>
      <w:r w:rsidR="00302E0F" w:rsidRPr="00900A8A">
        <w:rPr>
          <w:rFonts w:ascii="Candara Light" w:hAnsi="Candara Light"/>
          <w:sz w:val="22"/>
          <w:szCs w:val="22"/>
        </w:rPr>
        <w:t>clearing house</w:t>
      </w:r>
      <w:r w:rsidR="00200238" w:rsidRPr="00900A8A">
        <w:rPr>
          <w:rFonts w:ascii="Candara Light" w:hAnsi="Candara Light"/>
          <w:sz w:val="22"/>
          <w:szCs w:val="22"/>
        </w:rPr>
        <w:t>s</w:t>
      </w:r>
      <w:r w:rsidR="00302E0F" w:rsidRPr="00900A8A">
        <w:rPr>
          <w:rFonts w:ascii="Candara Light" w:hAnsi="Candara Light"/>
          <w:sz w:val="22"/>
          <w:szCs w:val="22"/>
        </w:rPr>
        <w:t>, and</w:t>
      </w:r>
      <w:ins w:id="36" w:author="Feng, Eric" w:date="2022-08-24T14:00:00Z">
        <w:r w:rsidR="003419F5" w:rsidRPr="00900A8A">
          <w:rPr>
            <w:rFonts w:ascii="Candara Light" w:hAnsi="Candara Light"/>
            <w:sz w:val="22"/>
            <w:szCs w:val="22"/>
          </w:rPr>
          <w:t xml:space="preserve"> </w:t>
        </w:r>
      </w:ins>
      <w:r w:rsidR="00302E0F" w:rsidRPr="00900A8A">
        <w:rPr>
          <w:rFonts w:ascii="Candara Light" w:hAnsi="Candara Light"/>
          <w:sz w:val="22"/>
          <w:szCs w:val="22"/>
        </w:rPr>
        <w:t>central banks</w:t>
      </w:r>
      <w:r w:rsidR="000D4D0F" w:rsidRPr="00900A8A">
        <w:rPr>
          <w:rFonts w:ascii="Candara Light" w:hAnsi="Candara Light"/>
          <w:sz w:val="22"/>
          <w:szCs w:val="22"/>
        </w:rPr>
        <w:t>. This</w:t>
      </w:r>
      <w:r w:rsidR="00937A66" w:rsidRPr="00900A8A">
        <w:rPr>
          <w:rFonts w:ascii="Candara Light" w:hAnsi="Candara Light"/>
          <w:sz w:val="22"/>
          <w:szCs w:val="22"/>
        </w:rPr>
        <w:t xml:space="preserve"> process usually </w:t>
      </w:r>
      <w:r w:rsidR="00C12A84" w:rsidRPr="00900A8A">
        <w:rPr>
          <w:rFonts w:ascii="Candara Light" w:hAnsi="Candara Light"/>
          <w:sz w:val="22"/>
          <w:szCs w:val="22"/>
        </w:rPr>
        <w:t xml:space="preserve">takes place few </w:t>
      </w:r>
      <w:r w:rsidR="00937A66" w:rsidRPr="00900A8A">
        <w:rPr>
          <w:rFonts w:ascii="Candara Light" w:hAnsi="Candara Light"/>
          <w:sz w:val="22"/>
          <w:szCs w:val="22"/>
        </w:rPr>
        <w:t xml:space="preserve">times a day, </w:t>
      </w:r>
      <w:r w:rsidR="000B29DC">
        <w:rPr>
          <w:rFonts w:ascii="Candara Light" w:hAnsi="Candara Light"/>
          <w:sz w:val="22"/>
          <w:szCs w:val="22"/>
        </w:rPr>
        <w:t xml:space="preserve">which is </w:t>
      </w:r>
      <w:r w:rsidR="00BE0D03">
        <w:rPr>
          <w:rFonts w:ascii="Candara Light" w:hAnsi="Candara Light"/>
          <w:sz w:val="22"/>
          <w:szCs w:val="22"/>
        </w:rPr>
        <w:t>vulnerable</w:t>
      </w:r>
      <w:r w:rsidR="000B29DC">
        <w:rPr>
          <w:rFonts w:ascii="Candara Light" w:hAnsi="Candara Light"/>
          <w:sz w:val="22"/>
          <w:szCs w:val="22"/>
        </w:rPr>
        <w:t xml:space="preserve"> to changes in foreign exchange, changes in interest rates, </w:t>
      </w:r>
      <w:r w:rsidR="001A6C6D">
        <w:rPr>
          <w:rFonts w:ascii="Candara Light" w:hAnsi="Candara Light"/>
          <w:sz w:val="22"/>
          <w:szCs w:val="22"/>
        </w:rPr>
        <w:t xml:space="preserve">and </w:t>
      </w:r>
      <w:r w:rsidR="000B29DC">
        <w:rPr>
          <w:rFonts w:ascii="Candara Light" w:hAnsi="Candara Light"/>
          <w:sz w:val="22"/>
          <w:szCs w:val="22"/>
        </w:rPr>
        <w:t>changes in regulations</w:t>
      </w:r>
      <w:r w:rsidR="009635E8" w:rsidRPr="00900A8A">
        <w:rPr>
          <w:rFonts w:ascii="Candara Light" w:hAnsi="Candara Light"/>
          <w:sz w:val="22"/>
          <w:szCs w:val="22"/>
        </w:rPr>
        <w:t>, especially over weekends and holidays.</w:t>
      </w:r>
      <w:r w:rsidR="00401511" w:rsidRPr="00900A8A">
        <w:rPr>
          <w:rFonts w:ascii="Candara Light" w:hAnsi="Candara Light"/>
          <w:sz w:val="22"/>
          <w:szCs w:val="22"/>
        </w:rPr>
        <w:t xml:space="preserve"> Therefore, </w:t>
      </w:r>
      <w:r w:rsidR="00716E62" w:rsidRPr="00900A8A">
        <w:rPr>
          <w:rFonts w:ascii="Candara Light" w:hAnsi="Candara Light"/>
          <w:sz w:val="22"/>
          <w:szCs w:val="22"/>
        </w:rPr>
        <w:t xml:space="preserve">payment service provider </w:t>
      </w:r>
      <w:r w:rsidR="009B0F72" w:rsidRPr="00900A8A">
        <w:rPr>
          <w:rFonts w:ascii="Candara Light" w:hAnsi="Candara Light"/>
          <w:sz w:val="22"/>
          <w:szCs w:val="22"/>
        </w:rPr>
        <w:t>is</w:t>
      </w:r>
      <w:r w:rsidR="00AB328D" w:rsidRPr="00900A8A">
        <w:rPr>
          <w:rFonts w:ascii="Candara Light" w:hAnsi="Candara Light"/>
          <w:sz w:val="22"/>
          <w:szCs w:val="22"/>
        </w:rPr>
        <w:t xml:space="preserve"> looking for a </w:t>
      </w:r>
      <w:r w:rsidR="009721DC" w:rsidRPr="00900A8A">
        <w:rPr>
          <w:rFonts w:ascii="Candara Light" w:hAnsi="Candara Light"/>
          <w:sz w:val="22"/>
          <w:szCs w:val="22"/>
        </w:rPr>
        <w:t>solution for real-time payment</w:t>
      </w:r>
      <w:r w:rsidR="00D47A5A" w:rsidRPr="00900A8A">
        <w:rPr>
          <w:rFonts w:ascii="Candara Light" w:hAnsi="Candara Light"/>
          <w:sz w:val="22"/>
          <w:szCs w:val="22"/>
        </w:rPr>
        <w:t xml:space="preserve"> both domestically and internationally</w:t>
      </w:r>
      <w:r w:rsidR="00227820" w:rsidRPr="00900A8A">
        <w:rPr>
          <w:rFonts w:ascii="Candara Light" w:hAnsi="Candara Light"/>
          <w:sz w:val="22"/>
          <w:szCs w:val="22"/>
        </w:rPr>
        <w:t>.</w:t>
      </w:r>
    </w:p>
    <w:p w14:paraId="30022853" w14:textId="7B9B7217" w:rsidR="00227820" w:rsidRPr="00900A8A" w:rsidRDefault="00227820" w:rsidP="00900A8A">
      <w:pPr>
        <w:pStyle w:val="CommentText"/>
        <w:rPr>
          <w:rFonts w:ascii="Candara Light" w:hAnsi="Candara Light"/>
          <w:sz w:val="22"/>
          <w:szCs w:val="22"/>
        </w:rPr>
      </w:pPr>
      <w:r w:rsidRPr="00900A8A">
        <w:rPr>
          <w:rFonts w:ascii="Candara Light" w:hAnsi="Candara Light"/>
          <w:sz w:val="22"/>
          <w:szCs w:val="22"/>
        </w:rPr>
        <w:t xml:space="preserve">Blockchain is a direct solution to </w:t>
      </w:r>
      <w:r w:rsidR="00EB0C61" w:rsidRPr="00900A8A">
        <w:rPr>
          <w:rFonts w:ascii="Candara Light" w:hAnsi="Candara Light"/>
          <w:sz w:val="22"/>
          <w:szCs w:val="22"/>
        </w:rPr>
        <w:t xml:space="preserve">providing real-time payment between </w:t>
      </w:r>
      <w:r w:rsidR="008736ED" w:rsidRPr="00900A8A">
        <w:rPr>
          <w:rFonts w:ascii="Candara Light" w:hAnsi="Candara Light"/>
          <w:sz w:val="22"/>
          <w:szCs w:val="22"/>
        </w:rPr>
        <w:t xml:space="preserve">commercial </w:t>
      </w:r>
      <w:r w:rsidR="00EB0C61" w:rsidRPr="00900A8A">
        <w:rPr>
          <w:rFonts w:ascii="Candara Light" w:hAnsi="Candara Light"/>
          <w:sz w:val="22"/>
          <w:szCs w:val="22"/>
        </w:rPr>
        <w:t>banks</w:t>
      </w:r>
      <w:r w:rsidR="00A94EA2" w:rsidRPr="00900A8A">
        <w:rPr>
          <w:rFonts w:ascii="Candara Light" w:hAnsi="Candara Light"/>
          <w:sz w:val="22"/>
          <w:szCs w:val="22"/>
        </w:rPr>
        <w:t>, and central banks</w:t>
      </w:r>
      <w:r w:rsidR="00233A8C" w:rsidRPr="00900A8A">
        <w:rPr>
          <w:rFonts w:ascii="Candara Light" w:hAnsi="Candara Light"/>
          <w:sz w:val="22"/>
          <w:szCs w:val="22"/>
        </w:rPr>
        <w:t xml:space="preserve">. </w:t>
      </w:r>
      <w:r w:rsidR="00B658B8" w:rsidRPr="00900A8A">
        <w:rPr>
          <w:rFonts w:ascii="Candara Light" w:hAnsi="Candara Light"/>
          <w:sz w:val="22"/>
          <w:szCs w:val="22"/>
        </w:rPr>
        <w:t>This transaction</w:t>
      </w:r>
      <w:r w:rsidR="00A94EA2" w:rsidRPr="00900A8A">
        <w:rPr>
          <w:rFonts w:ascii="Candara Light" w:hAnsi="Candara Light"/>
          <w:sz w:val="22"/>
          <w:szCs w:val="22"/>
        </w:rPr>
        <w:t xml:space="preserve"> would </w:t>
      </w:r>
      <w:r w:rsidR="00B658B8" w:rsidRPr="00900A8A">
        <w:rPr>
          <w:rFonts w:ascii="Candara Light" w:hAnsi="Candara Light"/>
          <w:sz w:val="22"/>
          <w:szCs w:val="22"/>
        </w:rPr>
        <w:t xml:space="preserve">occur </w:t>
      </w:r>
      <w:proofErr w:type="gramStart"/>
      <w:r w:rsidR="00B658B8" w:rsidRPr="00900A8A">
        <w:rPr>
          <w:rFonts w:ascii="Candara Light" w:hAnsi="Candara Light"/>
          <w:sz w:val="22"/>
          <w:szCs w:val="22"/>
        </w:rPr>
        <w:t>through the use of</w:t>
      </w:r>
      <w:proofErr w:type="gramEnd"/>
      <w:r w:rsidR="00BB159A" w:rsidRPr="00900A8A">
        <w:rPr>
          <w:rFonts w:ascii="Candara Light" w:hAnsi="Candara Light"/>
          <w:sz w:val="22"/>
          <w:szCs w:val="22"/>
        </w:rPr>
        <w:t xml:space="preserve"> a digital asset, </w:t>
      </w:r>
      <w:r w:rsidR="00B658B8" w:rsidRPr="00900A8A">
        <w:rPr>
          <w:rFonts w:ascii="Candara Light" w:hAnsi="Candara Light"/>
          <w:sz w:val="22"/>
          <w:szCs w:val="22"/>
        </w:rPr>
        <w:t>typically</w:t>
      </w:r>
      <w:r w:rsidR="009919C7" w:rsidRPr="00900A8A">
        <w:rPr>
          <w:rFonts w:ascii="Candara Light" w:hAnsi="Candara Light"/>
          <w:sz w:val="22"/>
          <w:szCs w:val="22"/>
        </w:rPr>
        <w:t xml:space="preserve"> cryptocurrencies</w:t>
      </w:r>
      <w:r w:rsidR="0081141C" w:rsidRPr="00900A8A">
        <w:rPr>
          <w:rFonts w:ascii="Candara Light" w:hAnsi="Candara Light"/>
          <w:sz w:val="22"/>
          <w:szCs w:val="22"/>
        </w:rPr>
        <w:t xml:space="preserve">. </w:t>
      </w:r>
      <w:r w:rsidR="00900A8A" w:rsidRPr="00900A8A">
        <w:rPr>
          <w:rFonts w:ascii="Candara Light" w:hAnsi="Candara Light"/>
          <w:sz w:val="22"/>
          <w:szCs w:val="22"/>
        </w:rPr>
        <w:t>Blockchain would also allow central banks to leverage big data analysis to more effectively balance and manage</w:t>
      </w:r>
      <w:r w:rsidR="00ED1D7B" w:rsidRPr="00900A8A">
        <w:rPr>
          <w:rFonts w:ascii="Candara Light" w:hAnsi="Candara Light"/>
          <w:sz w:val="22"/>
          <w:szCs w:val="22"/>
        </w:rPr>
        <w:t xml:space="preserve"> </w:t>
      </w:r>
      <w:r w:rsidR="00900A8A" w:rsidRPr="00900A8A">
        <w:rPr>
          <w:rFonts w:ascii="Candara Light" w:hAnsi="Candara Light"/>
          <w:sz w:val="22"/>
          <w:szCs w:val="22"/>
        </w:rPr>
        <w:t>cash flow in real-time.</w:t>
      </w:r>
      <w:r w:rsidR="00BC2338" w:rsidRPr="00900A8A">
        <w:rPr>
          <w:rFonts w:ascii="Candara Light" w:hAnsi="Candara Light"/>
          <w:sz w:val="22"/>
          <w:szCs w:val="22"/>
        </w:rPr>
        <w:t>, as</w:t>
      </w:r>
      <w:r w:rsidR="00D52FE9" w:rsidRPr="00900A8A">
        <w:rPr>
          <w:rFonts w:ascii="Candara Light" w:hAnsi="Candara Light"/>
          <w:sz w:val="22"/>
          <w:szCs w:val="22"/>
        </w:rPr>
        <w:t xml:space="preserve"> they can now leverage big data analysis</w:t>
      </w:r>
      <w:r w:rsidR="00F10CA9" w:rsidRPr="00900A8A">
        <w:rPr>
          <w:rFonts w:ascii="Candara Light" w:hAnsi="Candara Light"/>
          <w:sz w:val="22"/>
          <w:szCs w:val="22"/>
        </w:rPr>
        <w:t xml:space="preserve"> more effect</w:t>
      </w:r>
      <w:r w:rsidR="00442058" w:rsidRPr="00900A8A">
        <w:rPr>
          <w:rFonts w:ascii="Candara Light" w:hAnsi="Candara Light"/>
          <w:sz w:val="22"/>
          <w:szCs w:val="22"/>
        </w:rPr>
        <w:t>ive</w:t>
      </w:r>
      <w:r w:rsidR="00F10CA9" w:rsidRPr="00900A8A">
        <w:rPr>
          <w:rFonts w:ascii="Candara Light" w:hAnsi="Candara Light"/>
          <w:sz w:val="22"/>
          <w:szCs w:val="22"/>
        </w:rPr>
        <w:t xml:space="preserve"> with real-time cash flow</w:t>
      </w:r>
      <w:r w:rsidR="00442058" w:rsidRPr="00900A8A">
        <w:rPr>
          <w:rFonts w:ascii="Candara Light" w:hAnsi="Candara Light"/>
          <w:sz w:val="22"/>
          <w:szCs w:val="22"/>
        </w:rPr>
        <w:t>.</w:t>
      </w:r>
      <w:r w:rsidR="00B91F30" w:rsidRPr="00900A8A">
        <w:rPr>
          <w:rFonts w:ascii="Candara Light" w:hAnsi="Candara Light"/>
          <w:sz w:val="22"/>
          <w:szCs w:val="22"/>
        </w:rPr>
        <w:t xml:space="preserve"> </w:t>
      </w:r>
      <w:r w:rsidR="00BC2338" w:rsidRPr="00900A8A">
        <w:rPr>
          <w:rFonts w:ascii="Candara Light" w:hAnsi="Candara Light"/>
          <w:sz w:val="22"/>
          <w:szCs w:val="22"/>
        </w:rPr>
        <w:t>These technologies</w:t>
      </w:r>
      <w:r w:rsidR="00B91F30" w:rsidRPr="00900A8A">
        <w:rPr>
          <w:rFonts w:ascii="Candara Light" w:hAnsi="Candara Light"/>
          <w:sz w:val="22"/>
          <w:szCs w:val="22"/>
        </w:rPr>
        <w:t xml:space="preserve"> are being integrated gradually </w:t>
      </w:r>
      <w:r w:rsidR="00A63DBE" w:rsidRPr="00900A8A">
        <w:rPr>
          <w:rFonts w:ascii="Candara Light" w:hAnsi="Candara Light"/>
          <w:sz w:val="22"/>
          <w:szCs w:val="22"/>
        </w:rPr>
        <w:t>by</w:t>
      </w:r>
      <w:r w:rsidR="00B91F30" w:rsidRPr="00900A8A">
        <w:rPr>
          <w:rFonts w:ascii="Candara Light" w:hAnsi="Candara Light"/>
          <w:sz w:val="22"/>
          <w:szCs w:val="22"/>
        </w:rPr>
        <w:t xml:space="preserve"> financial institution</w:t>
      </w:r>
      <w:r w:rsidR="00A63DBE" w:rsidRPr="00900A8A">
        <w:rPr>
          <w:rFonts w:ascii="Candara Light" w:hAnsi="Candara Light"/>
          <w:sz w:val="22"/>
          <w:szCs w:val="22"/>
        </w:rPr>
        <w:t>s</w:t>
      </w:r>
      <w:r w:rsidR="00B91F30" w:rsidRPr="00900A8A">
        <w:rPr>
          <w:rFonts w:ascii="Candara Light" w:hAnsi="Candara Light"/>
          <w:sz w:val="22"/>
          <w:szCs w:val="22"/>
        </w:rPr>
        <w:t xml:space="preserve"> and</w:t>
      </w:r>
      <w:r w:rsidR="00A63DBE" w:rsidRPr="00900A8A">
        <w:rPr>
          <w:rFonts w:ascii="Candara Light" w:hAnsi="Candara Light"/>
          <w:sz w:val="22"/>
          <w:szCs w:val="22"/>
        </w:rPr>
        <w:t xml:space="preserve"> </w:t>
      </w:r>
      <w:r w:rsidR="009C364B" w:rsidRPr="00900A8A">
        <w:rPr>
          <w:rFonts w:ascii="Candara Light" w:hAnsi="Candara Light"/>
          <w:sz w:val="22"/>
          <w:szCs w:val="22"/>
        </w:rPr>
        <w:t>it is estimated</w:t>
      </w:r>
      <w:r w:rsidR="007A0585" w:rsidRPr="00900A8A">
        <w:rPr>
          <w:rFonts w:ascii="Candara Light" w:hAnsi="Candara Light"/>
          <w:sz w:val="22"/>
          <w:szCs w:val="22"/>
        </w:rPr>
        <w:t xml:space="preserve">, based on a </w:t>
      </w:r>
      <w:del w:id="37" w:author="Laskovy, Andrew M" w:date="2022-08-22T13:33:00Z">
        <w:r w:rsidR="00B91F30" w:rsidRPr="00900A8A" w:rsidDel="007A0585">
          <w:rPr>
            <w:rFonts w:ascii="Candara Light" w:hAnsi="Candara Light"/>
            <w:sz w:val="22"/>
            <w:szCs w:val="22"/>
          </w:rPr>
          <w:delText xml:space="preserve"> </w:delText>
        </w:r>
      </w:del>
      <w:r w:rsidR="004E4A62" w:rsidRPr="00900A8A">
        <w:rPr>
          <w:rFonts w:ascii="Candara Light" w:hAnsi="Candara Light"/>
          <w:sz w:val="22"/>
          <w:szCs w:val="22"/>
        </w:rPr>
        <w:t xml:space="preserve">World Economic </w:t>
      </w:r>
      <w:r w:rsidR="00BC2338" w:rsidRPr="00900A8A">
        <w:rPr>
          <w:rFonts w:ascii="Candara Light" w:hAnsi="Candara Light"/>
          <w:sz w:val="22"/>
          <w:szCs w:val="22"/>
        </w:rPr>
        <w:t>Forum (</w:t>
      </w:r>
      <w:r w:rsidR="004E4A62" w:rsidRPr="00900A8A">
        <w:rPr>
          <w:rFonts w:ascii="Candara Light" w:hAnsi="Candara Light"/>
          <w:sz w:val="22"/>
          <w:szCs w:val="22"/>
        </w:rPr>
        <w:t>WEF) report</w:t>
      </w:r>
      <w:r w:rsidR="007A0585" w:rsidRPr="00900A8A">
        <w:rPr>
          <w:rFonts w:ascii="Candara Light" w:hAnsi="Candara Light"/>
          <w:sz w:val="22"/>
          <w:szCs w:val="22"/>
        </w:rPr>
        <w:t>,</w:t>
      </w:r>
      <w:r w:rsidR="004E4A62" w:rsidRPr="00900A8A">
        <w:rPr>
          <w:rFonts w:ascii="Candara Light" w:hAnsi="Candara Light"/>
          <w:sz w:val="22"/>
          <w:szCs w:val="22"/>
        </w:rPr>
        <w:t xml:space="preserve"> that by 2025 10% of global GDP </w:t>
      </w:r>
      <w:r w:rsidR="007A0585" w:rsidRPr="00900A8A">
        <w:rPr>
          <w:rFonts w:ascii="Candara Light" w:hAnsi="Candara Light"/>
          <w:sz w:val="22"/>
          <w:szCs w:val="22"/>
        </w:rPr>
        <w:t xml:space="preserve">will be </w:t>
      </w:r>
      <w:r w:rsidR="004E4A62" w:rsidRPr="00900A8A">
        <w:rPr>
          <w:rFonts w:ascii="Candara Light" w:hAnsi="Candara Light"/>
          <w:sz w:val="22"/>
          <w:szCs w:val="22"/>
        </w:rPr>
        <w:t xml:space="preserve">stored on </w:t>
      </w:r>
      <w:r w:rsidR="00B76858">
        <w:rPr>
          <w:rFonts w:ascii="Candara Light" w:hAnsi="Candara Light"/>
        </w:rPr>
        <w:t xml:space="preserve">the </w:t>
      </w:r>
      <w:r w:rsidR="004E4A62" w:rsidRPr="00900A8A">
        <w:rPr>
          <w:rFonts w:ascii="Candara Light" w:hAnsi="Candara Light"/>
          <w:sz w:val="22"/>
          <w:szCs w:val="22"/>
        </w:rPr>
        <w:t>blockchain</w:t>
      </w:r>
      <w:r w:rsidR="0025630C" w:rsidRPr="00900A8A">
        <w:rPr>
          <w:rFonts w:ascii="Candara Light" w:hAnsi="Candara Light"/>
          <w:sz w:val="22"/>
          <w:szCs w:val="22"/>
        </w:rPr>
        <w:t>.</w:t>
      </w:r>
    </w:p>
    <w:p w14:paraId="3964B09F" w14:textId="66D8876C" w:rsidR="00BC2338" w:rsidRDefault="00BC2338" w:rsidP="00C90E53">
      <w:pPr>
        <w:rPr>
          <w:rFonts w:ascii="Candara Light" w:hAnsi="Candara Light"/>
        </w:rPr>
      </w:pPr>
    </w:p>
    <w:p w14:paraId="1BD014E6" w14:textId="5D62F335" w:rsidR="00BC2338" w:rsidRDefault="00BC2338" w:rsidP="00BC2338">
      <w:pPr>
        <w:pStyle w:val="Heading2"/>
      </w:pPr>
      <w:bookmarkStart w:id="38" w:name="_Toc109659272"/>
      <w:r>
        <w:t>Trade Finance</w:t>
      </w:r>
      <w:bookmarkEnd w:id="38"/>
    </w:p>
    <w:p w14:paraId="381912EB" w14:textId="63F0E217" w:rsidR="00A91193" w:rsidRDefault="00A91193" w:rsidP="00A91193">
      <w:pPr>
        <w:rPr>
          <w:rFonts w:ascii="Candara Light" w:hAnsi="Candara Light"/>
        </w:rPr>
      </w:pPr>
      <w:r w:rsidRPr="00B83D45">
        <w:rPr>
          <w:rFonts w:ascii="Candara Light" w:hAnsi="Candara Light"/>
        </w:rPr>
        <w:t xml:space="preserve">Currently trade finance </w:t>
      </w:r>
      <w:r w:rsidR="003311B0" w:rsidRPr="00B83D45">
        <w:rPr>
          <w:rFonts w:ascii="Candara Light" w:hAnsi="Candara Light"/>
        </w:rPr>
        <w:t xml:space="preserve">involves </w:t>
      </w:r>
      <w:r w:rsidR="007C3B9D">
        <w:rPr>
          <w:rFonts w:ascii="Candara Light" w:hAnsi="Candara Light"/>
        </w:rPr>
        <w:t xml:space="preserve">the </w:t>
      </w:r>
      <w:r w:rsidR="003311B0" w:rsidRPr="00B83D45">
        <w:rPr>
          <w:rFonts w:ascii="Candara Light" w:hAnsi="Candara Light"/>
        </w:rPr>
        <w:t xml:space="preserve">logistics </w:t>
      </w:r>
      <w:r w:rsidR="0053124C">
        <w:rPr>
          <w:rFonts w:ascii="Candara Light" w:hAnsi="Candara Light"/>
        </w:rPr>
        <w:t>and</w:t>
      </w:r>
      <w:r w:rsidR="003311B0" w:rsidRPr="00B83D45">
        <w:rPr>
          <w:rFonts w:ascii="Candara Light" w:hAnsi="Candara Light"/>
        </w:rPr>
        <w:t xml:space="preserve"> handling </w:t>
      </w:r>
      <w:r w:rsidR="0053124C">
        <w:rPr>
          <w:rFonts w:ascii="Candara Light" w:hAnsi="Candara Light"/>
        </w:rPr>
        <w:t xml:space="preserve">many types of </w:t>
      </w:r>
      <w:r w:rsidR="003311B0" w:rsidRPr="00B83D45">
        <w:rPr>
          <w:rFonts w:ascii="Candara Light" w:hAnsi="Candara Light"/>
        </w:rPr>
        <w:t>physical documents</w:t>
      </w:r>
      <w:r w:rsidR="00776DCE">
        <w:rPr>
          <w:rFonts w:ascii="Candara Light" w:hAnsi="Candara Light"/>
        </w:rPr>
        <w:t xml:space="preserve"> as well as the use </w:t>
      </w:r>
      <w:r w:rsidR="00CE2154">
        <w:rPr>
          <w:rFonts w:ascii="Candara Light" w:hAnsi="Candara Light"/>
        </w:rPr>
        <w:t xml:space="preserve">of </w:t>
      </w:r>
      <w:r w:rsidR="00094285">
        <w:rPr>
          <w:rFonts w:ascii="Candara Light" w:hAnsi="Candara Light"/>
        </w:rPr>
        <w:t>several different IT systems</w:t>
      </w:r>
      <w:r w:rsidR="00D328E6" w:rsidRPr="00B83D45">
        <w:rPr>
          <w:rFonts w:ascii="Candara Light" w:hAnsi="Candara Light"/>
        </w:rPr>
        <w:t xml:space="preserve">. </w:t>
      </w:r>
      <w:r w:rsidR="00B00186">
        <w:rPr>
          <w:rFonts w:ascii="Candara Light" w:hAnsi="Candara Light"/>
        </w:rPr>
        <w:t>T</w:t>
      </w:r>
      <w:r w:rsidR="00B83D45" w:rsidRPr="00B83D45">
        <w:rPr>
          <w:rFonts w:ascii="Candara Light" w:hAnsi="Candara Light"/>
        </w:rPr>
        <w:t>hese procedures</w:t>
      </w:r>
      <w:r w:rsidR="00265061" w:rsidRPr="00B83D45">
        <w:rPr>
          <w:rFonts w:ascii="Candara Light" w:hAnsi="Candara Light"/>
        </w:rPr>
        <w:t xml:space="preserve"> are similar between banks but </w:t>
      </w:r>
      <w:r w:rsidR="008C0ABD">
        <w:rPr>
          <w:rFonts w:ascii="Candara Light" w:hAnsi="Candara Light"/>
        </w:rPr>
        <w:t>typically</w:t>
      </w:r>
      <w:r w:rsidR="00265061" w:rsidRPr="00B83D45">
        <w:rPr>
          <w:rFonts w:ascii="Candara Light" w:hAnsi="Candara Light"/>
        </w:rPr>
        <w:t xml:space="preserve"> use completely different IT systems</w:t>
      </w:r>
      <w:r w:rsidR="00587088">
        <w:rPr>
          <w:rFonts w:ascii="Candara Light" w:hAnsi="Candara Light"/>
        </w:rPr>
        <w:t>. Example includes</w:t>
      </w:r>
      <w:r w:rsidR="000F449D">
        <w:rPr>
          <w:rFonts w:ascii="Candara Light" w:hAnsi="Candara Light"/>
        </w:rPr>
        <w:t>:</w:t>
      </w:r>
    </w:p>
    <w:p w14:paraId="4301219C" w14:textId="25990219" w:rsidR="005865D1" w:rsidRDefault="00C83EB6" w:rsidP="005865D1">
      <w:pPr>
        <w:pStyle w:val="ListParagraph"/>
        <w:numPr>
          <w:ilvl w:val="0"/>
          <w:numId w:val="7"/>
        </w:numPr>
        <w:rPr>
          <w:rFonts w:ascii="Candara Light" w:hAnsi="Candara Light"/>
        </w:rPr>
      </w:pPr>
      <w:r>
        <w:rPr>
          <w:rFonts w:ascii="Candara Light" w:hAnsi="Candara Light"/>
        </w:rPr>
        <w:t>Extension of credit to customer</w:t>
      </w:r>
    </w:p>
    <w:p w14:paraId="79F23B51" w14:textId="28BC22D3" w:rsidR="00C83EB6" w:rsidRDefault="00C83EB6" w:rsidP="005865D1">
      <w:pPr>
        <w:pStyle w:val="ListParagraph"/>
        <w:numPr>
          <w:ilvl w:val="0"/>
          <w:numId w:val="7"/>
        </w:numPr>
        <w:rPr>
          <w:rFonts w:ascii="Candara Light" w:hAnsi="Candara Light"/>
        </w:rPr>
      </w:pPr>
      <w:r>
        <w:rPr>
          <w:rFonts w:ascii="Candara Light" w:hAnsi="Candara Light"/>
        </w:rPr>
        <w:t>Informing credit status</w:t>
      </w:r>
    </w:p>
    <w:p w14:paraId="60F2E65B" w14:textId="13E26475" w:rsidR="00C83EB6" w:rsidRDefault="00C83EB6" w:rsidP="00C83EB6">
      <w:pPr>
        <w:pStyle w:val="ListParagraph"/>
        <w:numPr>
          <w:ilvl w:val="0"/>
          <w:numId w:val="7"/>
        </w:numPr>
        <w:rPr>
          <w:rFonts w:ascii="Candara Light" w:hAnsi="Candara Light"/>
        </w:rPr>
      </w:pPr>
      <w:r>
        <w:rPr>
          <w:rFonts w:ascii="Candara Light" w:hAnsi="Candara Light"/>
        </w:rPr>
        <w:t>Banks open communication channel to customer</w:t>
      </w:r>
    </w:p>
    <w:p w14:paraId="6F34942C" w14:textId="7B301305" w:rsidR="00C83EB6" w:rsidRDefault="00A9179B" w:rsidP="00C83EB6">
      <w:pPr>
        <w:pStyle w:val="ListParagraph"/>
        <w:numPr>
          <w:ilvl w:val="0"/>
          <w:numId w:val="7"/>
        </w:numPr>
        <w:rPr>
          <w:rFonts w:ascii="Candara Light" w:hAnsi="Candara Light"/>
        </w:rPr>
      </w:pPr>
      <w:r>
        <w:rPr>
          <w:rFonts w:ascii="Candara Light" w:hAnsi="Candara Light"/>
        </w:rPr>
        <w:t>Updating status of goods</w:t>
      </w:r>
    </w:p>
    <w:p w14:paraId="7E56B1BB" w14:textId="2DDACD53" w:rsidR="00A9179B" w:rsidRDefault="00A9179B" w:rsidP="00C83EB6">
      <w:pPr>
        <w:pStyle w:val="ListParagraph"/>
        <w:numPr>
          <w:ilvl w:val="0"/>
          <w:numId w:val="7"/>
        </w:numPr>
        <w:rPr>
          <w:rFonts w:ascii="Candara Light" w:hAnsi="Candara Light"/>
        </w:rPr>
      </w:pPr>
      <w:r>
        <w:rPr>
          <w:rFonts w:ascii="Candara Light" w:hAnsi="Candara Light"/>
        </w:rPr>
        <w:t>Execution of full or partial payment based on contract</w:t>
      </w:r>
    </w:p>
    <w:p w14:paraId="22622CFB" w14:textId="6297B2DD" w:rsidR="00AC198C" w:rsidRDefault="00247C14" w:rsidP="00A9179B">
      <w:pPr>
        <w:rPr>
          <w:rFonts w:ascii="Candara Light" w:hAnsi="Candara Light"/>
        </w:rPr>
      </w:pPr>
      <w:r>
        <w:rPr>
          <w:rFonts w:ascii="Candara Light" w:hAnsi="Candara Light"/>
        </w:rPr>
        <w:t xml:space="preserve">Blockchain would help automate the trade system by using </w:t>
      </w:r>
      <w:r w:rsidR="00B24190">
        <w:rPr>
          <w:rFonts w:ascii="Candara Light" w:hAnsi="Candara Light"/>
        </w:rPr>
        <w:t xml:space="preserve">cryptographic keys </w:t>
      </w:r>
      <w:r w:rsidR="00BE0D03">
        <w:rPr>
          <w:rFonts w:ascii="Candara Light" w:hAnsi="Candara Light"/>
        </w:rPr>
        <w:t xml:space="preserve">and </w:t>
      </w:r>
      <w:r w:rsidR="00791939">
        <w:rPr>
          <w:rFonts w:ascii="Candara Light" w:hAnsi="Candara Light"/>
        </w:rPr>
        <w:t>crypto wallets</w:t>
      </w:r>
      <w:r w:rsidR="004F35FC">
        <w:rPr>
          <w:rFonts w:ascii="Candara Light" w:hAnsi="Candara Light"/>
        </w:rPr>
        <w:t xml:space="preserve">, </w:t>
      </w:r>
      <w:r w:rsidR="00AB77CA">
        <w:rPr>
          <w:rFonts w:ascii="Candara Light" w:hAnsi="Candara Light"/>
        </w:rPr>
        <w:t xml:space="preserve">to replace </w:t>
      </w:r>
      <w:proofErr w:type="gramStart"/>
      <w:r w:rsidR="00AB77CA">
        <w:rPr>
          <w:rFonts w:ascii="Candara Light" w:hAnsi="Candara Light"/>
        </w:rPr>
        <w:t>all of</w:t>
      </w:r>
      <w:proofErr w:type="gramEnd"/>
      <w:r w:rsidR="00AB77CA">
        <w:rPr>
          <w:rFonts w:ascii="Candara Light" w:hAnsi="Candara Light"/>
        </w:rPr>
        <w:t xml:space="preserve"> the</w:t>
      </w:r>
      <w:r w:rsidR="004F35FC">
        <w:rPr>
          <w:rFonts w:ascii="Candara Light" w:hAnsi="Candara Light"/>
        </w:rPr>
        <w:t xml:space="preserve"> traditional </w:t>
      </w:r>
      <w:r w:rsidR="00AC198C">
        <w:rPr>
          <w:rFonts w:ascii="Candara Light" w:hAnsi="Candara Light"/>
        </w:rPr>
        <w:t xml:space="preserve">documents and store </w:t>
      </w:r>
      <w:r w:rsidR="003B4F93">
        <w:rPr>
          <w:rFonts w:ascii="Candara Light" w:hAnsi="Candara Light"/>
        </w:rPr>
        <w:t xml:space="preserve">them </w:t>
      </w:r>
      <w:r w:rsidR="00AC198C">
        <w:rPr>
          <w:rFonts w:ascii="Candara Light" w:hAnsi="Candara Light"/>
        </w:rPr>
        <w:t xml:space="preserve">on the blockchain as a smart contract. </w:t>
      </w:r>
    </w:p>
    <w:p w14:paraId="24B4E031" w14:textId="07AB130D" w:rsidR="002154B7" w:rsidRDefault="00BF3BDE" w:rsidP="00A9179B">
      <w:pPr>
        <w:rPr>
          <w:rFonts w:ascii="Candara Light" w:hAnsi="Candara Light"/>
        </w:rPr>
      </w:pPr>
      <w:r>
        <w:rPr>
          <w:rFonts w:ascii="Candara Light" w:hAnsi="Candara Light"/>
        </w:rPr>
        <w:t xml:space="preserve">Cryptographic keys are </w:t>
      </w:r>
      <w:r w:rsidR="00F27121">
        <w:rPr>
          <w:rFonts w:ascii="Candara Light" w:hAnsi="Candara Light"/>
        </w:rPr>
        <w:t>pieces of information, usually a combination of words</w:t>
      </w:r>
      <w:r w:rsidR="00387E62">
        <w:rPr>
          <w:rFonts w:ascii="Candara Light" w:hAnsi="Candara Light"/>
        </w:rPr>
        <w:t xml:space="preserve">, that </w:t>
      </w:r>
      <w:r w:rsidR="00DB3EDC">
        <w:rPr>
          <w:rFonts w:ascii="Candara Light" w:hAnsi="Candara Light"/>
        </w:rPr>
        <w:t xml:space="preserve">are </w:t>
      </w:r>
      <w:r w:rsidR="00387E62">
        <w:rPr>
          <w:rFonts w:ascii="Candara Light" w:hAnsi="Candara Light"/>
        </w:rPr>
        <w:t xml:space="preserve">used to </w:t>
      </w:r>
      <w:r w:rsidR="00F91DA3">
        <w:rPr>
          <w:rFonts w:ascii="Candara Light" w:hAnsi="Candara Light"/>
        </w:rPr>
        <w:t xml:space="preserve">access </w:t>
      </w:r>
      <w:r w:rsidR="00DE412B">
        <w:rPr>
          <w:rFonts w:ascii="Candara Light" w:hAnsi="Candara Light"/>
        </w:rPr>
        <w:t>blockchain transactions</w:t>
      </w:r>
      <w:r w:rsidR="00AC198C">
        <w:rPr>
          <w:rFonts w:ascii="Candara Light" w:hAnsi="Candara Light"/>
        </w:rPr>
        <w:t xml:space="preserve">. It comes with a pair of keys corresponding to </w:t>
      </w:r>
      <w:r w:rsidR="00D86884">
        <w:rPr>
          <w:rFonts w:ascii="Candara Light" w:hAnsi="Candara Light"/>
        </w:rPr>
        <w:t xml:space="preserve">a </w:t>
      </w:r>
      <w:r w:rsidR="00AC198C">
        <w:rPr>
          <w:rFonts w:ascii="Candara Light" w:hAnsi="Candara Light"/>
        </w:rPr>
        <w:t>public and private address for the transaction.</w:t>
      </w:r>
      <w:r w:rsidR="000317D0">
        <w:rPr>
          <w:rFonts w:ascii="Candara Light" w:hAnsi="Candara Light"/>
        </w:rPr>
        <w:t xml:space="preserve"> The public key </w:t>
      </w:r>
      <w:r w:rsidR="00055018">
        <w:rPr>
          <w:rFonts w:ascii="Candara Light" w:hAnsi="Candara Light"/>
        </w:rPr>
        <w:t>act</w:t>
      </w:r>
      <w:r w:rsidR="00094788">
        <w:rPr>
          <w:rFonts w:ascii="Candara Light" w:hAnsi="Candara Light"/>
        </w:rPr>
        <w:t>s</w:t>
      </w:r>
      <w:r w:rsidR="00055018">
        <w:rPr>
          <w:rFonts w:ascii="Candara Light" w:hAnsi="Candara Light"/>
        </w:rPr>
        <w:t xml:space="preserve"> as a signature to validate the transaction</w:t>
      </w:r>
      <w:r w:rsidR="008171DD">
        <w:rPr>
          <w:rFonts w:ascii="Candara Light" w:hAnsi="Candara Light"/>
        </w:rPr>
        <w:t xml:space="preserve">, whereas the private key will provide access to the digital asset in the network. </w:t>
      </w:r>
    </w:p>
    <w:p w14:paraId="3E03A2EC" w14:textId="7AD410BC" w:rsidR="00A9179B" w:rsidRDefault="00AC198C" w:rsidP="00A9179B">
      <w:pPr>
        <w:rPr>
          <w:rFonts w:ascii="Candara Light" w:hAnsi="Candara Light"/>
        </w:rPr>
      </w:pPr>
      <w:r>
        <w:rPr>
          <w:rFonts w:ascii="Candara Light" w:hAnsi="Candara Light"/>
        </w:rPr>
        <w:t xml:space="preserve"> </w:t>
      </w:r>
      <w:r w:rsidR="00791939">
        <w:rPr>
          <w:rFonts w:ascii="Candara Light" w:hAnsi="Candara Light"/>
        </w:rPr>
        <w:t>Crypto wallet</w:t>
      </w:r>
      <w:r w:rsidR="003D2D8A">
        <w:rPr>
          <w:rFonts w:ascii="Candara Light" w:hAnsi="Candara Light"/>
        </w:rPr>
        <w:t>s</w:t>
      </w:r>
      <w:r w:rsidR="008F53E3">
        <w:rPr>
          <w:rFonts w:ascii="Candara Light" w:hAnsi="Candara Light"/>
        </w:rPr>
        <w:t xml:space="preserve"> are </w:t>
      </w:r>
      <w:r w:rsidR="0078051E">
        <w:rPr>
          <w:rFonts w:ascii="Candara Light" w:hAnsi="Candara Light"/>
        </w:rPr>
        <w:t xml:space="preserve">services that store cryptographic keys without </w:t>
      </w:r>
      <w:r w:rsidR="00791939">
        <w:rPr>
          <w:rFonts w:ascii="Candara Light" w:hAnsi="Candara Light"/>
        </w:rPr>
        <w:t xml:space="preserve">storing any </w:t>
      </w:r>
      <w:r w:rsidR="00A049A3">
        <w:rPr>
          <w:rFonts w:ascii="Candara Light" w:hAnsi="Candara Light"/>
        </w:rPr>
        <w:t xml:space="preserve">actual </w:t>
      </w:r>
      <w:r w:rsidR="00791939">
        <w:rPr>
          <w:rFonts w:ascii="Candara Light" w:hAnsi="Candara Light"/>
        </w:rPr>
        <w:t>digital assets.</w:t>
      </w:r>
      <w:ins w:id="39" w:author="Feng, Eric" w:date="2022-08-25T00:05:00Z">
        <w:r w:rsidR="00587088">
          <w:rPr>
            <w:rFonts w:ascii="Candara Light" w:hAnsi="Candara Light"/>
          </w:rPr>
          <w:t xml:space="preserve"> </w:t>
        </w:r>
      </w:ins>
      <w:del w:id="40" w:author="Laskovy, Andrew M" w:date="2022-08-24T15:05:00Z">
        <w:r w:rsidR="00791939">
          <w:rPr>
            <w:rFonts w:ascii="Candara Light" w:hAnsi="Candara Light"/>
          </w:rPr>
          <w:delText xml:space="preserve"> </w:delText>
        </w:r>
      </w:del>
      <w:r w:rsidR="00F52630" w:rsidRPr="008243E3">
        <w:rPr>
          <w:rFonts w:ascii="Candara Light" w:hAnsi="Candara Light"/>
        </w:rPr>
        <w:t xml:space="preserve">Part of the service the crypto wallet also provides is to ensure the involved parties reach a desired consensus before proceeding with a transaction by requiring multiple </w:t>
      </w:r>
      <w:r w:rsidR="00587088" w:rsidRPr="005768D5">
        <w:rPr>
          <w:rFonts w:ascii="Candara Light" w:hAnsi="Candara Light"/>
        </w:rPr>
        <w:t>signatures</w:t>
      </w:r>
      <w:r w:rsidR="00587088">
        <w:t xml:space="preserve">. </w:t>
      </w:r>
    </w:p>
    <w:p w14:paraId="7847B471" w14:textId="71E25580" w:rsidR="005713AD" w:rsidRDefault="005713AD" w:rsidP="00A9179B">
      <w:pPr>
        <w:rPr>
          <w:rFonts w:ascii="Candara Light" w:hAnsi="Candara Light"/>
        </w:rPr>
      </w:pPr>
    </w:p>
    <w:p w14:paraId="12F70969" w14:textId="2A30C901" w:rsidR="005713AD" w:rsidRDefault="005713AD" w:rsidP="00A9179B">
      <w:pPr>
        <w:rPr>
          <w:rFonts w:ascii="Candara Light" w:hAnsi="Candara Light"/>
        </w:rPr>
      </w:pPr>
    </w:p>
    <w:p w14:paraId="40D106C2" w14:textId="2DFD05CA" w:rsidR="005713AD" w:rsidRDefault="005713AD" w:rsidP="00A9179B">
      <w:pPr>
        <w:rPr>
          <w:rFonts w:ascii="Candara Light" w:hAnsi="Candara Light"/>
        </w:rPr>
      </w:pPr>
    </w:p>
    <w:p w14:paraId="3C84604B" w14:textId="6019C19B" w:rsidR="00DD01C3" w:rsidRDefault="005713AD" w:rsidP="005B6D7F">
      <w:pPr>
        <w:pStyle w:val="Heading1"/>
        <w:rPr>
          <w:rFonts w:ascii="Candara Light" w:hAnsi="Candara Light"/>
        </w:rPr>
      </w:pPr>
      <w:bookmarkStart w:id="41" w:name="_Toc109659273"/>
      <w:r>
        <w:rPr>
          <w:color w:val="FFFFFF" w:themeColor="background1"/>
          <w:shd w:val="clear" w:color="auto" w:fill="4472C4" w:themeFill="accent1"/>
        </w:rPr>
        <w:lastRenderedPageBreak/>
        <w:t>2</w:t>
      </w:r>
      <w:r w:rsidRPr="00674654">
        <w:rPr>
          <w:color w:val="FFFFFF" w:themeColor="background1"/>
          <w:shd w:val="clear" w:color="auto" w:fill="4472C4" w:themeFill="accent1"/>
        </w:rPr>
        <w:t>.</w:t>
      </w:r>
      <w:r>
        <w:rPr>
          <w:color w:val="FFFFFF" w:themeColor="background1"/>
          <w:shd w:val="clear" w:color="auto" w:fill="4472C4" w:themeFill="accent1"/>
        </w:rPr>
        <w:t>5</w:t>
      </w:r>
      <w:r w:rsidRPr="00674654">
        <w:rPr>
          <w:color w:val="FFFFFF" w:themeColor="background1"/>
          <w:shd w:val="clear" w:color="auto" w:fill="4472C4" w:themeFill="accent1"/>
        </w:rPr>
        <w:t xml:space="preserve">  </w:t>
      </w:r>
      <w:r w:rsidRPr="00674654">
        <w:rPr>
          <w:color w:val="FFFFFF" w:themeColor="background1"/>
        </w:rPr>
        <w:t xml:space="preserve"> </w:t>
      </w:r>
      <w:r w:rsidR="005B6D7F">
        <w:t>Future Blockchain Technology</w:t>
      </w:r>
      <w:bookmarkEnd w:id="41"/>
    </w:p>
    <w:p w14:paraId="0CA48FB9" w14:textId="546BAA09" w:rsidR="003A65EC" w:rsidRDefault="00953D18" w:rsidP="003A65EC">
      <w:pPr>
        <w:rPr>
          <w:rFonts w:ascii="Candara Light" w:hAnsi="Candara Light"/>
        </w:rPr>
      </w:pPr>
      <w:r w:rsidRPr="008534F0">
        <w:rPr>
          <w:rFonts w:ascii="Candara Light" w:hAnsi="Candara Light"/>
        </w:rPr>
        <w:t xml:space="preserve">Based on </w:t>
      </w:r>
      <w:r w:rsidR="00910FCD">
        <w:rPr>
          <w:rFonts w:ascii="Candara Light" w:hAnsi="Candara Light"/>
        </w:rPr>
        <w:t>a</w:t>
      </w:r>
      <w:r w:rsidRPr="008534F0">
        <w:rPr>
          <w:rFonts w:ascii="Candara Light" w:hAnsi="Candara Light"/>
        </w:rPr>
        <w:t xml:space="preserve"> </w:t>
      </w:r>
      <w:r w:rsidR="00910FCD">
        <w:rPr>
          <w:rFonts w:ascii="Candara Light" w:hAnsi="Candara Light"/>
        </w:rPr>
        <w:t xml:space="preserve">recent </w:t>
      </w:r>
      <w:r w:rsidRPr="008534F0">
        <w:rPr>
          <w:rFonts w:ascii="Candara Light" w:hAnsi="Candara Light"/>
        </w:rPr>
        <w:t xml:space="preserve">Blockchain market size report, </w:t>
      </w:r>
      <w:r w:rsidR="009153B1" w:rsidRPr="008534F0">
        <w:rPr>
          <w:rFonts w:ascii="Candara Light" w:hAnsi="Candara Light"/>
        </w:rPr>
        <w:t xml:space="preserve">blockchain </w:t>
      </w:r>
      <w:r w:rsidR="004F4A5B" w:rsidRPr="008534F0">
        <w:rPr>
          <w:rFonts w:ascii="Candara Light" w:hAnsi="Candara Light"/>
        </w:rPr>
        <w:t xml:space="preserve">activities </w:t>
      </w:r>
      <w:r w:rsidR="00070BEB">
        <w:rPr>
          <w:rFonts w:ascii="Candara Light" w:hAnsi="Candara Light"/>
        </w:rPr>
        <w:t xml:space="preserve">are forecasted to reach a value </w:t>
      </w:r>
      <w:r w:rsidR="004448F6">
        <w:rPr>
          <w:rFonts w:ascii="Candara Light" w:hAnsi="Candara Light"/>
        </w:rPr>
        <w:t xml:space="preserve">of </w:t>
      </w:r>
      <w:r w:rsidR="004448F6" w:rsidRPr="008534F0">
        <w:rPr>
          <w:rFonts w:ascii="Candara Light" w:hAnsi="Candara Light"/>
        </w:rPr>
        <w:t>highest</w:t>
      </w:r>
      <w:r w:rsidR="004F4A5B" w:rsidRPr="008534F0">
        <w:rPr>
          <w:rFonts w:ascii="Candara Light" w:hAnsi="Candara Light"/>
        </w:rPr>
        <w:t xml:space="preserve"> value of </w:t>
      </w:r>
      <w:r w:rsidR="00C47EEC" w:rsidRPr="008534F0">
        <w:rPr>
          <w:rFonts w:ascii="Candara Light" w:hAnsi="Candara Light"/>
        </w:rPr>
        <w:t>$10</w:t>
      </w:r>
      <w:r w:rsidR="00521D78">
        <w:rPr>
          <w:rFonts w:ascii="Candara Light" w:hAnsi="Candara Light"/>
        </w:rPr>
        <w:t xml:space="preserve"> </w:t>
      </w:r>
      <w:r w:rsidR="001E07E6">
        <w:rPr>
          <w:rFonts w:ascii="Candara Light" w:hAnsi="Candara Light"/>
        </w:rPr>
        <w:t xml:space="preserve">billion </w:t>
      </w:r>
      <w:r w:rsidRPr="008534F0">
        <w:rPr>
          <w:rFonts w:ascii="Candara Light" w:hAnsi="Candara Light"/>
        </w:rPr>
        <w:t xml:space="preserve">in 2022 and </w:t>
      </w:r>
      <w:r w:rsidR="007738A6">
        <w:rPr>
          <w:rFonts w:ascii="Candara Light" w:hAnsi="Candara Light"/>
        </w:rPr>
        <w:t xml:space="preserve">grow to </w:t>
      </w:r>
      <w:r w:rsidR="00975E98">
        <w:rPr>
          <w:rFonts w:ascii="Candara Light" w:hAnsi="Candara Light"/>
        </w:rPr>
        <w:t>almost $2</w:t>
      </w:r>
      <w:r w:rsidR="004B7AB8">
        <w:rPr>
          <w:rFonts w:ascii="Candara Light" w:hAnsi="Candara Light"/>
        </w:rPr>
        <w:t>000 billion by 2030</w:t>
      </w:r>
      <w:r w:rsidR="00F16F13">
        <w:rPr>
          <w:rFonts w:ascii="Candara Light" w:hAnsi="Candara Light"/>
        </w:rPr>
        <w:t>.</w:t>
      </w:r>
      <w:r w:rsidR="00213CB4" w:rsidRPr="008534F0">
        <w:rPr>
          <w:rFonts w:ascii="Candara Light" w:hAnsi="Candara Light"/>
        </w:rPr>
        <w:t xml:space="preserve"> [</w:t>
      </w:r>
      <w:hyperlink r:id="rId25" w:history="1">
        <w:r w:rsidR="003C3C6F">
          <w:rPr>
            <w:rStyle w:val="Hyperlink"/>
            <w:rFonts w:ascii="Candara Light" w:hAnsi="Candara Light"/>
          </w:rPr>
          <w:t>5</w:t>
        </w:r>
      </w:hyperlink>
      <w:r w:rsidR="00213CB4" w:rsidRPr="008534F0">
        <w:rPr>
          <w:rFonts w:ascii="Candara Light" w:hAnsi="Candara Light"/>
        </w:rPr>
        <w:t>]</w:t>
      </w:r>
      <w:r w:rsidR="00040CD5" w:rsidRPr="008534F0">
        <w:rPr>
          <w:rFonts w:ascii="Candara Light" w:hAnsi="Candara Light"/>
        </w:rPr>
        <w:t xml:space="preserve"> The main reason for this rapid growth is due to </w:t>
      </w:r>
      <w:r w:rsidR="00B675C7" w:rsidRPr="008534F0">
        <w:rPr>
          <w:rFonts w:ascii="Candara Light" w:hAnsi="Candara Light"/>
        </w:rPr>
        <w:t>the effort</w:t>
      </w:r>
      <w:r w:rsidR="002A3782">
        <w:rPr>
          <w:rFonts w:ascii="Candara Light" w:hAnsi="Candara Light"/>
        </w:rPr>
        <w:t>s</w:t>
      </w:r>
      <w:r w:rsidR="00B675C7" w:rsidRPr="008534F0">
        <w:rPr>
          <w:rFonts w:ascii="Candara Light" w:hAnsi="Candara Light"/>
        </w:rPr>
        <w:t xml:space="preserve"> being made </w:t>
      </w:r>
      <w:r w:rsidR="002A3782">
        <w:rPr>
          <w:rFonts w:ascii="Candara Light" w:hAnsi="Candara Light"/>
        </w:rPr>
        <w:t>within the</w:t>
      </w:r>
      <w:r w:rsidR="002A3782" w:rsidRPr="008534F0">
        <w:rPr>
          <w:rFonts w:ascii="Candara Light" w:hAnsi="Candara Light"/>
        </w:rPr>
        <w:t xml:space="preserve"> </w:t>
      </w:r>
      <w:r w:rsidR="00B675C7" w:rsidRPr="008534F0">
        <w:rPr>
          <w:rFonts w:ascii="Candara Light" w:hAnsi="Candara Light"/>
        </w:rPr>
        <w:t xml:space="preserve">financial industry to capitalize </w:t>
      </w:r>
      <w:r w:rsidR="002A3782">
        <w:rPr>
          <w:rFonts w:ascii="Candara Light" w:hAnsi="Candara Light"/>
        </w:rPr>
        <w:t xml:space="preserve">on </w:t>
      </w:r>
      <w:r w:rsidR="00B675C7" w:rsidRPr="008534F0">
        <w:rPr>
          <w:rFonts w:ascii="Candara Light" w:hAnsi="Candara Light"/>
        </w:rPr>
        <w:t xml:space="preserve">this highly </w:t>
      </w:r>
      <w:r w:rsidR="00A23770" w:rsidRPr="008534F0">
        <w:rPr>
          <w:rFonts w:ascii="Candara Light" w:hAnsi="Candara Light"/>
        </w:rPr>
        <w:t xml:space="preserve">promising technology. At </w:t>
      </w:r>
      <w:r w:rsidR="007E503A">
        <w:rPr>
          <w:rFonts w:ascii="Candara Light" w:hAnsi="Candara Light"/>
        </w:rPr>
        <w:t>the current projected growth rate</w:t>
      </w:r>
      <w:r w:rsidR="00A23770" w:rsidRPr="008534F0">
        <w:rPr>
          <w:rFonts w:ascii="Candara Light" w:hAnsi="Candara Light"/>
        </w:rPr>
        <w:t xml:space="preserve">, blockchain </w:t>
      </w:r>
      <w:r w:rsidR="0027273C" w:rsidRPr="008534F0">
        <w:rPr>
          <w:rFonts w:ascii="Candara Light" w:hAnsi="Candara Light"/>
        </w:rPr>
        <w:t>w</w:t>
      </w:r>
      <w:r w:rsidR="0027273C">
        <w:rPr>
          <w:rFonts w:ascii="Candara Light" w:hAnsi="Candara Light"/>
        </w:rPr>
        <w:t>ill</w:t>
      </w:r>
      <w:r w:rsidR="0027273C" w:rsidRPr="008534F0">
        <w:rPr>
          <w:rFonts w:ascii="Candara Light" w:hAnsi="Candara Light"/>
        </w:rPr>
        <w:t xml:space="preserve"> </w:t>
      </w:r>
      <w:r w:rsidR="00A23770" w:rsidRPr="008534F0">
        <w:rPr>
          <w:rFonts w:ascii="Candara Light" w:hAnsi="Candara Light"/>
        </w:rPr>
        <w:t xml:space="preserve">soon </w:t>
      </w:r>
      <w:r w:rsidR="002A6809" w:rsidRPr="008534F0">
        <w:rPr>
          <w:rFonts w:ascii="Candara Light" w:hAnsi="Candara Light"/>
        </w:rPr>
        <w:t>over</w:t>
      </w:r>
      <w:r w:rsidR="000E1FB2" w:rsidRPr="008534F0">
        <w:rPr>
          <w:rFonts w:ascii="Candara Light" w:hAnsi="Candara Light"/>
        </w:rPr>
        <w:t xml:space="preserve">come other technological </w:t>
      </w:r>
      <w:r w:rsidR="00043E46" w:rsidRPr="008534F0">
        <w:rPr>
          <w:rFonts w:ascii="Candara Light" w:hAnsi="Candara Light"/>
        </w:rPr>
        <w:t>development (</w:t>
      </w:r>
      <w:r w:rsidR="000E1FB2" w:rsidRPr="008534F0">
        <w:rPr>
          <w:rFonts w:ascii="Candara Light" w:hAnsi="Candara Light"/>
        </w:rPr>
        <w:t>including cloud computing, data analysis, IOT)</w:t>
      </w:r>
      <w:r w:rsidR="00410849" w:rsidRPr="008534F0">
        <w:rPr>
          <w:rFonts w:ascii="Candara Light" w:hAnsi="Candara Light"/>
        </w:rPr>
        <w:t xml:space="preserve"> in terms of venture capital activities and reach </w:t>
      </w:r>
      <w:r w:rsidR="0027273C">
        <w:rPr>
          <w:rFonts w:ascii="Candara Light" w:hAnsi="Candara Light"/>
        </w:rPr>
        <w:t>a</w:t>
      </w:r>
      <w:r w:rsidR="0027273C" w:rsidRPr="008534F0">
        <w:rPr>
          <w:rFonts w:ascii="Candara Light" w:hAnsi="Candara Light"/>
        </w:rPr>
        <w:t xml:space="preserve"> </w:t>
      </w:r>
      <w:r w:rsidR="00410849" w:rsidRPr="008534F0">
        <w:rPr>
          <w:rFonts w:ascii="Candara Light" w:hAnsi="Candara Light"/>
        </w:rPr>
        <w:t xml:space="preserve">level of </w:t>
      </w:r>
      <w:r w:rsidR="0086461F" w:rsidRPr="008534F0">
        <w:rPr>
          <w:rFonts w:ascii="Candara Light" w:hAnsi="Candara Light"/>
        </w:rPr>
        <w:t>popularity similar to other prominent topic</w:t>
      </w:r>
      <w:r w:rsidR="0067347E">
        <w:rPr>
          <w:rFonts w:ascii="Candara Light" w:hAnsi="Candara Light"/>
        </w:rPr>
        <w:t>s</w:t>
      </w:r>
      <w:r w:rsidR="0086461F" w:rsidRPr="008534F0">
        <w:rPr>
          <w:rFonts w:ascii="Candara Light" w:hAnsi="Candara Light"/>
        </w:rPr>
        <w:t xml:space="preserve"> such as artificial intelligent and robotics. </w:t>
      </w:r>
      <w:r w:rsidR="00521D78" w:rsidRPr="00521D78">
        <w:t xml:space="preserve"> </w:t>
      </w:r>
      <w:r w:rsidR="00521D78" w:rsidRPr="00521D78">
        <w:rPr>
          <w:rFonts w:ascii="Candara Light" w:hAnsi="Candara Light"/>
        </w:rPr>
        <w:t>As a result, continuing rise in both investment and interest, we can expect</w:t>
      </w:r>
      <w:r w:rsidR="00521D78">
        <w:rPr>
          <w:rFonts w:ascii="Candara Light" w:hAnsi="Candara Light"/>
        </w:rPr>
        <w:t xml:space="preserve"> </w:t>
      </w:r>
      <w:r w:rsidR="005B4CCC">
        <w:rPr>
          <w:rFonts w:ascii="Candara Light" w:hAnsi="Candara Light"/>
        </w:rPr>
        <w:t xml:space="preserve">more enterprise and financial institution are </w:t>
      </w:r>
      <w:r w:rsidR="00F766E2">
        <w:rPr>
          <w:rFonts w:ascii="Candara Light" w:hAnsi="Candara Light"/>
        </w:rPr>
        <w:t>starting to build services around blockchain and changing the infrastructure for multiple industry including finance,</w:t>
      </w:r>
      <w:r w:rsidR="008E02E4">
        <w:rPr>
          <w:rFonts w:ascii="Candara Light" w:hAnsi="Candara Light"/>
        </w:rPr>
        <w:t xml:space="preserve"> commerce, </w:t>
      </w:r>
      <w:r w:rsidR="00BE697C">
        <w:rPr>
          <w:rFonts w:ascii="Candara Light" w:hAnsi="Candara Light"/>
        </w:rPr>
        <w:t xml:space="preserve">supply chain, </w:t>
      </w:r>
      <w:r w:rsidR="0067347E">
        <w:rPr>
          <w:rFonts w:ascii="Candara Light" w:hAnsi="Candara Light"/>
        </w:rPr>
        <w:t>cybersecurity. [</w:t>
      </w:r>
      <w:hyperlink r:id="rId26" w:history="1">
        <w:r w:rsidR="00232E4F">
          <w:rPr>
            <w:rStyle w:val="Hyperlink"/>
            <w:rFonts w:ascii="Candara Light" w:hAnsi="Candara Light"/>
          </w:rPr>
          <w:t>6</w:t>
        </w:r>
      </w:hyperlink>
      <w:r w:rsidR="00C44437">
        <w:rPr>
          <w:rFonts w:ascii="Candara Light" w:hAnsi="Candara Light"/>
        </w:rPr>
        <w:t>]</w:t>
      </w:r>
    </w:p>
    <w:p w14:paraId="23F096B3" w14:textId="35DE553D" w:rsidR="00EC638A" w:rsidRPr="008534F0" w:rsidRDefault="008046BC" w:rsidP="008B1AD7">
      <w:pPr>
        <w:jc w:val="center"/>
        <w:rPr>
          <w:rFonts w:ascii="Candara Light" w:hAnsi="Candara Light"/>
        </w:rPr>
      </w:pPr>
      <w:r>
        <w:rPr>
          <w:noProof/>
        </w:rPr>
        <w:drawing>
          <wp:inline distT="0" distB="0" distL="0" distR="0" wp14:anchorId="64FD9EA6" wp14:editId="7D747C41">
            <wp:extent cx="4993419" cy="2633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076" cy="2646820"/>
                    </a:xfrm>
                    <a:prstGeom prst="rect">
                      <a:avLst/>
                    </a:prstGeom>
                    <a:noFill/>
                    <a:ln>
                      <a:noFill/>
                    </a:ln>
                  </pic:spPr>
                </pic:pic>
              </a:graphicData>
            </a:graphic>
          </wp:inline>
        </w:drawing>
      </w:r>
    </w:p>
    <w:p w14:paraId="6C03A8EC" w14:textId="49194825" w:rsidR="00A23770" w:rsidRDefault="008046BC" w:rsidP="0067347E">
      <w:pPr>
        <w:jc w:val="center"/>
        <w:rPr>
          <w:rFonts w:ascii="Candara Light" w:hAnsi="Candara Light"/>
        </w:rPr>
      </w:pPr>
      <w:r w:rsidRPr="0089645E">
        <w:rPr>
          <w:rFonts w:ascii="Candara Light" w:hAnsi="Candara Light"/>
          <w:b/>
          <w:bCs/>
        </w:rPr>
        <w:t xml:space="preserve">Figure </w:t>
      </w:r>
      <w:r w:rsidR="0089645E" w:rsidRPr="0089645E">
        <w:rPr>
          <w:rFonts w:ascii="Candara Light" w:hAnsi="Candara Light"/>
          <w:b/>
          <w:bCs/>
        </w:rPr>
        <w:t>5</w:t>
      </w:r>
      <w:r w:rsidRPr="0067347E">
        <w:rPr>
          <w:rFonts w:ascii="Candara Light" w:hAnsi="Candara Light"/>
        </w:rPr>
        <w:t xml:space="preserve">: </w:t>
      </w:r>
      <w:r w:rsidR="0067347E" w:rsidRPr="0067347E">
        <w:rPr>
          <w:rFonts w:ascii="Candara Light" w:hAnsi="Candara Light"/>
        </w:rPr>
        <w:t xml:space="preserve">forecast of </w:t>
      </w:r>
      <w:r w:rsidR="005701D5" w:rsidRPr="0067347E">
        <w:rPr>
          <w:rFonts w:ascii="Candara Light" w:hAnsi="Candara Light"/>
        </w:rPr>
        <w:t xml:space="preserve">market size for </w:t>
      </w:r>
      <w:r w:rsidR="0067347E" w:rsidRPr="0067347E">
        <w:rPr>
          <w:rFonts w:ascii="Candara Light" w:hAnsi="Candara Light"/>
        </w:rPr>
        <w:t>blockchain to 2030</w:t>
      </w:r>
      <w:r w:rsidR="00232E4F">
        <w:rPr>
          <w:rFonts w:ascii="Candara Light" w:hAnsi="Candara Light"/>
        </w:rPr>
        <w:t>[</w:t>
      </w:r>
      <w:r w:rsidR="0089645E">
        <w:rPr>
          <w:rFonts w:ascii="Candara Light" w:hAnsi="Candara Light"/>
        </w:rPr>
        <w:t>8</w:t>
      </w:r>
      <w:r w:rsidR="00232E4F">
        <w:rPr>
          <w:rFonts w:ascii="Candara Light" w:hAnsi="Candara Light"/>
        </w:rPr>
        <w:t>]</w:t>
      </w:r>
    </w:p>
    <w:p w14:paraId="223703A2" w14:textId="4439E1BB" w:rsidR="007A6746" w:rsidRDefault="00821DDB" w:rsidP="007A6746">
      <w:pPr>
        <w:rPr>
          <w:rFonts w:ascii="Candara Light" w:hAnsi="Candara Light"/>
        </w:rPr>
      </w:pPr>
      <w:r>
        <w:rPr>
          <w:rFonts w:ascii="Candara Light" w:hAnsi="Candara Light"/>
        </w:rPr>
        <w:t>It will only be a matter of time</w:t>
      </w:r>
      <w:r w:rsidR="00521D78">
        <w:rPr>
          <w:rFonts w:ascii="Candara Light" w:hAnsi="Candara Light"/>
        </w:rPr>
        <w:t xml:space="preserve"> </w:t>
      </w:r>
      <w:r w:rsidR="00521D78" w:rsidRPr="00521D78">
        <w:rPr>
          <w:rFonts w:ascii="Candara Light" w:hAnsi="Candara Light"/>
        </w:rPr>
        <w:t>before blockchain becomes more integrated into people’s daily lives</w:t>
      </w:r>
      <w:r w:rsidR="00521D78">
        <w:rPr>
          <w:rFonts w:ascii="Candara Light" w:hAnsi="Candara Light"/>
        </w:rPr>
        <w:t xml:space="preserve">. </w:t>
      </w:r>
      <w:r w:rsidR="009C364C">
        <w:rPr>
          <w:rFonts w:ascii="Candara Light" w:hAnsi="Candara Light"/>
        </w:rPr>
        <w:t>W</w:t>
      </w:r>
      <w:r w:rsidR="00521D78" w:rsidRPr="00521D78">
        <w:rPr>
          <w:rFonts w:ascii="Candara Light" w:hAnsi="Candara Light"/>
        </w:rPr>
        <w:t xml:space="preserve">hen considering the future of blockchain, there are 6 key areas where it will likely have the most impact </w:t>
      </w:r>
      <w:r w:rsidR="00DC2D0D">
        <w:rPr>
          <w:rFonts w:ascii="Candara Light" w:hAnsi="Candara Light"/>
        </w:rPr>
        <w:t>includ</w:t>
      </w:r>
      <w:r w:rsidR="009C364C">
        <w:rPr>
          <w:rFonts w:ascii="Candara Light" w:hAnsi="Candara Light"/>
        </w:rPr>
        <w:t>ing</w:t>
      </w:r>
      <w:r w:rsidR="00DC2D0D">
        <w:rPr>
          <w:rFonts w:ascii="Candara Light" w:hAnsi="Candara Light"/>
        </w:rPr>
        <w:t xml:space="preserve"> government data distribution, </w:t>
      </w:r>
      <w:r w:rsidR="008F6A77">
        <w:rPr>
          <w:rFonts w:ascii="Candara Light" w:hAnsi="Candara Light"/>
        </w:rPr>
        <w:t>transparency between industries, institution-issued cryptocurrency, blockchain suppled i</w:t>
      </w:r>
      <w:r w:rsidR="008B247E">
        <w:rPr>
          <w:rFonts w:ascii="Candara Light" w:hAnsi="Candara Light"/>
        </w:rPr>
        <w:t>dentity, and replacement of infrastructure for world economy.</w:t>
      </w:r>
    </w:p>
    <w:p w14:paraId="74BFF994" w14:textId="77777777" w:rsidR="00EE13FF" w:rsidRDefault="00EE13FF" w:rsidP="00EE13FF">
      <w:pPr>
        <w:pStyle w:val="Heading2"/>
        <w:sectPr w:rsidR="00EE13FF" w:rsidSect="00502E44">
          <w:type w:val="continuous"/>
          <w:pgSz w:w="12240" w:h="15840"/>
          <w:pgMar w:top="1440" w:right="1440" w:bottom="1440" w:left="1440" w:header="708" w:footer="708" w:gutter="0"/>
          <w:cols w:space="720"/>
          <w:docGrid w:linePitch="360"/>
        </w:sectPr>
      </w:pPr>
    </w:p>
    <w:p w14:paraId="43EF7446" w14:textId="03D6A838" w:rsidR="008B247E" w:rsidRDefault="00761658" w:rsidP="00EE13FF">
      <w:pPr>
        <w:pStyle w:val="Heading2"/>
      </w:pPr>
      <w:bookmarkStart w:id="42" w:name="_Toc109659274"/>
      <w:r w:rsidRPr="00EE13FF">
        <w:t>Government data distribution</w:t>
      </w:r>
      <w:bookmarkEnd w:id="42"/>
    </w:p>
    <w:p w14:paraId="5D000CC9" w14:textId="6D1F0C4A" w:rsidR="00EE13FF" w:rsidRPr="00224E29" w:rsidRDefault="00224E29" w:rsidP="00EE13FF">
      <w:pPr>
        <w:rPr>
          <w:rFonts w:ascii="Candara Light" w:hAnsi="Candara Light"/>
        </w:rPr>
      </w:pPr>
      <w:r w:rsidRPr="00224E29">
        <w:rPr>
          <w:rFonts w:ascii="Candara Light" w:hAnsi="Candara Light"/>
        </w:rPr>
        <w:t xml:space="preserve">Traditional </w:t>
      </w:r>
      <w:r w:rsidR="00731372">
        <w:rPr>
          <w:rFonts w:ascii="Candara Light" w:hAnsi="Candara Light"/>
        </w:rPr>
        <w:t>paper-based</w:t>
      </w:r>
      <w:r w:rsidR="00E9447F">
        <w:rPr>
          <w:rFonts w:ascii="Candara Light" w:hAnsi="Candara Light"/>
        </w:rPr>
        <w:t xml:space="preserve"> system</w:t>
      </w:r>
      <w:r w:rsidR="00BF5955">
        <w:rPr>
          <w:rFonts w:ascii="Candara Light" w:hAnsi="Candara Light"/>
        </w:rPr>
        <w:t>s</w:t>
      </w:r>
      <w:r w:rsidR="00E9447F">
        <w:rPr>
          <w:rFonts w:ascii="Candara Light" w:hAnsi="Candara Light"/>
        </w:rPr>
        <w:t xml:space="preserve"> will eventually be </w:t>
      </w:r>
      <w:r w:rsidR="00062222">
        <w:rPr>
          <w:rFonts w:ascii="Candara Light" w:hAnsi="Candara Light"/>
        </w:rPr>
        <w:t>migrated</w:t>
      </w:r>
      <w:r w:rsidR="00E9447F">
        <w:rPr>
          <w:rFonts w:ascii="Candara Light" w:hAnsi="Candara Light"/>
        </w:rPr>
        <w:t xml:space="preserve"> </w:t>
      </w:r>
      <w:r w:rsidR="00062222">
        <w:rPr>
          <w:rFonts w:ascii="Candara Light" w:hAnsi="Candara Light"/>
        </w:rPr>
        <w:t>to</w:t>
      </w:r>
      <w:r w:rsidR="00E9447F">
        <w:rPr>
          <w:rFonts w:ascii="Candara Light" w:hAnsi="Candara Light"/>
        </w:rPr>
        <w:t xml:space="preserve"> distributed ledger </w:t>
      </w:r>
      <w:r w:rsidR="008F3564">
        <w:rPr>
          <w:rFonts w:ascii="Candara Light" w:hAnsi="Candara Light"/>
        </w:rPr>
        <w:t>technology (</w:t>
      </w:r>
      <w:r w:rsidR="00E9447F">
        <w:rPr>
          <w:rFonts w:ascii="Candara Light" w:hAnsi="Candara Light"/>
        </w:rPr>
        <w:t>DLT)</w:t>
      </w:r>
      <w:r w:rsidR="00062222">
        <w:rPr>
          <w:rFonts w:ascii="Candara Light" w:hAnsi="Candara Light"/>
        </w:rPr>
        <w:t xml:space="preserve">, where DLT </w:t>
      </w:r>
      <w:r w:rsidR="009654DE">
        <w:rPr>
          <w:rFonts w:ascii="Candara Light" w:hAnsi="Candara Light"/>
        </w:rPr>
        <w:t>provide</w:t>
      </w:r>
      <w:r w:rsidR="00BF5955">
        <w:rPr>
          <w:rFonts w:ascii="Candara Light" w:hAnsi="Candara Light"/>
        </w:rPr>
        <w:t>s</w:t>
      </w:r>
      <w:r w:rsidR="009654DE">
        <w:rPr>
          <w:rFonts w:ascii="Candara Light" w:hAnsi="Candara Light"/>
        </w:rPr>
        <w:t xml:space="preserve"> greater trust, transparency, and security </w:t>
      </w:r>
      <w:r w:rsidR="002E7503">
        <w:rPr>
          <w:rFonts w:ascii="Candara Light" w:hAnsi="Candara Light"/>
        </w:rPr>
        <w:t>through</w:t>
      </w:r>
      <w:r w:rsidR="009654DE">
        <w:rPr>
          <w:rFonts w:ascii="Candara Light" w:hAnsi="Candara Light"/>
        </w:rPr>
        <w:t xml:space="preserve"> encryption and validation function</w:t>
      </w:r>
      <w:r w:rsidR="00BF5955">
        <w:rPr>
          <w:rFonts w:ascii="Candara Light" w:hAnsi="Candara Light"/>
        </w:rPr>
        <w:t>s</w:t>
      </w:r>
      <w:r w:rsidR="002E7503">
        <w:rPr>
          <w:rFonts w:ascii="Candara Light" w:hAnsi="Candara Light"/>
        </w:rPr>
        <w:t>.</w:t>
      </w:r>
    </w:p>
    <w:p w14:paraId="5B7986A7" w14:textId="34D89CF4" w:rsidR="00761658" w:rsidRDefault="00761658" w:rsidP="00EE13FF">
      <w:pPr>
        <w:pStyle w:val="Heading3"/>
        <w:rPr>
          <w:sz w:val="26"/>
          <w:szCs w:val="26"/>
        </w:rPr>
      </w:pPr>
      <w:bookmarkStart w:id="43" w:name="_Toc109659275"/>
      <w:r w:rsidRPr="00EE13FF">
        <w:rPr>
          <w:sz w:val="26"/>
          <w:szCs w:val="26"/>
        </w:rPr>
        <w:t>Greater transparency between industries</w:t>
      </w:r>
      <w:bookmarkEnd w:id="43"/>
    </w:p>
    <w:p w14:paraId="45C0F31C" w14:textId="3B22BB9C" w:rsidR="00710AEF" w:rsidRPr="005A2166" w:rsidRDefault="00830469" w:rsidP="008C3750">
      <w:pPr>
        <w:rPr>
          <w:rFonts w:ascii="Candara Light" w:hAnsi="Candara Light"/>
          <w:color w:val="000000"/>
        </w:rPr>
      </w:pPr>
      <w:r w:rsidRPr="008F3564">
        <w:rPr>
          <w:rFonts w:ascii="Candara Light" w:hAnsi="Candara Light"/>
        </w:rPr>
        <w:t xml:space="preserve">Blockchain will allow all data </w:t>
      </w:r>
      <w:r w:rsidR="008F3564" w:rsidRPr="008F3564">
        <w:rPr>
          <w:rFonts w:ascii="Candara Light" w:hAnsi="Candara Light"/>
        </w:rPr>
        <w:t>to be</w:t>
      </w:r>
      <w:r w:rsidRPr="008F3564">
        <w:rPr>
          <w:rFonts w:ascii="Candara Light" w:hAnsi="Candara Light"/>
        </w:rPr>
        <w:t xml:space="preserve"> shared through distributed leger</w:t>
      </w:r>
      <w:r w:rsidR="0023706F">
        <w:rPr>
          <w:rFonts w:ascii="Candara Light" w:hAnsi="Candara Light"/>
        </w:rPr>
        <w:t>s</w:t>
      </w:r>
      <w:r w:rsidR="00AC4DFD" w:rsidRPr="008F3564">
        <w:rPr>
          <w:rFonts w:ascii="Candara Light" w:hAnsi="Candara Light"/>
        </w:rPr>
        <w:t xml:space="preserve"> in the same network, significantly </w:t>
      </w:r>
      <w:r w:rsidR="0023706F" w:rsidRPr="008F3564">
        <w:rPr>
          <w:rFonts w:ascii="Candara Light" w:hAnsi="Candara Light"/>
        </w:rPr>
        <w:t>reduc</w:t>
      </w:r>
      <w:r w:rsidR="0023706F">
        <w:rPr>
          <w:rFonts w:ascii="Candara Light" w:hAnsi="Candara Light"/>
        </w:rPr>
        <w:t>ing</w:t>
      </w:r>
      <w:r w:rsidR="0023706F" w:rsidRPr="008F3564">
        <w:rPr>
          <w:rFonts w:ascii="Candara Light" w:hAnsi="Candara Light"/>
        </w:rPr>
        <w:t xml:space="preserve"> </w:t>
      </w:r>
      <w:r w:rsidR="00AC4DFD" w:rsidRPr="008F3564">
        <w:rPr>
          <w:rFonts w:ascii="Candara Light" w:hAnsi="Candara Light"/>
        </w:rPr>
        <w:t>effort</w:t>
      </w:r>
      <w:r w:rsidR="0023706F">
        <w:rPr>
          <w:rFonts w:ascii="Candara Light" w:hAnsi="Candara Light"/>
        </w:rPr>
        <w:t>s</w:t>
      </w:r>
      <w:r w:rsidR="00AC4DFD" w:rsidRPr="008F3564">
        <w:rPr>
          <w:rFonts w:ascii="Candara Light" w:hAnsi="Candara Light"/>
        </w:rPr>
        <w:t xml:space="preserve"> to interconnect different tools</w:t>
      </w:r>
      <w:r w:rsidR="00BA4DC6">
        <w:rPr>
          <w:rFonts w:ascii="Candara Light" w:hAnsi="Candara Light"/>
        </w:rPr>
        <w:t>.</w:t>
      </w:r>
      <w:r w:rsidR="009C364C">
        <w:rPr>
          <w:rFonts w:ascii="Candara Light" w:hAnsi="Candara Light"/>
        </w:rPr>
        <w:t xml:space="preserve"> </w:t>
      </w:r>
      <w:r w:rsidR="00300B40">
        <w:rPr>
          <w:rFonts w:ascii="Candara Light" w:hAnsi="Candara Light"/>
        </w:rPr>
        <w:t xml:space="preserve">This </w:t>
      </w:r>
      <w:r w:rsidR="00300B40">
        <w:rPr>
          <w:rFonts w:ascii="Candara Light" w:hAnsi="Candara Light"/>
        </w:rPr>
        <w:t>interconnected network of distributed ledgers</w:t>
      </w:r>
      <w:r w:rsidR="008F3564" w:rsidRPr="008F3564">
        <w:rPr>
          <w:rFonts w:ascii="Candara Light" w:hAnsi="Candara Light"/>
        </w:rPr>
        <w:t xml:space="preserve">, </w:t>
      </w:r>
      <w:r w:rsidR="0023706F">
        <w:rPr>
          <w:rFonts w:ascii="Candara Light" w:hAnsi="Candara Light"/>
        </w:rPr>
        <w:t xml:space="preserve">will </w:t>
      </w:r>
      <w:r w:rsidR="008F3564" w:rsidRPr="008F3564">
        <w:rPr>
          <w:rFonts w:ascii="Candara Light" w:hAnsi="Candara Light"/>
          <w:color w:val="000000"/>
        </w:rPr>
        <w:t>make</w:t>
      </w:r>
      <w:r w:rsidR="008F3564" w:rsidRPr="008F3564" w:rsidDel="008A7FD8">
        <w:rPr>
          <w:rFonts w:ascii="Candara Light" w:hAnsi="Candara Light"/>
          <w:color w:val="000000"/>
        </w:rPr>
        <w:t xml:space="preserve"> </w:t>
      </w:r>
      <w:r w:rsidR="008A7FD8">
        <w:rPr>
          <w:rFonts w:ascii="Candara Light" w:hAnsi="Candara Light"/>
          <w:color w:val="000000"/>
        </w:rPr>
        <w:t xml:space="preserve">data </w:t>
      </w:r>
      <w:r w:rsidR="008F3564" w:rsidRPr="008F3564">
        <w:rPr>
          <w:rFonts w:ascii="Candara Light" w:hAnsi="Candara Light"/>
          <w:color w:val="000000"/>
        </w:rPr>
        <w:t xml:space="preserve">more accessible to the </w:t>
      </w:r>
      <w:r w:rsidR="009C364C" w:rsidRPr="008F3564">
        <w:rPr>
          <w:rFonts w:ascii="Candara Light" w:hAnsi="Candara Light"/>
          <w:color w:val="000000"/>
        </w:rPr>
        <w:t>public</w:t>
      </w:r>
      <w:r w:rsidR="009C364C">
        <w:rPr>
          <w:rFonts w:ascii="Candara Light" w:hAnsi="Candara Light"/>
          <w:color w:val="000000"/>
        </w:rPr>
        <w:t>,</w:t>
      </w:r>
      <w:r w:rsidR="009C364C" w:rsidRPr="008F3564">
        <w:rPr>
          <w:rFonts w:ascii="Candara Light" w:hAnsi="Candara Light"/>
          <w:color w:val="000000"/>
        </w:rPr>
        <w:t xml:space="preserve"> provide</w:t>
      </w:r>
      <w:r w:rsidR="008F3564" w:rsidRPr="008F3564">
        <w:rPr>
          <w:rFonts w:ascii="Candara Light" w:hAnsi="Candara Light"/>
          <w:color w:val="000000"/>
        </w:rPr>
        <w:t xml:space="preserve"> greater transparency</w:t>
      </w:r>
      <w:r w:rsidR="00CF2FD4">
        <w:rPr>
          <w:rFonts w:ascii="Candara Light" w:hAnsi="Candara Light"/>
          <w:color w:val="000000"/>
        </w:rPr>
        <w:t>, and</w:t>
      </w:r>
      <w:r w:rsidR="008F3564" w:rsidRPr="008F3564">
        <w:rPr>
          <w:rFonts w:ascii="Candara Light" w:hAnsi="Candara Light"/>
          <w:color w:val="000000"/>
        </w:rPr>
        <w:t xml:space="preserve"> </w:t>
      </w:r>
      <w:r w:rsidR="00136D39">
        <w:rPr>
          <w:rFonts w:ascii="Candara Light" w:hAnsi="Candara Light"/>
          <w:color w:val="000000"/>
        </w:rPr>
        <w:t>offer</w:t>
      </w:r>
      <w:r w:rsidR="008F3564" w:rsidRPr="008F3564">
        <w:rPr>
          <w:rFonts w:ascii="Candara Light" w:hAnsi="Candara Light"/>
          <w:color w:val="000000"/>
        </w:rPr>
        <w:t xml:space="preserve"> the inherent security of blockchain.</w:t>
      </w:r>
    </w:p>
    <w:p w14:paraId="36A796A1" w14:textId="103F90C2" w:rsidR="00761658" w:rsidRDefault="00761658" w:rsidP="00EE13FF">
      <w:pPr>
        <w:pStyle w:val="Heading2"/>
      </w:pPr>
      <w:bookmarkStart w:id="44" w:name="_Toc109659276"/>
      <w:r w:rsidRPr="00EE13FF">
        <w:t>Institution-issued cryptocurrency</w:t>
      </w:r>
      <w:bookmarkEnd w:id="44"/>
    </w:p>
    <w:p w14:paraId="71A12F5A" w14:textId="40666541" w:rsidR="001C1C80" w:rsidRPr="00731372" w:rsidRDefault="009C364C" w:rsidP="001C1C80">
      <w:pPr>
        <w:rPr>
          <w:rFonts w:ascii="Candara Light" w:hAnsi="Candara Light"/>
        </w:rPr>
      </w:pPr>
      <w:r>
        <w:rPr>
          <w:rFonts w:ascii="Candara Light" w:hAnsi="Candara Light"/>
        </w:rPr>
        <w:t xml:space="preserve">Cryptocurrency will be a great alterative to flat cash </w:t>
      </w:r>
      <w:r w:rsidR="001C1C80" w:rsidRPr="00731372">
        <w:rPr>
          <w:rFonts w:ascii="Candara Light" w:hAnsi="Candara Light"/>
        </w:rPr>
        <w:t>as it</w:t>
      </w:r>
      <w:r w:rsidR="007820A5" w:rsidRPr="00731372">
        <w:rPr>
          <w:rFonts w:ascii="Candara Light" w:hAnsi="Candara Light"/>
        </w:rPr>
        <w:t xml:space="preserve"> can be more traceable, has reduced settlement time an</w:t>
      </w:r>
      <w:r w:rsidR="00667064">
        <w:rPr>
          <w:rFonts w:ascii="Candara Light" w:hAnsi="Candara Light"/>
        </w:rPr>
        <w:t>d</w:t>
      </w:r>
      <w:r w:rsidR="007820A5" w:rsidRPr="00731372">
        <w:rPr>
          <w:rFonts w:ascii="Candara Light" w:hAnsi="Candara Light"/>
        </w:rPr>
        <w:t xml:space="preserve"> overall</w:t>
      </w:r>
      <w:r w:rsidR="00433FE4">
        <w:rPr>
          <w:rFonts w:ascii="Candara Light" w:hAnsi="Candara Light"/>
        </w:rPr>
        <w:t xml:space="preserve"> is</w:t>
      </w:r>
      <w:r w:rsidR="007820A5" w:rsidRPr="00731372">
        <w:rPr>
          <w:rFonts w:ascii="Candara Light" w:hAnsi="Candara Light"/>
        </w:rPr>
        <w:t xml:space="preserve"> more efficient</w:t>
      </w:r>
      <w:r w:rsidR="00027918" w:rsidRPr="00731372">
        <w:rPr>
          <w:rFonts w:ascii="Candara Light" w:hAnsi="Candara Light"/>
        </w:rPr>
        <w:t>.</w:t>
      </w:r>
    </w:p>
    <w:p w14:paraId="2999D395" w14:textId="349934A5" w:rsidR="00027918" w:rsidRDefault="00027918" w:rsidP="001C1C80">
      <w:pPr>
        <w:rPr>
          <w:rFonts w:ascii="Candara Light" w:hAnsi="Candara Light"/>
        </w:rPr>
      </w:pPr>
      <w:r w:rsidRPr="00731372">
        <w:rPr>
          <w:rFonts w:ascii="Candara Light" w:hAnsi="Candara Light"/>
        </w:rPr>
        <w:t xml:space="preserve">Like flat currency, cryptocurrency can also be </w:t>
      </w:r>
      <w:r w:rsidR="00D526E1" w:rsidRPr="00731372">
        <w:rPr>
          <w:rFonts w:ascii="Candara Light" w:hAnsi="Candara Light"/>
        </w:rPr>
        <w:t>backed by real assets, and its worth can be manipulated through various control</w:t>
      </w:r>
      <w:r w:rsidR="00AA0B6D">
        <w:rPr>
          <w:rFonts w:ascii="Candara Light" w:hAnsi="Candara Light"/>
        </w:rPr>
        <w:t>s</w:t>
      </w:r>
      <w:r w:rsidR="00D526E1" w:rsidRPr="00731372">
        <w:rPr>
          <w:rFonts w:ascii="Candara Light" w:hAnsi="Candara Light"/>
        </w:rPr>
        <w:t>.</w:t>
      </w:r>
      <w:r w:rsidR="003605A6" w:rsidRPr="00731372">
        <w:rPr>
          <w:rFonts w:ascii="Candara Light" w:hAnsi="Candara Light"/>
        </w:rPr>
        <w:t xml:space="preserve"> This </w:t>
      </w:r>
      <w:r w:rsidR="003605A6" w:rsidRPr="00731372">
        <w:rPr>
          <w:rFonts w:ascii="Candara Light" w:hAnsi="Candara Light"/>
        </w:rPr>
        <w:lastRenderedPageBreak/>
        <w:t xml:space="preserve">prevents </w:t>
      </w:r>
      <w:r w:rsidR="00AA0B6D" w:rsidRPr="00731372">
        <w:rPr>
          <w:rFonts w:ascii="Candara Light" w:hAnsi="Candara Light"/>
        </w:rPr>
        <w:t>practi</w:t>
      </w:r>
      <w:r w:rsidR="00AA0B6D">
        <w:rPr>
          <w:rFonts w:ascii="Candara Light" w:hAnsi="Candara Light"/>
        </w:rPr>
        <w:t>c</w:t>
      </w:r>
      <w:r w:rsidR="00AA0B6D" w:rsidRPr="00731372">
        <w:rPr>
          <w:rFonts w:ascii="Candara Light" w:hAnsi="Candara Light"/>
        </w:rPr>
        <w:t xml:space="preserve">e </w:t>
      </w:r>
      <w:r w:rsidR="003605A6" w:rsidRPr="00731372">
        <w:rPr>
          <w:rFonts w:ascii="Candara Light" w:hAnsi="Candara Light"/>
        </w:rPr>
        <w:t xml:space="preserve">of printing money </w:t>
      </w:r>
      <w:r w:rsidR="00731372" w:rsidRPr="00731372">
        <w:rPr>
          <w:rFonts w:ascii="Candara Light" w:hAnsi="Candara Light"/>
        </w:rPr>
        <w:t xml:space="preserve">to deflate the value of </w:t>
      </w:r>
      <w:r w:rsidR="009C364C">
        <w:rPr>
          <w:rFonts w:ascii="Candara Light" w:hAnsi="Candara Light"/>
        </w:rPr>
        <w:t>flat cash</w:t>
      </w:r>
      <w:r w:rsidR="00731372" w:rsidRPr="00731372">
        <w:rPr>
          <w:rFonts w:ascii="Candara Light" w:hAnsi="Candara Light"/>
        </w:rPr>
        <w:t>, and overall provide an accurate worth of the currency</w:t>
      </w:r>
      <w:r w:rsidR="00F34DB7">
        <w:rPr>
          <w:rFonts w:ascii="Candara Light" w:hAnsi="Candara Light"/>
        </w:rPr>
        <w:t>.</w:t>
      </w:r>
    </w:p>
    <w:p w14:paraId="7F9B6CD9" w14:textId="00648B6F" w:rsidR="00710AEF" w:rsidRPr="00731372" w:rsidRDefault="00F34DB7" w:rsidP="001C1C80">
      <w:pPr>
        <w:rPr>
          <w:rFonts w:ascii="Candara Light" w:hAnsi="Candara Light"/>
        </w:rPr>
      </w:pPr>
      <w:r>
        <w:rPr>
          <w:rFonts w:ascii="Candara Light" w:hAnsi="Candara Light"/>
        </w:rPr>
        <w:t xml:space="preserve">As of today, </w:t>
      </w:r>
      <w:r w:rsidR="0044742C">
        <w:rPr>
          <w:rFonts w:ascii="Candara Light" w:hAnsi="Candara Light"/>
        </w:rPr>
        <w:t xml:space="preserve">central bank </w:t>
      </w:r>
      <w:r w:rsidR="009C364C">
        <w:rPr>
          <w:rFonts w:ascii="Candara Light" w:hAnsi="Candara Light"/>
        </w:rPr>
        <w:t xml:space="preserve">such as </w:t>
      </w:r>
      <w:r w:rsidR="00946C5A">
        <w:rPr>
          <w:rFonts w:ascii="Candara Light" w:hAnsi="Candara Light"/>
        </w:rPr>
        <w:t xml:space="preserve">Bahamas, Nigeria, Grenada, who has </w:t>
      </w:r>
      <w:r w:rsidR="0044742C">
        <w:rPr>
          <w:rFonts w:ascii="Candara Light" w:hAnsi="Candara Light"/>
        </w:rPr>
        <w:t xml:space="preserve">already </w:t>
      </w:r>
      <w:r w:rsidR="00946C5A">
        <w:rPr>
          <w:rFonts w:ascii="Candara Light" w:hAnsi="Candara Light"/>
        </w:rPr>
        <w:t>integrated</w:t>
      </w:r>
      <w:r w:rsidR="0044742C">
        <w:rPr>
          <w:rFonts w:ascii="Candara Light" w:hAnsi="Candara Light"/>
        </w:rPr>
        <w:t xml:space="preserve"> blockchain technology to </w:t>
      </w:r>
      <w:r w:rsidR="00E11A23">
        <w:rPr>
          <w:rFonts w:ascii="Candara Light" w:hAnsi="Candara Light"/>
        </w:rPr>
        <w:t>its digital currency to act as its country’s flat currency</w:t>
      </w:r>
      <w:r w:rsidR="00BE6081">
        <w:rPr>
          <w:rFonts w:ascii="Candara Light" w:hAnsi="Candara Light"/>
        </w:rPr>
        <w:t>, also know as central bank digital currency</w:t>
      </w:r>
      <w:r w:rsidR="00DD048F">
        <w:rPr>
          <w:rFonts w:ascii="Candara Light" w:hAnsi="Candara Light"/>
        </w:rPr>
        <w:t xml:space="preserve"> </w:t>
      </w:r>
      <w:r w:rsidR="00BE6081">
        <w:rPr>
          <w:rFonts w:ascii="Candara Light" w:hAnsi="Candara Light"/>
        </w:rPr>
        <w:t>(C</w:t>
      </w:r>
      <w:r w:rsidR="00DD048F">
        <w:rPr>
          <w:rFonts w:ascii="Candara Light" w:hAnsi="Candara Light"/>
        </w:rPr>
        <w:t>BD</w:t>
      </w:r>
      <w:r w:rsidR="00BE6081">
        <w:rPr>
          <w:rFonts w:ascii="Candara Light" w:hAnsi="Candara Light"/>
        </w:rPr>
        <w:t>C)</w:t>
      </w:r>
      <w:r w:rsidR="00DD048F">
        <w:rPr>
          <w:rFonts w:ascii="Candara Light" w:hAnsi="Candara Light"/>
        </w:rPr>
        <w:t xml:space="preserve">. CBDC </w:t>
      </w:r>
      <w:r w:rsidR="00F9459B">
        <w:rPr>
          <w:rFonts w:ascii="Candara Light" w:hAnsi="Candara Light"/>
        </w:rPr>
        <w:t xml:space="preserve">simplifies the implementation of </w:t>
      </w:r>
      <w:r w:rsidR="002D4736">
        <w:rPr>
          <w:rFonts w:ascii="Candara Light" w:hAnsi="Candara Light"/>
        </w:rPr>
        <w:t xml:space="preserve">monetary and fiscal policy </w:t>
      </w:r>
      <w:r w:rsidR="00424675">
        <w:rPr>
          <w:rFonts w:ascii="Candara Light" w:hAnsi="Candara Light"/>
        </w:rPr>
        <w:t xml:space="preserve">which include </w:t>
      </w:r>
      <w:r w:rsidR="00084BE6">
        <w:rPr>
          <w:rFonts w:ascii="Candara Light" w:hAnsi="Candara Light"/>
        </w:rPr>
        <w:t xml:space="preserve">a </w:t>
      </w:r>
      <w:r w:rsidR="00424675">
        <w:rPr>
          <w:rFonts w:ascii="Candara Light" w:hAnsi="Candara Light"/>
        </w:rPr>
        <w:t xml:space="preserve">central bank’s </w:t>
      </w:r>
      <w:r w:rsidR="00843893">
        <w:rPr>
          <w:rFonts w:ascii="Candara Light" w:hAnsi="Candara Light"/>
        </w:rPr>
        <w:t xml:space="preserve">activities </w:t>
      </w:r>
      <w:r w:rsidR="0072193F">
        <w:rPr>
          <w:rFonts w:ascii="Candara Light" w:hAnsi="Candara Light"/>
        </w:rPr>
        <w:t xml:space="preserve">related </w:t>
      </w:r>
      <w:r w:rsidR="00843893">
        <w:rPr>
          <w:rFonts w:ascii="Candara Light" w:hAnsi="Candara Light"/>
        </w:rPr>
        <w:t xml:space="preserve">to influencing the quantity of money and </w:t>
      </w:r>
      <w:r w:rsidR="00B869A3">
        <w:rPr>
          <w:rFonts w:ascii="Candara Light" w:hAnsi="Candara Light"/>
        </w:rPr>
        <w:t xml:space="preserve">influencing government’s decision about taxation and </w:t>
      </w:r>
      <w:r w:rsidR="00740434">
        <w:rPr>
          <w:rFonts w:ascii="Candara Light" w:hAnsi="Candara Light"/>
        </w:rPr>
        <w:t>spending.</w:t>
      </w:r>
    </w:p>
    <w:p w14:paraId="69885101" w14:textId="47795126" w:rsidR="00761658" w:rsidRDefault="00761658" w:rsidP="00EE13FF">
      <w:pPr>
        <w:pStyle w:val="Heading2"/>
      </w:pPr>
      <w:bookmarkStart w:id="45" w:name="_Toc109659277"/>
      <w:r w:rsidRPr="00EE13FF">
        <w:t xml:space="preserve">Blockchain </w:t>
      </w:r>
      <w:r w:rsidR="003941B7">
        <w:t>supported</w:t>
      </w:r>
      <w:r w:rsidRPr="00EE13FF">
        <w:t xml:space="preserve"> identity</w:t>
      </w:r>
      <w:bookmarkEnd w:id="45"/>
    </w:p>
    <w:p w14:paraId="171B947B" w14:textId="7C50991E" w:rsidR="00731372" w:rsidRPr="00322FBA" w:rsidRDefault="00C00E97" w:rsidP="00731372">
      <w:pPr>
        <w:rPr>
          <w:rFonts w:ascii="Candara Light" w:hAnsi="Candara Light"/>
        </w:rPr>
      </w:pPr>
      <w:r w:rsidRPr="00322FBA">
        <w:rPr>
          <w:rFonts w:ascii="Candara Light" w:hAnsi="Candara Light"/>
        </w:rPr>
        <w:t xml:space="preserve">Current identity management </w:t>
      </w:r>
      <w:r w:rsidR="005102AB">
        <w:rPr>
          <w:rFonts w:ascii="Candara Light" w:hAnsi="Candara Light"/>
        </w:rPr>
        <w:t>methods</w:t>
      </w:r>
      <w:r w:rsidR="006B2B3E">
        <w:rPr>
          <w:rFonts w:ascii="Candara Light" w:hAnsi="Candara Light"/>
        </w:rPr>
        <w:t xml:space="preserve"> </w:t>
      </w:r>
      <w:r w:rsidR="006B2B3E" w:rsidRPr="00322FBA">
        <w:rPr>
          <w:rFonts w:ascii="Candara Light" w:hAnsi="Candara Light"/>
        </w:rPr>
        <w:t>ha</w:t>
      </w:r>
      <w:r w:rsidR="006B2B3E">
        <w:rPr>
          <w:rFonts w:ascii="Candara Light" w:hAnsi="Candara Light"/>
        </w:rPr>
        <w:t>ve</w:t>
      </w:r>
      <w:r w:rsidR="006B2B3E" w:rsidRPr="00322FBA">
        <w:rPr>
          <w:rFonts w:ascii="Candara Light" w:hAnsi="Candara Light"/>
        </w:rPr>
        <w:t xml:space="preserve"> </w:t>
      </w:r>
      <w:r w:rsidRPr="00322FBA">
        <w:rPr>
          <w:rFonts w:ascii="Candara Light" w:hAnsi="Candara Light"/>
        </w:rPr>
        <w:t>numerous flaws</w:t>
      </w:r>
      <w:r w:rsidR="009C2011" w:rsidRPr="00322FBA">
        <w:rPr>
          <w:rFonts w:ascii="Candara Light" w:hAnsi="Candara Light"/>
        </w:rPr>
        <w:t xml:space="preserve">. As many </w:t>
      </w:r>
      <w:r w:rsidR="00925E2C" w:rsidRPr="00322FBA">
        <w:rPr>
          <w:rFonts w:ascii="Candara Light" w:hAnsi="Candara Light"/>
        </w:rPr>
        <w:t xml:space="preserve">nefarious actors looking to steal </w:t>
      </w:r>
      <w:r w:rsidR="002B71A7" w:rsidRPr="00322FBA">
        <w:rPr>
          <w:rFonts w:ascii="Candara Light" w:hAnsi="Candara Light"/>
        </w:rPr>
        <w:t>other’s identity and private information</w:t>
      </w:r>
      <w:r w:rsidR="00092BAD">
        <w:rPr>
          <w:rFonts w:ascii="Candara Light" w:hAnsi="Candara Light"/>
        </w:rPr>
        <w:t>,</w:t>
      </w:r>
      <w:r w:rsidR="005106A8" w:rsidRPr="00322FBA">
        <w:rPr>
          <w:rFonts w:ascii="Candara Light" w:hAnsi="Candara Light"/>
        </w:rPr>
        <w:t xml:space="preserve"> </w:t>
      </w:r>
      <w:r w:rsidR="00946C5A">
        <w:rPr>
          <w:rFonts w:ascii="Candara Light" w:hAnsi="Candara Light"/>
        </w:rPr>
        <w:t>b</w:t>
      </w:r>
      <w:r w:rsidR="005106A8" w:rsidRPr="00322FBA">
        <w:rPr>
          <w:rFonts w:ascii="Candara Light" w:hAnsi="Candara Light"/>
        </w:rPr>
        <w:t>lockchain becomes a perfect solution to transform online identity management</w:t>
      </w:r>
      <w:r w:rsidR="006413C7" w:rsidRPr="00322FBA">
        <w:rPr>
          <w:rFonts w:ascii="Candara Light" w:hAnsi="Candara Light"/>
        </w:rPr>
        <w:t xml:space="preserve">. It offers </w:t>
      </w:r>
      <w:r w:rsidR="00284AF4">
        <w:rPr>
          <w:rFonts w:ascii="Candara Light" w:hAnsi="Candara Light"/>
        </w:rPr>
        <w:t xml:space="preserve">a </w:t>
      </w:r>
      <w:r w:rsidR="006413C7" w:rsidRPr="00322FBA">
        <w:rPr>
          <w:rFonts w:ascii="Candara Light" w:hAnsi="Candara Light"/>
        </w:rPr>
        <w:t xml:space="preserve">tremendous level of security because of its unique way of validating </w:t>
      </w:r>
      <w:r w:rsidR="003D3F2E" w:rsidRPr="00322FBA">
        <w:rPr>
          <w:rFonts w:ascii="Candara Light" w:hAnsi="Candara Light"/>
        </w:rPr>
        <w:t xml:space="preserve">information stored on each block. </w:t>
      </w:r>
      <w:r w:rsidR="00946C5A">
        <w:rPr>
          <w:rFonts w:ascii="Candara Light" w:hAnsi="Candara Light"/>
        </w:rPr>
        <w:t>Validation</w:t>
      </w:r>
      <w:ins w:id="46" w:author="Laskovy, Andrew M" w:date="2022-08-24T15:25:00Z">
        <w:r w:rsidR="008B0ADD">
          <w:rPr>
            <w:rFonts w:ascii="Candara Light" w:hAnsi="Candara Light"/>
          </w:rPr>
          <w:t xml:space="preserve"> </w:t>
        </w:r>
      </w:ins>
      <w:r w:rsidR="003D3F2E" w:rsidRPr="00322FBA">
        <w:rPr>
          <w:rFonts w:ascii="Candara Light" w:hAnsi="Candara Light"/>
        </w:rPr>
        <w:t xml:space="preserve">process will approve </w:t>
      </w:r>
      <w:r w:rsidR="00AC2AD8">
        <w:rPr>
          <w:rFonts w:ascii="Candara Light" w:hAnsi="Candara Light"/>
        </w:rPr>
        <w:t xml:space="preserve">a </w:t>
      </w:r>
      <w:r w:rsidR="003D3F2E" w:rsidRPr="00322FBA">
        <w:rPr>
          <w:rFonts w:ascii="Candara Light" w:hAnsi="Candara Light"/>
        </w:rPr>
        <w:t xml:space="preserve">transaction before it is </w:t>
      </w:r>
      <w:r w:rsidR="00E149A6" w:rsidRPr="00322FBA">
        <w:rPr>
          <w:rFonts w:ascii="Candara Light" w:hAnsi="Candara Light"/>
        </w:rPr>
        <w:t>added to the chain, so identity verification and other verification procedure</w:t>
      </w:r>
      <w:r w:rsidR="00F949D1">
        <w:rPr>
          <w:rFonts w:ascii="Candara Light" w:hAnsi="Candara Light"/>
        </w:rPr>
        <w:t>s</w:t>
      </w:r>
      <w:r w:rsidR="00E149A6" w:rsidRPr="00322FBA">
        <w:rPr>
          <w:rFonts w:ascii="Candara Light" w:hAnsi="Candara Light"/>
        </w:rPr>
        <w:t xml:space="preserve"> can </w:t>
      </w:r>
      <w:r w:rsidR="00F91930" w:rsidRPr="00322FBA">
        <w:rPr>
          <w:rFonts w:ascii="Candara Light" w:hAnsi="Candara Light"/>
        </w:rPr>
        <w:t xml:space="preserve">be easily applied. </w:t>
      </w:r>
    </w:p>
    <w:p w14:paraId="4186D545" w14:textId="145F1E36" w:rsidR="00946C5A" w:rsidRDefault="00946C5A" w:rsidP="00731372">
      <w:pPr>
        <w:rPr>
          <w:rFonts w:ascii="Candara Light" w:hAnsi="Candara Light"/>
        </w:rPr>
      </w:pPr>
      <w:r w:rsidRPr="00946C5A">
        <w:rPr>
          <w:rFonts w:ascii="Candara Light" w:hAnsi="Candara Light"/>
        </w:rPr>
        <w:t>There are numerous examples of potential applications where utilizing blockchain for identify management can provide real benefits</w:t>
      </w:r>
      <w:r w:rsidR="00F91930" w:rsidRPr="00322FBA">
        <w:rPr>
          <w:rFonts w:ascii="Candara Light" w:hAnsi="Candara Light"/>
        </w:rPr>
        <w:t xml:space="preserve">. </w:t>
      </w:r>
      <w:r w:rsidR="00426B57" w:rsidRPr="00322FBA">
        <w:rPr>
          <w:rFonts w:ascii="Candara Light" w:hAnsi="Candara Light"/>
        </w:rPr>
        <w:t xml:space="preserve">One example would be the use </w:t>
      </w:r>
      <w:r w:rsidR="00B05816">
        <w:rPr>
          <w:rFonts w:ascii="Candara Light" w:hAnsi="Candara Light"/>
        </w:rPr>
        <w:t xml:space="preserve">of blockchain </w:t>
      </w:r>
      <w:r w:rsidR="00426B57" w:rsidRPr="00322FBA">
        <w:rPr>
          <w:rFonts w:ascii="Candara Light" w:hAnsi="Candara Light"/>
        </w:rPr>
        <w:t xml:space="preserve">to aid </w:t>
      </w:r>
      <w:r w:rsidR="007A511E" w:rsidRPr="00322FBA">
        <w:rPr>
          <w:rFonts w:ascii="Candara Light" w:hAnsi="Candara Light"/>
        </w:rPr>
        <w:t xml:space="preserve">in maintaining voter information and providing </w:t>
      </w:r>
      <w:r>
        <w:rPr>
          <w:rFonts w:ascii="Candara Light" w:hAnsi="Candara Light"/>
        </w:rPr>
        <w:t>tools</w:t>
      </w:r>
      <w:r w:rsidR="007A511E" w:rsidRPr="00322FBA">
        <w:rPr>
          <w:rFonts w:ascii="Candara Light" w:hAnsi="Candara Light"/>
        </w:rPr>
        <w:t xml:space="preserve"> </w:t>
      </w:r>
      <w:r>
        <w:rPr>
          <w:rFonts w:ascii="Candara Light" w:hAnsi="Candara Light"/>
        </w:rPr>
        <w:t xml:space="preserve">to </w:t>
      </w:r>
      <w:proofErr w:type="gramStart"/>
      <w:r>
        <w:rPr>
          <w:rFonts w:ascii="Candara Light" w:hAnsi="Candara Light"/>
        </w:rPr>
        <w:t xml:space="preserve">complete </w:t>
      </w:r>
      <w:r w:rsidR="007A511E" w:rsidRPr="00322FBA">
        <w:rPr>
          <w:rFonts w:ascii="Candara Light" w:hAnsi="Candara Light"/>
        </w:rPr>
        <w:t xml:space="preserve"> electoral</w:t>
      </w:r>
      <w:proofErr w:type="gramEnd"/>
      <w:r w:rsidR="007A511E" w:rsidRPr="00322FBA">
        <w:rPr>
          <w:rFonts w:ascii="Candara Light" w:hAnsi="Candara Light"/>
        </w:rPr>
        <w:t xml:space="preserve"> process. </w:t>
      </w:r>
    </w:p>
    <w:p w14:paraId="41E8131F" w14:textId="3BD35465" w:rsidR="00710AEF" w:rsidRPr="00322FBA" w:rsidRDefault="00B93C0B" w:rsidP="00731372">
      <w:pPr>
        <w:rPr>
          <w:rFonts w:ascii="Candara Light" w:hAnsi="Candara Light"/>
        </w:rPr>
      </w:pPr>
      <w:r>
        <w:rPr>
          <w:rFonts w:ascii="Candara Light" w:hAnsi="Candara Light"/>
        </w:rPr>
        <w:t>Blockchain</w:t>
      </w:r>
      <w:r w:rsidRPr="00322FBA">
        <w:rPr>
          <w:rFonts w:ascii="Candara Light" w:hAnsi="Candara Light"/>
        </w:rPr>
        <w:t xml:space="preserve"> could also be used to maintain and record real estate ownership, titles and more</w:t>
      </w:r>
      <w:r>
        <w:rPr>
          <w:rFonts w:ascii="Candara Light" w:hAnsi="Candara Light"/>
        </w:rPr>
        <w:t xml:space="preserve"> due to its nature to </w:t>
      </w:r>
      <w:r w:rsidR="00F64095" w:rsidRPr="00322FBA">
        <w:rPr>
          <w:rFonts w:ascii="Candara Light" w:hAnsi="Candara Light"/>
        </w:rPr>
        <w:t xml:space="preserve">store and transfer data across different systems </w:t>
      </w:r>
      <w:proofErr w:type="gramStart"/>
      <w:r w:rsidR="00F64095" w:rsidRPr="00322FBA">
        <w:rPr>
          <w:rFonts w:ascii="Candara Light" w:hAnsi="Candara Light"/>
        </w:rPr>
        <w:t>as long as</w:t>
      </w:r>
      <w:proofErr w:type="gramEnd"/>
      <w:r w:rsidR="00F64095" w:rsidRPr="00322FBA">
        <w:rPr>
          <w:rFonts w:ascii="Candara Light" w:hAnsi="Candara Light"/>
        </w:rPr>
        <w:t xml:space="preserve"> it is in the same network</w:t>
      </w:r>
      <w:r>
        <w:rPr>
          <w:rFonts w:ascii="Candara Light" w:hAnsi="Candara Light"/>
        </w:rPr>
        <w:t>.</w:t>
      </w:r>
    </w:p>
    <w:p w14:paraId="54CB04F6" w14:textId="77777777" w:rsidR="00EE13FF" w:rsidRPr="00EE13FF" w:rsidRDefault="00EE13FF" w:rsidP="00EE13FF">
      <w:pPr>
        <w:pStyle w:val="Heading2"/>
      </w:pPr>
      <w:bookmarkStart w:id="47" w:name="_Toc109659278"/>
      <w:r w:rsidRPr="00EE13FF">
        <w:t>World Economy via blockchain</w:t>
      </w:r>
      <w:bookmarkEnd w:id="47"/>
    </w:p>
    <w:p w14:paraId="67E6BF74" w14:textId="02208C3A" w:rsidR="00761658" w:rsidRDefault="005C3646" w:rsidP="007A6746">
      <w:pPr>
        <w:rPr>
          <w:rFonts w:ascii="Candara Light" w:hAnsi="Candara Light"/>
        </w:rPr>
      </w:pPr>
      <w:r>
        <w:rPr>
          <w:rFonts w:ascii="Candara Light" w:hAnsi="Candara Light"/>
        </w:rPr>
        <w:t>Currently</w:t>
      </w:r>
      <w:ins w:id="48" w:author="Laskovy, Andrew M" w:date="2022-08-23T11:24:00Z">
        <w:r w:rsidR="00810F66">
          <w:rPr>
            <w:rFonts w:ascii="Candara Light" w:hAnsi="Candara Light"/>
          </w:rPr>
          <w:t>,</w:t>
        </w:r>
      </w:ins>
      <w:r>
        <w:rPr>
          <w:rFonts w:ascii="Candara Light" w:hAnsi="Candara Light"/>
        </w:rPr>
        <w:t xml:space="preserve"> </w:t>
      </w:r>
      <w:r w:rsidR="005B51BC">
        <w:rPr>
          <w:rFonts w:ascii="Candara Light" w:hAnsi="Candara Light"/>
        </w:rPr>
        <w:t xml:space="preserve">international trade </w:t>
      </w:r>
      <w:r w:rsidR="00AC4439">
        <w:rPr>
          <w:rFonts w:ascii="Candara Light" w:hAnsi="Candara Light"/>
        </w:rPr>
        <w:t xml:space="preserve">practices </w:t>
      </w:r>
      <w:r w:rsidR="005B51BC">
        <w:rPr>
          <w:rFonts w:ascii="Candara Light" w:hAnsi="Candara Light"/>
        </w:rPr>
        <w:t>are inefficient</w:t>
      </w:r>
      <w:r w:rsidR="00682FD1">
        <w:rPr>
          <w:rFonts w:ascii="Candara Light" w:hAnsi="Candara Light"/>
        </w:rPr>
        <w:t xml:space="preserve">. </w:t>
      </w:r>
      <w:r w:rsidR="00EC6E5A">
        <w:rPr>
          <w:rFonts w:ascii="Candara Light" w:hAnsi="Candara Light"/>
        </w:rPr>
        <w:t xml:space="preserve">These </w:t>
      </w:r>
      <w:r w:rsidR="00AB4744">
        <w:rPr>
          <w:rFonts w:ascii="Candara Light" w:hAnsi="Candara Light"/>
        </w:rPr>
        <w:t>inefficiencies</w:t>
      </w:r>
      <w:r w:rsidR="00682FD1">
        <w:rPr>
          <w:rFonts w:ascii="Candara Light" w:hAnsi="Candara Light"/>
        </w:rPr>
        <w:t xml:space="preserve"> slow down </w:t>
      </w:r>
      <w:r w:rsidR="003147B9">
        <w:rPr>
          <w:rFonts w:ascii="Candara Light" w:hAnsi="Candara Light"/>
        </w:rPr>
        <w:t>commerce and break trust between nations</w:t>
      </w:r>
      <w:r w:rsidR="005911F1">
        <w:rPr>
          <w:rFonts w:ascii="Candara Light" w:hAnsi="Candara Light"/>
        </w:rPr>
        <w:t>. Internation</w:t>
      </w:r>
      <w:r w:rsidR="00862D73">
        <w:rPr>
          <w:rFonts w:ascii="Candara Light" w:hAnsi="Candara Light"/>
        </w:rPr>
        <w:t xml:space="preserve">al trade is also </w:t>
      </w:r>
      <w:r w:rsidR="00DB54B1">
        <w:rPr>
          <w:rFonts w:ascii="Candara Light" w:hAnsi="Candara Light"/>
        </w:rPr>
        <w:t>frequently</w:t>
      </w:r>
      <w:r w:rsidR="00185B98">
        <w:rPr>
          <w:rFonts w:ascii="Candara Light" w:hAnsi="Candara Light"/>
        </w:rPr>
        <w:t xml:space="preserve"> impacted</w:t>
      </w:r>
      <w:del w:id="49" w:author="Laskovy, Andrew M" w:date="2022-08-23T11:25:00Z">
        <w:r w:rsidR="003147B9" w:rsidDel="005911F1">
          <w:rPr>
            <w:rFonts w:ascii="Candara Light" w:hAnsi="Candara Light"/>
          </w:rPr>
          <w:delText>,</w:delText>
        </w:r>
      </w:del>
      <w:r w:rsidR="003147B9">
        <w:rPr>
          <w:rFonts w:ascii="Candara Light" w:hAnsi="Candara Light"/>
        </w:rPr>
        <w:t xml:space="preserve"> by </w:t>
      </w:r>
      <w:r w:rsidR="00BC2129">
        <w:rPr>
          <w:rFonts w:ascii="Candara Light" w:hAnsi="Candara Light"/>
        </w:rPr>
        <w:t xml:space="preserve">fraud, </w:t>
      </w:r>
      <w:r w:rsidR="00BC2129" w:rsidRPr="00BC2129">
        <w:rPr>
          <w:rFonts w:ascii="Candara Light" w:hAnsi="Candara Light"/>
        </w:rPr>
        <w:t>counterfeiting</w:t>
      </w:r>
      <w:r w:rsidR="00BC2129">
        <w:rPr>
          <w:rFonts w:ascii="Candara Light" w:hAnsi="Candara Light"/>
        </w:rPr>
        <w:t>, chang</w:t>
      </w:r>
      <w:r w:rsidR="0082449C">
        <w:rPr>
          <w:rFonts w:ascii="Candara Light" w:hAnsi="Candara Light"/>
        </w:rPr>
        <w:t xml:space="preserve">ing </w:t>
      </w:r>
      <w:r w:rsidR="00BC2129">
        <w:rPr>
          <w:rFonts w:ascii="Candara Light" w:hAnsi="Candara Light"/>
        </w:rPr>
        <w:t xml:space="preserve">policies, and </w:t>
      </w:r>
      <w:r w:rsidR="00E33916">
        <w:rPr>
          <w:rFonts w:ascii="Candara Light" w:hAnsi="Candara Light"/>
        </w:rPr>
        <w:t>language misinterpretation</w:t>
      </w:r>
      <w:ins w:id="50" w:author="Laskovy, Andrew M" w:date="2022-08-23T11:26:00Z">
        <w:r w:rsidR="0082449C">
          <w:rPr>
            <w:rFonts w:ascii="Candara Light" w:hAnsi="Candara Light"/>
          </w:rPr>
          <w:t>s</w:t>
        </w:r>
      </w:ins>
      <w:r w:rsidR="00E33916">
        <w:rPr>
          <w:rFonts w:ascii="Candara Light" w:hAnsi="Candara Light"/>
        </w:rPr>
        <w:t xml:space="preserve">. </w:t>
      </w:r>
    </w:p>
    <w:p w14:paraId="0D231169" w14:textId="2352C940" w:rsidR="00E33916" w:rsidRDefault="00E33916" w:rsidP="007A6746">
      <w:pPr>
        <w:rPr>
          <w:rFonts w:ascii="Candara Light" w:hAnsi="Candara Light"/>
        </w:rPr>
      </w:pPr>
      <w:r>
        <w:rPr>
          <w:rFonts w:ascii="Candara Light" w:hAnsi="Candara Light"/>
        </w:rPr>
        <w:t>By integrating blockchain into the trade proces</w:t>
      </w:r>
      <w:r w:rsidR="007E0FF0">
        <w:rPr>
          <w:rFonts w:ascii="Candara Light" w:hAnsi="Candara Light"/>
        </w:rPr>
        <w:t xml:space="preserve">s, methods of payment will be unified, </w:t>
      </w:r>
      <w:r w:rsidR="003475FE">
        <w:rPr>
          <w:rFonts w:ascii="Candara Light" w:hAnsi="Candara Light"/>
        </w:rPr>
        <w:t>and paperwork will be replaced with digital smart contract</w:t>
      </w:r>
      <w:r w:rsidR="00177591">
        <w:rPr>
          <w:rFonts w:ascii="Candara Light" w:hAnsi="Candara Light"/>
        </w:rPr>
        <w:t>s</w:t>
      </w:r>
      <w:r w:rsidR="0091156B">
        <w:rPr>
          <w:rFonts w:ascii="Candara Light" w:hAnsi="Candara Light"/>
        </w:rPr>
        <w:t xml:space="preserve">. </w:t>
      </w:r>
      <w:r w:rsidR="006C7433">
        <w:rPr>
          <w:rFonts w:ascii="Candara Light" w:hAnsi="Candara Light"/>
        </w:rPr>
        <w:t>These features</w:t>
      </w:r>
      <w:r w:rsidR="00B93C0B">
        <w:rPr>
          <w:rFonts w:ascii="Candara Light" w:hAnsi="Candara Light"/>
        </w:rPr>
        <w:t xml:space="preserve"> </w:t>
      </w:r>
      <w:r w:rsidR="00E35C29">
        <w:rPr>
          <w:rFonts w:ascii="Candara Light" w:hAnsi="Candara Light"/>
        </w:rPr>
        <w:t xml:space="preserve">can </w:t>
      </w:r>
      <w:r w:rsidR="002E40BE">
        <w:rPr>
          <w:rFonts w:ascii="Candara Light" w:hAnsi="Candara Light"/>
        </w:rPr>
        <w:t xml:space="preserve">help to </w:t>
      </w:r>
      <w:r w:rsidR="00710AEF">
        <w:rPr>
          <w:rFonts w:ascii="Candara Light" w:hAnsi="Candara Light"/>
        </w:rPr>
        <w:t>reduce</w:t>
      </w:r>
      <w:r w:rsidR="00E35C29">
        <w:rPr>
          <w:rFonts w:ascii="Candara Light" w:hAnsi="Candara Light"/>
        </w:rPr>
        <w:t xml:space="preserve"> fraud </w:t>
      </w:r>
      <w:r w:rsidR="00E65260">
        <w:rPr>
          <w:rFonts w:ascii="Candara Light" w:hAnsi="Candara Light"/>
        </w:rPr>
        <w:t xml:space="preserve">while also </w:t>
      </w:r>
      <w:r w:rsidR="00D442B2">
        <w:rPr>
          <w:rFonts w:ascii="Candara Light" w:hAnsi="Candara Light"/>
        </w:rPr>
        <w:t xml:space="preserve">improving </w:t>
      </w:r>
      <w:r w:rsidR="00C86BE7">
        <w:rPr>
          <w:rFonts w:ascii="Candara Light" w:hAnsi="Candara Light"/>
        </w:rPr>
        <w:t>transparency for the status of goods</w:t>
      </w:r>
      <w:r w:rsidR="00710AEF">
        <w:rPr>
          <w:rFonts w:ascii="Candara Light" w:hAnsi="Candara Light"/>
        </w:rPr>
        <w:t xml:space="preserve">. </w:t>
      </w:r>
      <w:r w:rsidR="003769EE">
        <w:rPr>
          <w:rFonts w:ascii="Candara Light" w:hAnsi="Candara Light"/>
        </w:rPr>
        <w:t xml:space="preserve">The reduction of fraud and increased transparency </w:t>
      </w:r>
      <w:r w:rsidR="00710AEF">
        <w:rPr>
          <w:rFonts w:ascii="Candara Light" w:hAnsi="Candara Light"/>
        </w:rPr>
        <w:t>will ultimately</w:t>
      </w:r>
      <w:r w:rsidR="003769EE">
        <w:rPr>
          <w:rFonts w:ascii="Candara Light" w:hAnsi="Candara Light"/>
        </w:rPr>
        <w:t xml:space="preserve"> lead to</w:t>
      </w:r>
      <w:r w:rsidR="003D76CE">
        <w:rPr>
          <w:rFonts w:ascii="Candara Light" w:hAnsi="Candara Light"/>
        </w:rPr>
        <w:t xml:space="preserve"> an</w:t>
      </w:r>
      <w:r w:rsidR="00710AEF">
        <w:rPr>
          <w:rFonts w:ascii="Candara Light" w:hAnsi="Candara Light"/>
        </w:rPr>
        <w:t xml:space="preserve"> increase </w:t>
      </w:r>
      <w:r w:rsidR="003D76CE">
        <w:rPr>
          <w:rFonts w:ascii="Candara Light" w:hAnsi="Candara Light"/>
        </w:rPr>
        <w:t xml:space="preserve">in </w:t>
      </w:r>
      <w:r w:rsidR="00710AEF">
        <w:rPr>
          <w:rFonts w:ascii="Candara Light" w:hAnsi="Candara Light"/>
        </w:rPr>
        <w:t>international commerce and foster greater trust in international trade</w:t>
      </w:r>
      <w:ins w:id="51" w:author="Laskovy, Andrew M" w:date="2022-08-23T11:28:00Z">
        <w:r w:rsidR="00843FBF">
          <w:rPr>
            <w:rFonts w:ascii="Candara Light" w:hAnsi="Candara Light"/>
          </w:rPr>
          <w:t>.</w:t>
        </w:r>
      </w:ins>
    </w:p>
    <w:p w14:paraId="22E657D8" w14:textId="6C99F4A5" w:rsidR="00AC6AA2" w:rsidRDefault="00AC6AA2" w:rsidP="001D3C0D">
      <w:pPr>
        <w:jc w:val="center"/>
        <w:rPr>
          <w:rFonts w:ascii="Candara Light" w:hAnsi="Candara Light"/>
        </w:rPr>
      </w:pPr>
    </w:p>
    <w:p w14:paraId="41A5CA51" w14:textId="104F681C" w:rsidR="00B56E14" w:rsidRDefault="00B56E14" w:rsidP="001D3C0D">
      <w:pPr>
        <w:jc w:val="center"/>
        <w:rPr>
          <w:rFonts w:ascii="Candara Light" w:hAnsi="Candara Light"/>
        </w:rPr>
      </w:pPr>
    </w:p>
    <w:p w14:paraId="5159B61D" w14:textId="79AC5C5C" w:rsidR="00B56E14" w:rsidRDefault="00B56E14" w:rsidP="001D3C0D">
      <w:pPr>
        <w:jc w:val="center"/>
        <w:rPr>
          <w:rFonts w:ascii="Candara Light" w:hAnsi="Candara Light"/>
        </w:rPr>
      </w:pPr>
    </w:p>
    <w:p w14:paraId="64602FDA" w14:textId="5918B6E7" w:rsidR="00B56E14" w:rsidRDefault="00B56E14" w:rsidP="001D3C0D">
      <w:pPr>
        <w:jc w:val="center"/>
        <w:rPr>
          <w:rFonts w:ascii="Candara Light" w:hAnsi="Candara Light"/>
        </w:rPr>
      </w:pPr>
    </w:p>
    <w:p w14:paraId="0C78FECB" w14:textId="18D370C3" w:rsidR="00B56E14" w:rsidRDefault="00B56E14" w:rsidP="007A7D78">
      <w:pPr>
        <w:rPr>
          <w:rFonts w:ascii="Candara Light" w:hAnsi="Candara Light"/>
        </w:rPr>
      </w:pPr>
    </w:p>
    <w:p w14:paraId="0F45FCF2" w14:textId="77777777" w:rsidR="00B56E14" w:rsidRDefault="00B56E14" w:rsidP="001D3C0D">
      <w:pPr>
        <w:jc w:val="center"/>
        <w:rPr>
          <w:rFonts w:ascii="Candara Light" w:hAnsi="Candara Light"/>
        </w:rPr>
        <w:sectPr w:rsidR="00B56E14" w:rsidSect="00EE13FF">
          <w:type w:val="continuous"/>
          <w:pgSz w:w="12240" w:h="15840"/>
          <w:pgMar w:top="1440" w:right="1440" w:bottom="1440" w:left="1440" w:header="708" w:footer="708" w:gutter="0"/>
          <w:cols w:num="2" w:space="720"/>
          <w:docGrid w:linePitch="360"/>
        </w:sectPr>
      </w:pPr>
    </w:p>
    <w:p w14:paraId="7BBB5B38" w14:textId="663695E5" w:rsidR="00B0146A" w:rsidRDefault="00B56E14" w:rsidP="00B56E14">
      <w:pPr>
        <w:pStyle w:val="Heading1"/>
        <w:rPr>
          <w:color w:val="FFFFFF" w:themeColor="background1"/>
          <w:shd w:val="clear" w:color="auto" w:fill="4472C4" w:themeFill="accent1"/>
        </w:rPr>
      </w:pPr>
      <w:r>
        <w:rPr>
          <w:color w:val="FFFFFF" w:themeColor="background1"/>
          <w:shd w:val="clear" w:color="auto" w:fill="4472C4" w:themeFill="accent1"/>
        </w:rPr>
        <w:t xml:space="preserve"> </w:t>
      </w:r>
      <w:bookmarkStart w:id="52" w:name="_Toc109659279"/>
    </w:p>
    <w:p w14:paraId="3711F6AD" w14:textId="77777777" w:rsidR="00B0146A" w:rsidRDefault="00B0146A" w:rsidP="00B0146A"/>
    <w:p w14:paraId="62452712" w14:textId="77777777" w:rsidR="00B0146A" w:rsidRPr="00B0146A" w:rsidRDefault="00B0146A" w:rsidP="00B0146A"/>
    <w:p w14:paraId="0B058711" w14:textId="3226208C" w:rsidR="00B56E14" w:rsidRPr="00B56E14" w:rsidRDefault="00B56E14" w:rsidP="00B56E14">
      <w:pPr>
        <w:pStyle w:val="Heading1"/>
      </w:pPr>
      <w:r>
        <w:rPr>
          <w:color w:val="FFFFFF" w:themeColor="background1"/>
          <w:shd w:val="clear" w:color="auto" w:fill="4472C4" w:themeFill="accent1"/>
        </w:rPr>
        <w:t>3.0</w:t>
      </w:r>
      <w:r w:rsidRPr="00674654">
        <w:rPr>
          <w:color w:val="FFFFFF" w:themeColor="background1"/>
          <w:shd w:val="clear" w:color="auto" w:fill="4472C4" w:themeFill="accent1"/>
        </w:rPr>
        <w:t xml:space="preserve">  </w:t>
      </w:r>
      <w:r w:rsidRPr="00674654">
        <w:rPr>
          <w:color w:val="FFFFFF" w:themeColor="background1"/>
        </w:rPr>
        <w:t xml:space="preserve"> </w:t>
      </w:r>
      <w:r w:rsidRPr="00B56E14">
        <w:t>Full stack architecture to build</w:t>
      </w:r>
      <w:r w:rsidR="000B2F45">
        <w:t xml:space="preserve"> </w:t>
      </w:r>
      <w:r w:rsidRPr="00B56E14">
        <w:t>blockchain applications</w:t>
      </w:r>
      <w:bookmarkEnd w:id="52"/>
    </w:p>
    <w:p w14:paraId="1F3F788F" w14:textId="2A4BCBE2" w:rsidR="00BB79FA" w:rsidRDefault="004A7433" w:rsidP="00B56E14">
      <w:pPr>
        <w:rPr>
          <w:rFonts w:ascii="Candara Light" w:hAnsi="Candara Light"/>
        </w:rPr>
      </w:pPr>
      <w:r>
        <w:rPr>
          <w:rFonts w:ascii="Candara Light" w:hAnsi="Candara Light"/>
        </w:rPr>
        <w:t xml:space="preserve">As blockchain technology matures, </w:t>
      </w:r>
      <w:r w:rsidR="007E23A4">
        <w:rPr>
          <w:rFonts w:ascii="Candara Light" w:hAnsi="Candara Light"/>
        </w:rPr>
        <w:t>more value ecosystem and blockchain specific framework</w:t>
      </w:r>
      <w:r w:rsidR="00925EEB">
        <w:rPr>
          <w:rFonts w:ascii="Candara Light" w:hAnsi="Candara Light"/>
        </w:rPr>
        <w:t>s</w:t>
      </w:r>
      <w:r w:rsidR="007E23A4">
        <w:rPr>
          <w:rFonts w:ascii="Candara Light" w:hAnsi="Candara Light"/>
        </w:rPr>
        <w:t>/program</w:t>
      </w:r>
      <w:r w:rsidR="00925EEB">
        <w:rPr>
          <w:rFonts w:ascii="Candara Light" w:hAnsi="Candara Light"/>
        </w:rPr>
        <w:t>s</w:t>
      </w:r>
      <w:r w:rsidR="007E23A4">
        <w:rPr>
          <w:rFonts w:ascii="Candara Light" w:hAnsi="Candara Light"/>
        </w:rPr>
        <w:t xml:space="preserve"> </w:t>
      </w:r>
      <w:r w:rsidR="002178B3">
        <w:rPr>
          <w:rFonts w:ascii="Candara Light" w:hAnsi="Candara Light"/>
        </w:rPr>
        <w:t>are being</w:t>
      </w:r>
      <w:r w:rsidR="006B6244">
        <w:rPr>
          <w:rFonts w:ascii="Candara Light" w:hAnsi="Candara Light"/>
        </w:rPr>
        <w:t xml:space="preserve"> developed, </w:t>
      </w:r>
      <w:r w:rsidR="002178B3">
        <w:rPr>
          <w:rFonts w:ascii="Candara Light" w:hAnsi="Candara Light"/>
        </w:rPr>
        <w:t>making it</w:t>
      </w:r>
      <w:r w:rsidR="006B6244">
        <w:rPr>
          <w:rFonts w:ascii="Candara Light" w:hAnsi="Candara Light"/>
        </w:rPr>
        <w:t xml:space="preserve"> much easier for developer</w:t>
      </w:r>
      <w:r w:rsidR="002178B3">
        <w:rPr>
          <w:rFonts w:ascii="Candara Light" w:hAnsi="Candara Light"/>
        </w:rPr>
        <w:t>s</w:t>
      </w:r>
      <w:r w:rsidR="006B6244">
        <w:rPr>
          <w:rFonts w:ascii="Candara Light" w:hAnsi="Candara Light"/>
        </w:rPr>
        <w:t xml:space="preserve"> to build blockchain applications and bring </w:t>
      </w:r>
      <w:r w:rsidR="002178B3">
        <w:rPr>
          <w:rFonts w:ascii="Candara Light" w:hAnsi="Candara Light"/>
        </w:rPr>
        <w:t xml:space="preserve">blockchain </w:t>
      </w:r>
      <w:r w:rsidR="006B6244">
        <w:rPr>
          <w:rFonts w:ascii="Candara Light" w:hAnsi="Candara Light"/>
        </w:rPr>
        <w:t>innovation</w:t>
      </w:r>
      <w:r w:rsidR="002178B3">
        <w:rPr>
          <w:rFonts w:ascii="Candara Light" w:hAnsi="Candara Light"/>
        </w:rPr>
        <w:t>s</w:t>
      </w:r>
      <w:r w:rsidR="006B6244">
        <w:rPr>
          <w:rFonts w:ascii="Candara Light" w:hAnsi="Candara Light"/>
        </w:rPr>
        <w:t xml:space="preserve"> </w:t>
      </w:r>
      <w:r w:rsidR="002974F1">
        <w:rPr>
          <w:rFonts w:ascii="Candara Light" w:hAnsi="Candara Light"/>
        </w:rPr>
        <w:t xml:space="preserve">to different </w:t>
      </w:r>
      <w:r w:rsidR="002178B3">
        <w:rPr>
          <w:rFonts w:ascii="Candara Light" w:hAnsi="Candara Light"/>
        </w:rPr>
        <w:t>industries</w:t>
      </w:r>
      <w:r w:rsidR="00B96FDA">
        <w:rPr>
          <w:rFonts w:ascii="Candara Light" w:hAnsi="Candara Light"/>
        </w:rPr>
        <w:t xml:space="preserve">. </w:t>
      </w:r>
      <w:r w:rsidR="00E4390F">
        <w:rPr>
          <w:rFonts w:ascii="Candara Light" w:hAnsi="Candara Light"/>
        </w:rPr>
        <w:t xml:space="preserve">In this section we will </w:t>
      </w:r>
      <w:r w:rsidR="002178B3">
        <w:rPr>
          <w:rFonts w:ascii="Candara Light" w:hAnsi="Candara Light"/>
        </w:rPr>
        <w:t xml:space="preserve">provide an </w:t>
      </w:r>
      <w:r w:rsidR="002178B3">
        <w:rPr>
          <w:rFonts w:ascii="Candara Light" w:hAnsi="Candara Light"/>
        </w:rPr>
        <w:lastRenderedPageBreak/>
        <w:t>overview of</w:t>
      </w:r>
      <w:r w:rsidR="00E4390F">
        <w:rPr>
          <w:rFonts w:ascii="Candara Light" w:hAnsi="Candara Light"/>
        </w:rPr>
        <w:t xml:space="preserve"> the popular </w:t>
      </w:r>
      <w:r w:rsidR="00C31AC1">
        <w:rPr>
          <w:rFonts w:ascii="Candara Light" w:hAnsi="Candara Light"/>
        </w:rPr>
        <w:t xml:space="preserve">concepts, </w:t>
      </w:r>
      <w:r w:rsidR="00E4390F">
        <w:rPr>
          <w:rFonts w:ascii="Candara Light" w:hAnsi="Candara Light"/>
        </w:rPr>
        <w:t>stacks</w:t>
      </w:r>
      <w:r w:rsidR="00063207">
        <w:rPr>
          <w:rFonts w:ascii="Candara Light" w:hAnsi="Candara Light"/>
        </w:rPr>
        <w:t>, frameworks, and</w:t>
      </w:r>
      <w:r w:rsidR="00E4390F">
        <w:rPr>
          <w:rFonts w:ascii="Candara Light" w:hAnsi="Candara Light"/>
        </w:rPr>
        <w:t xml:space="preserve"> tools used to build </w:t>
      </w:r>
      <w:r w:rsidR="00063207">
        <w:rPr>
          <w:rFonts w:ascii="Candara Light" w:hAnsi="Candara Light"/>
        </w:rPr>
        <w:t>and deploy blockchain applications</w:t>
      </w:r>
      <w:r w:rsidR="00C31AC1">
        <w:rPr>
          <w:rFonts w:ascii="Candara Light" w:hAnsi="Candara Light"/>
        </w:rPr>
        <w:t>.</w:t>
      </w:r>
    </w:p>
    <w:p w14:paraId="2538764B" w14:textId="314B26F6" w:rsidR="00130E48" w:rsidRDefault="00130E48" w:rsidP="00130E48">
      <w:pPr>
        <w:pStyle w:val="Heading2"/>
      </w:pPr>
      <w:r>
        <w:rPr>
          <w:color w:val="FFFFFF" w:themeColor="background1"/>
          <w:shd w:val="clear" w:color="auto" w:fill="4472C4" w:themeFill="accent1"/>
        </w:rPr>
        <w:t xml:space="preserve"> </w:t>
      </w:r>
      <w:bookmarkStart w:id="53" w:name="_Toc109659280"/>
      <w:r>
        <w:rPr>
          <w:color w:val="FFFFFF" w:themeColor="background1"/>
          <w:shd w:val="clear" w:color="auto" w:fill="4472C4" w:themeFill="accent1"/>
        </w:rPr>
        <w:t>3.1</w:t>
      </w:r>
      <w:r w:rsidRPr="00674654">
        <w:rPr>
          <w:color w:val="FFFFFF" w:themeColor="background1"/>
          <w:shd w:val="clear" w:color="auto" w:fill="4472C4" w:themeFill="accent1"/>
        </w:rPr>
        <w:t xml:space="preserve">  </w:t>
      </w:r>
      <w:r w:rsidRPr="00674654">
        <w:rPr>
          <w:color w:val="FFFFFF" w:themeColor="background1"/>
        </w:rPr>
        <w:t xml:space="preserve"> </w:t>
      </w:r>
      <w:r w:rsidR="009306D4">
        <w:t>Internet E</w:t>
      </w:r>
      <w:r w:rsidR="006A249B">
        <w:t>volution</w:t>
      </w:r>
      <w:bookmarkEnd w:id="53"/>
    </w:p>
    <w:p w14:paraId="3F6AEC35" w14:textId="2F91527F" w:rsidR="0010305E" w:rsidRDefault="00AE47E3" w:rsidP="00B56E14">
      <w:pPr>
        <w:rPr>
          <w:rFonts w:ascii="Candara Light" w:hAnsi="Candara Light"/>
        </w:rPr>
      </w:pPr>
      <w:r>
        <w:rPr>
          <w:rFonts w:ascii="Candara Light" w:hAnsi="Candara Light"/>
        </w:rPr>
        <w:t xml:space="preserve">The evolution of the </w:t>
      </w:r>
      <w:r w:rsidR="00B16AF1">
        <w:rPr>
          <w:rFonts w:ascii="Candara Light" w:hAnsi="Candara Light"/>
        </w:rPr>
        <w:t xml:space="preserve">world wide web </w:t>
      </w:r>
      <w:r w:rsidR="005C5BB9">
        <w:rPr>
          <w:rFonts w:ascii="Candara Light" w:hAnsi="Candara Light"/>
        </w:rPr>
        <w:t xml:space="preserve">is </w:t>
      </w:r>
      <w:r w:rsidR="00657D09">
        <w:rPr>
          <w:rFonts w:ascii="Candara Light" w:hAnsi="Candara Light"/>
        </w:rPr>
        <w:t>g</w:t>
      </w:r>
      <w:r w:rsidR="00B76743">
        <w:rPr>
          <w:rFonts w:ascii="Candara Light" w:hAnsi="Candara Light"/>
        </w:rPr>
        <w:t xml:space="preserve">enerally </w:t>
      </w:r>
      <w:r w:rsidR="00EB7532">
        <w:rPr>
          <w:rFonts w:ascii="Candara Light" w:hAnsi="Candara Light"/>
        </w:rPr>
        <w:t xml:space="preserve">partitioned </w:t>
      </w:r>
      <w:r w:rsidR="00E14D88">
        <w:rPr>
          <w:rFonts w:ascii="Candara Light" w:hAnsi="Candara Light"/>
        </w:rPr>
        <w:t xml:space="preserve">into </w:t>
      </w:r>
      <w:r w:rsidR="005C249B">
        <w:rPr>
          <w:rFonts w:ascii="Candara Light" w:hAnsi="Candara Light"/>
        </w:rPr>
        <w:t xml:space="preserve">successive iterations that mark </w:t>
      </w:r>
      <w:r w:rsidR="000F07D2">
        <w:rPr>
          <w:rFonts w:ascii="Candara Light" w:hAnsi="Candara Light"/>
        </w:rPr>
        <w:t xml:space="preserve">major </w:t>
      </w:r>
      <w:r w:rsidR="00902787">
        <w:rPr>
          <w:rFonts w:ascii="Candara Light" w:hAnsi="Candara Light"/>
        </w:rPr>
        <w:t>shifts</w:t>
      </w:r>
      <w:r w:rsidR="00010895">
        <w:rPr>
          <w:rFonts w:ascii="Candara Light" w:hAnsi="Candara Light"/>
        </w:rPr>
        <w:t xml:space="preserve"> in</w:t>
      </w:r>
      <w:r w:rsidR="00C63F54">
        <w:rPr>
          <w:rFonts w:ascii="Candara Light" w:hAnsi="Candara Light"/>
        </w:rPr>
        <w:t xml:space="preserve"> technology, content and/or use</w:t>
      </w:r>
      <w:r w:rsidR="00DD40A2">
        <w:rPr>
          <w:rFonts w:ascii="Candara Light" w:hAnsi="Candara Light"/>
        </w:rPr>
        <w:t xml:space="preserve">. </w:t>
      </w:r>
      <w:r w:rsidR="00EA02D3">
        <w:rPr>
          <w:rFonts w:ascii="Candara Light" w:hAnsi="Candara Light"/>
        </w:rPr>
        <w:t>Th</w:t>
      </w:r>
      <w:r w:rsidR="00B56487">
        <w:rPr>
          <w:rFonts w:ascii="Candara Light" w:hAnsi="Candara Light"/>
        </w:rPr>
        <w:t xml:space="preserve">e </w:t>
      </w:r>
      <w:r w:rsidR="00AB4278">
        <w:rPr>
          <w:rFonts w:ascii="Candara Light" w:hAnsi="Candara Light"/>
        </w:rPr>
        <w:t>earliest</w:t>
      </w:r>
      <w:r w:rsidR="00126DCD">
        <w:rPr>
          <w:rFonts w:ascii="Candara Light" w:hAnsi="Candara Light"/>
        </w:rPr>
        <w:t xml:space="preserve"> version of the web, Web 1.0</w:t>
      </w:r>
      <w:r w:rsidR="004C32F4">
        <w:rPr>
          <w:rFonts w:ascii="Candara Light" w:hAnsi="Candara Light"/>
        </w:rPr>
        <w:t xml:space="preserve">, </w:t>
      </w:r>
      <w:r w:rsidR="00B55460">
        <w:rPr>
          <w:rFonts w:ascii="Candara Light" w:hAnsi="Candara Light"/>
        </w:rPr>
        <w:t>was developed in the 1990s and consisted of mainly static pages</w:t>
      </w:r>
      <w:r w:rsidR="00E3466B">
        <w:rPr>
          <w:rFonts w:ascii="Candara Light" w:hAnsi="Candara Light"/>
        </w:rPr>
        <w:t xml:space="preserve"> connected by </w:t>
      </w:r>
      <w:r w:rsidR="00C227E7">
        <w:rPr>
          <w:rFonts w:ascii="Candara Light" w:hAnsi="Candara Light"/>
        </w:rPr>
        <w:t>a system of hyperlinks</w:t>
      </w:r>
      <w:r w:rsidR="00AD5825">
        <w:rPr>
          <w:rFonts w:ascii="Candara Light" w:hAnsi="Candara Light"/>
        </w:rPr>
        <w:t xml:space="preserve"> and hosted </w:t>
      </w:r>
      <w:r w:rsidR="0018454F">
        <w:rPr>
          <w:rFonts w:ascii="Candara Light" w:hAnsi="Candara Light"/>
        </w:rPr>
        <w:t>on</w:t>
      </w:r>
      <w:r w:rsidR="00AD5825">
        <w:rPr>
          <w:rFonts w:ascii="Candara Light" w:hAnsi="Candara Light"/>
        </w:rPr>
        <w:t xml:space="preserve"> centralized servers</w:t>
      </w:r>
      <w:r w:rsidR="00C227E7">
        <w:rPr>
          <w:rFonts w:ascii="Candara Light" w:hAnsi="Candara Light"/>
        </w:rPr>
        <w:t>.</w:t>
      </w:r>
      <w:r w:rsidR="00DD477F">
        <w:rPr>
          <w:rFonts w:ascii="Candara Light" w:hAnsi="Candara Light"/>
        </w:rPr>
        <w:t xml:space="preserve"> Web 2.0 is</w:t>
      </w:r>
      <w:r w:rsidR="00BB79FA" w:rsidDel="00C227E7">
        <w:rPr>
          <w:rFonts w:ascii="Candara Light" w:hAnsi="Candara Light"/>
        </w:rPr>
        <w:t xml:space="preserve"> </w:t>
      </w:r>
      <w:r w:rsidR="009B5CC6" w:rsidDel="00C227E7">
        <w:rPr>
          <w:rFonts w:ascii="Candara Light" w:hAnsi="Candara Light"/>
        </w:rPr>
        <w:t xml:space="preserve">the </w:t>
      </w:r>
      <w:r w:rsidR="008C286F">
        <w:rPr>
          <w:rFonts w:ascii="Candara Light" w:hAnsi="Candara Light"/>
        </w:rPr>
        <w:t xml:space="preserve">most </w:t>
      </w:r>
      <w:r w:rsidR="00822F59">
        <w:rPr>
          <w:rFonts w:ascii="Candara Light" w:hAnsi="Candara Light"/>
        </w:rPr>
        <w:t>current evolution</w:t>
      </w:r>
      <w:r w:rsidR="008C286F">
        <w:rPr>
          <w:rFonts w:ascii="Candara Light" w:hAnsi="Candara Light"/>
        </w:rPr>
        <w:t xml:space="preserve"> of the web </w:t>
      </w:r>
      <w:r w:rsidR="00EC7C99">
        <w:rPr>
          <w:rFonts w:ascii="Candara Light" w:hAnsi="Candara Light"/>
        </w:rPr>
        <w:t>and</w:t>
      </w:r>
      <w:r w:rsidR="00FF0810">
        <w:rPr>
          <w:rFonts w:ascii="Candara Light" w:hAnsi="Candara Light"/>
        </w:rPr>
        <w:t xml:space="preserve"> </w:t>
      </w:r>
      <w:r w:rsidR="00BA35CE">
        <w:rPr>
          <w:rFonts w:ascii="Candara Light" w:hAnsi="Candara Light"/>
        </w:rPr>
        <w:t>in</w:t>
      </w:r>
      <w:r w:rsidR="003A7964">
        <w:rPr>
          <w:rFonts w:ascii="Candara Light" w:hAnsi="Candara Light"/>
        </w:rPr>
        <w:t xml:space="preserve">troduced a </w:t>
      </w:r>
      <w:r w:rsidR="002F493F">
        <w:rPr>
          <w:rFonts w:ascii="Candara Light" w:hAnsi="Candara Light"/>
        </w:rPr>
        <w:t xml:space="preserve">more </w:t>
      </w:r>
      <w:r w:rsidR="00B5625F">
        <w:rPr>
          <w:rFonts w:ascii="Candara Light" w:hAnsi="Candara Light"/>
        </w:rPr>
        <w:t xml:space="preserve">dynamic, </w:t>
      </w:r>
      <w:r w:rsidR="002F493F">
        <w:rPr>
          <w:rFonts w:ascii="Candara Light" w:hAnsi="Candara Light"/>
        </w:rPr>
        <w:t>participative</w:t>
      </w:r>
      <w:r w:rsidR="009D6ED3">
        <w:rPr>
          <w:rFonts w:ascii="Candara Light" w:hAnsi="Candara Light"/>
        </w:rPr>
        <w:t xml:space="preserve"> &amp; social web </w:t>
      </w:r>
      <w:r w:rsidR="008C286F">
        <w:rPr>
          <w:rFonts w:ascii="Candara Light" w:hAnsi="Candara Light"/>
        </w:rPr>
        <w:t xml:space="preserve">that includes </w:t>
      </w:r>
      <w:r w:rsidR="00E6153A">
        <w:rPr>
          <w:rFonts w:ascii="Candara Light" w:hAnsi="Candara Light"/>
        </w:rPr>
        <w:t xml:space="preserve">everyday web tools </w:t>
      </w:r>
      <w:r w:rsidR="00444E60">
        <w:rPr>
          <w:rFonts w:ascii="Candara Light" w:hAnsi="Candara Light"/>
        </w:rPr>
        <w:t>such as</w:t>
      </w:r>
      <w:r w:rsidR="00E6153A">
        <w:rPr>
          <w:rFonts w:ascii="Candara Light" w:hAnsi="Candara Light"/>
        </w:rPr>
        <w:t xml:space="preserve"> </w:t>
      </w:r>
      <w:r w:rsidR="007F78F1">
        <w:rPr>
          <w:rFonts w:ascii="Candara Light" w:hAnsi="Candara Light"/>
        </w:rPr>
        <w:t>Facebook</w:t>
      </w:r>
      <w:r w:rsidR="00E6153A">
        <w:rPr>
          <w:rFonts w:ascii="Candara Light" w:hAnsi="Candara Light"/>
        </w:rPr>
        <w:t xml:space="preserve">, twitter, </w:t>
      </w:r>
      <w:r w:rsidR="007F78F1">
        <w:rPr>
          <w:rFonts w:ascii="Candara Light" w:hAnsi="Candara Light"/>
        </w:rPr>
        <w:t xml:space="preserve">google drive, amazon, etc. </w:t>
      </w:r>
      <w:r w:rsidR="00E32D9F">
        <w:rPr>
          <w:rFonts w:ascii="Candara Light" w:hAnsi="Candara Light"/>
        </w:rPr>
        <w:t>The next generation of t</w:t>
      </w:r>
      <w:r w:rsidR="00406E36">
        <w:rPr>
          <w:rFonts w:ascii="Candara Light" w:hAnsi="Candara Light"/>
        </w:rPr>
        <w:t xml:space="preserve">he web, Web 3.0, </w:t>
      </w:r>
      <w:r w:rsidR="00391212">
        <w:rPr>
          <w:rFonts w:ascii="Candara Light" w:hAnsi="Candara Light"/>
        </w:rPr>
        <w:t xml:space="preserve">is </w:t>
      </w:r>
      <w:r w:rsidR="0011177C">
        <w:rPr>
          <w:rFonts w:ascii="Candara Light" w:hAnsi="Candara Light"/>
        </w:rPr>
        <w:t xml:space="preserve">just now starting to </w:t>
      </w:r>
      <w:r w:rsidR="00A654B8">
        <w:rPr>
          <w:rFonts w:ascii="Candara Light" w:hAnsi="Candara Light"/>
        </w:rPr>
        <w:t>come into rea</w:t>
      </w:r>
      <w:r w:rsidR="00AD3E60">
        <w:rPr>
          <w:rFonts w:ascii="Candara Light" w:hAnsi="Candara Light"/>
        </w:rPr>
        <w:t>lization</w:t>
      </w:r>
      <w:r w:rsidR="00243404">
        <w:rPr>
          <w:rFonts w:ascii="Candara Light" w:hAnsi="Candara Light"/>
        </w:rPr>
        <w:t xml:space="preserve"> </w:t>
      </w:r>
      <w:r w:rsidR="00B5625F">
        <w:rPr>
          <w:rFonts w:ascii="Candara Light" w:hAnsi="Candara Light"/>
        </w:rPr>
        <w:t xml:space="preserve">and </w:t>
      </w:r>
      <w:r w:rsidR="00916945">
        <w:rPr>
          <w:rFonts w:ascii="Candara Light" w:hAnsi="Candara Light"/>
        </w:rPr>
        <w:t xml:space="preserve">is </w:t>
      </w:r>
      <w:r w:rsidR="008343CB">
        <w:rPr>
          <w:rFonts w:ascii="Candara Light" w:hAnsi="Candara Light"/>
        </w:rPr>
        <w:t xml:space="preserve">promised to provide features including decentralization, </w:t>
      </w:r>
      <w:r w:rsidR="007A7D78">
        <w:rPr>
          <w:rFonts w:ascii="Candara Light" w:hAnsi="Candara Light"/>
        </w:rPr>
        <w:t>govern by public</w:t>
      </w:r>
      <w:r w:rsidR="008343CB">
        <w:rPr>
          <w:rFonts w:ascii="Candara Light" w:hAnsi="Candara Light"/>
        </w:rPr>
        <w:t xml:space="preserve">, </w:t>
      </w:r>
      <w:r w:rsidR="00786860">
        <w:rPr>
          <w:rFonts w:ascii="Candara Light" w:hAnsi="Candara Light"/>
        </w:rPr>
        <w:t>Integrated machine learning and limitless connectivity.</w:t>
      </w:r>
    </w:p>
    <w:p w14:paraId="54013725" w14:textId="69F15B81" w:rsidR="0010305E" w:rsidRDefault="0022260F" w:rsidP="00B56E14">
      <w:pPr>
        <w:rPr>
          <w:rFonts w:ascii="Candara Light" w:hAnsi="Candara Light"/>
        </w:rPr>
      </w:pPr>
      <w:r>
        <w:rPr>
          <w:rFonts w:ascii="Candara Light" w:hAnsi="Candara Light"/>
        </w:rPr>
        <w:t xml:space="preserve">The following </w:t>
      </w:r>
      <w:r w:rsidR="00284845">
        <w:rPr>
          <w:rFonts w:ascii="Candara Light" w:hAnsi="Candara Light"/>
        </w:rPr>
        <w:t>subs</w:t>
      </w:r>
      <w:r w:rsidR="000826CB">
        <w:rPr>
          <w:rFonts w:ascii="Candara Light" w:hAnsi="Candara Light"/>
        </w:rPr>
        <w:t>ection contain f</w:t>
      </w:r>
      <w:r w:rsidR="00B51AD5">
        <w:rPr>
          <w:rFonts w:ascii="Candara Light" w:hAnsi="Candara Light"/>
        </w:rPr>
        <w:t>urther details o</w:t>
      </w:r>
      <w:r w:rsidR="00687DA8">
        <w:rPr>
          <w:rFonts w:ascii="Candara Light" w:hAnsi="Candara Light"/>
        </w:rPr>
        <w:t xml:space="preserve">n each stage of </w:t>
      </w:r>
      <w:r w:rsidR="008413C9">
        <w:rPr>
          <w:rFonts w:ascii="Candara Light" w:hAnsi="Candara Light"/>
        </w:rPr>
        <w:t xml:space="preserve">web </w:t>
      </w:r>
      <w:r w:rsidR="005E6C93">
        <w:rPr>
          <w:rFonts w:ascii="Candara Light" w:hAnsi="Candara Light"/>
        </w:rPr>
        <w:t>evolution introduced</w:t>
      </w:r>
      <w:r w:rsidR="00543C56">
        <w:rPr>
          <w:rFonts w:ascii="Candara Light" w:hAnsi="Candara Light"/>
        </w:rPr>
        <w:t xml:space="preserve"> </w:t>
      </w:r>
      <w:r w:rsidR="006D389E">
        <w:rPr>
          <w:rFonts w:ascii="Candara Light" w:hAnsi="Candara Light"/>
        </w:rPr>
        <w:t xml:space="preserve">above </w:t>
      </w:r>
      <w:r w:rsidR="000826CB">
        <w:rPr>
          <w:rFonts w:ascii="Candara Light" w:hAnsi="Candara Light"/>
        </w:rPr>
        <w:t xml:space="preserve">as well as the role blockchain </w:t>
      </w:r>
      <w:r w:rsidR="00F50EDD">
        <w:rPr>
          <w:rFonts w:ascii="Candara Light" w:hAnsi="Candara Light"/>
        </w:rPr>
        <w:t xml:space="preserve">will play in </w:t>
      </w:r>
      <w:r w:rsidR="001D7DD9">
        <w:rPr>
          <w:rFonts w:ascii="Candara Light" w:hAnsi="Candara Light"/>
        </w:rPr>
        <w:t>Web 3.0 and beyond.</w:t>
      </w:r>
    </w:p>
    <w:p w14:paraId="3DC7C66F" w14:textId="7918F31B" w:rsidR="00863736" w:rsidRDefault="00863736" w:rsidP="00836FB3">
      <w:pPr>
        <w:jc w:val="center"/>
        <w:rPr>
          <w:rFonts w:ascii="Candara Light" w:hAnsi="Candara Light"/>
        </w:rPr>
      </w:pPr>
      <w:r>
        <w:rPr>
          <w:noProof/>
        </w:rPr>
        <w:drawing>
          <wp:inline distT="0" distB="0" distL="0" distR="0" wp14:anchorId="03F9A996" wp14:editId="13442B43">
            <wp:extent cx="4490113" cy="3879506"/>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04"/>
                    <a:stretch/>
                  </pic:blipFill>
                  <pic:spPr bwMode="auto">
                    <a:xfrm>
                      <a:off x="0" y="0"/>
                      <a:ext cx="4520631" cy="3905873"/>
                    </a:xfrm>
                    <a:prstGeom prst="rect">
                      <a:avLst/>
                    </a:prstGeom>
                    <a:ln>
                      <a:noFill/>
                    </a:ln>
                    <a:extLst>
                      <a:ext uri="{53640926-AAD7-44D8-BBD7-CCE9431645EC}">
                        <a14:shadowObscured xmlns:a14="http://schemas.microsoft.com/office/drawing/2010/main"/>
                      </a:ext>
                    </a:extLst>
                  </pic:spPr>
                </pic:pic>
              </a:graphicData>
            </a:graphic>
          </wp:inline>
        </w:drawing>
      </w:r>
    </w:p>
    <w:p w14:paraId="110075B1" w14:textId="0EFA4F61" w:rsidR="00631CC7" w:rsidRPr="005C21BB" w:rsidRDefault="004D2CAC" w:rsidP="005C21BB">
      <w:pPr>
        <w:jc w:val="center"/>
        <w:rPr>
          <w:rFonts w:ascii="Candara Light" w:hAnsi="Candara Light"/>
          <w:sz w:val="20"/>
          <w:szCs w:val="20"/>
        </w:rPr>
        <w:sectPr w:rsidR="00631CC7" w:rsidRPr="005C21BB" w:rsidSect="00B56E14">
          <w:type w:val="continuous"/>
          <w:pgSz w:w="12240" w:h="15840"/>
          <w:pgMar w:top="1440" w:right="1440" w:bottom="1440" w:left="1440" w:header="708" w:footer="708" w:gutter="0"/>
          <w:cols w:space="720"/>
          <w:docGrid w:linePitch="360"/>
        </w:sectPr>
      </w:pPr>
      <w:r w:rsidRPr="005A2166">
        <w:rPr>
          <w:rFonts w:ascii="Candara Light" w:hAnsi="Candara Light"/>
          <w:b/>
          <w:bCs/>
          <w:sz w:val="20"/>
          <w:szCs w:val="20"/>
        </w:rPr>
        <w:t xml:space="preserve">Figure </w:t>
      </w:r>
      <w:r w:rsidR="005A2166" w:rsidRPr="005A2166">
        <w:rPr>
          <w:rFonts w:ascii="Candara Light" w:hAnsi="Candara Light"/>
          <w:b/>
          <w:bCs/>
          <w:sz w:val="20"/>
          <w:szCs w:val="20"/>
        </w:rPr>
        <w:t>7</w:t>
      </w:r>
      <w:r w:rsidRPr="00244D06">
        <w:rPr>
          <w:rFonts w:ascii="Candara Light" w:hAnsi="Candara Light"/>
          <w:sz w:val="20"/>
          <w:szCs w:val="20"/>
        </w:rPr>
        <w:t xml:space="preserve">: Evolution </w:t>
      </w:r>
      <w:r w:rsidR="00FE7DA7" w:rsidRPr="00244D06">
        <w:rPr>
          <w:rFonts w:ascii="Candara Light" w:hAnsi="Candara Light"/>
          <w:sz w:val="20"/>
          <w:szCs w:val="20"/>
        </w:rPr>
        <w:t xml:space="preserve">and prediction </w:t>
      </w:r>
      <w:r w:rsidRPr="00244D06">
        <w:rPr>
          <w:rFonts w:ascii="Candara Light" w:hAnsi="Candara Light"/>
          <w:sz w:val="20"/>
          <w:szCs w:val="20"/>
        </w:rPr>
        <w:t xml:space="preserve">of web from </w:t>
      </w:r>
      <w:r w:rsidR="00FE7DA7" w:rsidRPr="00244D06">
        <w:rPr>
          <w:rFonts w:ascii="Candara Light" w:hAnsi="Candara Light"/>
          <w:sz w:val="20"/>
          <w:szCs w:val="20"/>
        </w:rPr>
        <w:t>1980 to 2030</w:t>
      </w:r>
      <w:r w:rsidR="00DF130C" w:rsidRPr="00244D06">
        <w:rPr>
          <w:rFonts w:ascii="Candara Light" w:hAnsi="Candara Light"/>
          <w:sz w:val="20"/>
          <w:szCs w:val="20"/>
        </w:rPr>
        <w:t>. C</w:t>
      </w:r>
      <w:r w:rsidR="00B90752" w:rsidRPr="00244D06">
        <w:rPr>
          <w:rFonts w:ascii="Candara Light" w:hAnsi="Candara Light"/>
          <w:sz w:val="20"/>
          <w:szCs w:val="20"/>
        </w:rPr>
        <w:t xml:space="preserve">urrent web 2.5 </w:t>
      </w:r>
      <w:r w:rsidR="001679B5" w:rsidRPr="00244D06">
        <w:rPr>
          <w:rFonts w:ascii="Candara Light" w:hAnsi="Candara Light"/>
          <w:sz w:val="20"/>
          <w:szCs w:val="20"/>
        </w:rPr>
        <w:t>integrates broad band, mobile computing, virtualization and cloud computing</w:t>
      </w:r>
      <w:r w:rsidR="00DF130C" w:rsidRPr="00244D06">
        <w:rPr>
          <w:rFonts w:ascii="Candara Light" w:hAnsi="Candara Light"/>
          <w:sz w:val="20"/>
          <w:szCs w:val="20"/>
        </w:rPr>
        <w:t>, and Web 3.0 is going to integrate semantic feature in the future.</w:t>
      </w:r>
      <w:r w:rsidR="001679B5" w:rsidRPr="00244D06">
        <w:rPr>
          <w:rFonts w:ascii="Candara Light" w:hAnsi="Candara Light"/>
          <w:sz w:val="20"/>
          <w:szCs w:val="20"/>
        </w:rPr>
        <w:t xml:space="preserve"> </w:t>
      </w:r>
      <w:r w:rsidR="005C21BB">
        <w:rPr>
          <w:rFonts w:ascii="Candara Light" w:hAnsi="Candara Light"/>
          <w:sz w:val="20"/>
          <w:szCs w:val="20"/>
        </w:rPr>
        <w:t>[32]</w:t>
      </w:r>
    </w:p>
    <w:p w14:paraId="141FB267" w14:textId="3CB89A33" w:rsidR="006F08A9" w:rsidRDefault="006F08A9" w:rsidP="006F08A9">
      <w:pPr>
        <w:pStyle w:val="Heading2"/>
      </w:pPr>
      <w:bookmarkStart w:id="54" w:name="_Toc109659281"/>
      <w:r>
        <w:t>Web 1.0</w:t>
      </w:r>
      <w:bookmarkEnd w:id="54"/>
    </w:p>
    <w:p w14:paraId="5E5C6309" w14:textId="77777777" w:rsidR="00B46644" w:rsidRPr="00C60515" w:rsidRDefault="0008376F" w:rsidP="0008376F">
      <w:pPr>
        <w:rPr>
          <w:rFonts w:ascii="Candara Light" w:hAnsi="Candara Light"/>
        </w:rPr>
      </w:pPr>
      <w:r w:rsidRPr="00C60515">
        <w:rPr>
          <w:rFonts w:ascii="Candara Light" w:hAnsi="Candara Light"/>
        </w:rPr>
        <w:t xml:space="preserve">Web 1.0 is the </w:t>
      </w:r>
      <w:r w:rsidR="00854BF1" w:rsidRPr="00C60515">
        <w:rPr>
          <w:rFonts w:ascii="Candara Light" w:hAnsi="Candara Light"/>
        </w:rPr>
        <w:t xml:space="preserve">foundation for internet and is first developed </w:t>
      </w:r>
      <w:r w:rsidR="00487C82" w:rsidRPr="00C60515">
        <w:rPr>
          <w:rFonts w:ascii="Candara Light" w:hAnsi="Candara Light"/>
        </w:rPr>
        <w:t xml:space="preserve">in 1990 by </w:t>
      </w:r>
      <w:proofErr w:type="spellStart"/>
      <w:r w:rsidR="00487C82" w:rsidRPr="00C60515">
        <w:rPr>
          <w:rFonts w:ascii="Candara Light" w:hAnsi="Candara Light"/>
        </w:rPr>
        <w:t>Bernner</w:t>
      </w:r>
      <w:proofErr w:type="spellEnd"/>
      <w:r w:rsidR="00487C82" w:rsidRPr="00C60515">
        <w:rPr>
          <w:rFonts w:ascii="Candara Light" w:hAnsi="Candara Light"/>
        </w:rPr>
        <w:t xml:space="preserve">-Lee at </w:t>
      </w:r>
      <w:r w:rsidR="00487C82" w:rsidRPr="00C60515">
        <w:rPr>
          <w:rFonts w:ascii="Candara Light" w:hAnsi="Candara Light"/>
        </w:rPr>
        <w:t>European researcher CERN.</w:t>
      </w:r>
      <w:r w:rsidR="003821C6" w:rsidRPr="00C60515">
        <w:rPr>
          <w:rFonts w:ascii="Candara Light" w:hAnsi="Candara Light"/>
        </w:rPr>
        <w:t xml:space="preserve"> </w:t>
      </w:r>
      <w:r w:rsidR="00F4174A" w:rsidRPr="00C60515">
        <w:rPr>
          <w:rFonts w:ascii="Candara Light" w:hAnsi="Candara Light"/>
        </w:rPr>
        <w:t>Web 1.0 has three fundamental pieces, which i</w:t>
      </w:r>
      <w:r w:rsidR="00B46644" w:rsidRPr="00C60515">
        <w:rPr>
          <w:rFonts w:ascii="Candara Light" w:hAnsi="Candara Light"/>
        </w:rPr>
        <w:t>nclude:</w:t>
      </w:r>
    </w:p>
    <w:p w14:paraId="2002F254" w14:textId="20B026B9" w:rsidR="00B46644" w:rsidRPr="00C60515" w:rsidRDefault="00BB6731" w:rsidP="00F77B29">
      <w:pPr>
        <w:pStyle w:val="ListParagraph"/>
        <w:numPr>
          <w:ilvl w:val="0"/>
          <w:numId w:val="11"/>
        </w:numPr>
        <w:rPr>
          <w:rFonts w:ascii="Candara Light" w:hAnsi="Candara Light"/>
        </w:rPr>
      </w:pPr>
      <w:r w:rsidRPr="00C60515">
        <w:rPr>
          <w:rFonts w:ascii="Candara Light" w:hAnsi="Candara Light"/>
        </w:rPr>
        <w:t>HTML</w:t>
      </w:r>
      <w:r w:rsidR="00AE5257" w:rsidRPr="00C60515">
        <w:rPr>
          <w:rFonts w:ascii="Candara Light" w:hAnsi="Candara Light"/>
        </w:rPr>
        <w:t>:</w:t>
      </w:r>
      <w:r w:rsidRPr="00C60515">
        <w:rPr>
          <w:rFonts w:ascii="Candara Light" w:hAnsi="Candara Light"/>
        </w:rPr>
        <w:t xml:space="preserve"> a markup language to formalize the web</w:t>
      </w:r>
      <w:r w:rsidR="00B46644" w:rsidRPr="00C60515">
        <w:rPr>
          <w:rFonts w:ascii="Candara Light" w:hAnsi="Candara Light"/>
        </w:rPr>
        <w:t xml:space="preserve">. </w:t>
      </w:r>
    </w:p>
    <w:p w14:paraId="77B48E8C" w14:textId="0C7C0C61" w:rsidR="0008376F" w:rsidRPr="00C60515" w:rsidRDefault="00B46644" w:rsidP="00F77B29">
      <w:pPr>
        <w:pStyle w:val="ListParagraph"/>
        <w:numPr>
          <w:ilvl w:val="0"/>
          <w:numId w:val="11"/>
        </w:numPr>
        <w:rPr>
          <w:rFonts w:ascii="Candara Light" w:hAnsi="Candara Light"/>
        </w:rPr>
      </w:pPr>
      <w:r w:rsidRPr="00C60515">
        <w:rPr>
          <w:rFonts w:ascii="Candara Light" w:hAnsi="Candara Light"/>
        </w:rPr>
        <w:lastRenderedPageBreak/>
        <w:t>URL</w:t>
      </w:r>
      <w:r w:rsidR="00AE5257" w:rsidRPr="00C60515">
        <w:rPr>
          <w:rFonts w:ascii="Candara Light" w:hAnsi="Candara Light"/>
        </w:rPr>
        <w:t xml:space="preserve">: </w:t>
      </w:r>
      <w:r w:rsidR="00E40161" w:rsidRPr="00C60515">
        <w:rPr>
          <w:rFonts w:ascii="Candara Light" w:hAnsi="Candara Light"/>
        </w:rPr>
        <w:t xml:space="preserve"> stand for Uniform Resource identifier</w:t>
      </w:r>
      <w:r w:rsidR="00596719" w:rsidRPr="00C60515">
        <w:rPr>
          <w:rFonts w:ascii="Candara Light" w:hAnsi="Candara Light"/>
        </w:rPr>
        <w:t>, a unique address to identify resource</w:t>
      </w:r>
      <w:r w:rsidR="00AE5257" w:rsidRPr="00C60515">
        <w:rPr>
          <w:rFonts w:ascii="Candara Light" w:hAnsi="Candara Light"/>
        </w:rPr>
        <w:t xml:space="preserve"> on the web</w:t>
      </w:r>
    </w:p>
    <w:p w14:paraId="282CEFD5" w14:textId="56A408FD" w:rsidR="00AE5257" w:rsidRPr="00C60515" w:rsidRDefault="00AE5257" w:rsidP="00F77B29">
      <w:pPr>
        <w:pStyle w:val="ListParagraph"/>
        <w:numPr>
          <w:ilvl w:val="0"/>
          <w:numId w:val="11"/>
        </w:numPr>
        <w:rPr>
          <w:rFonts w:ascii="Candara Light" w:hAnsi="Candara Light"/>
        </w:rPr>
      </w:pPr>
      <w:r w:rsidRPr="00C60515">
        <w:rPr>
          <w:rFonts w:ascii="Candara Light" w:hAnsi="Candara Light"/>
        </w:rPr>
        <w:t xml:space="preserve">HTTP: </w:t>
      </w:r>
      <w:r w:rsidR="00B47A33" w:rsidRPr="00C60515">
        <w:rPr>
          <w:rFonts w:ascii="Candara Light" w:hAnsi="Candara Light"/>
        </w:rPr>
        <w:t xml:space="preserve">Stand for Hypertext Transfer Protocol, which allows access to specific web </w:t>
      </w:r>
      <w:r w:rsidR="003B7C31" w:rsidRPr="00C60515">
        <w:rPr>
          <w:rFonts w:ascii="Candara Light" w:hAnsi="Candara Light"/>
        </w:rPr>
        <w:t>on the internet</w:t>
      </w:r>
    </w:p>
    <w:p w14:paraId="4BA9CFE4" w14:textId="5322915F" w:rsidR="00F77B29" w:rsidRDefault="00256560" w:rsidP="00256560">
      <w:pPr>
        <w:rPr>
          <w:rFonts w:ascii="Candara Light" w:hAnsi="Candara Light"/>
        </w:rPr>
      </w:pPr>
      <w:r w:rsidRPr="00C60515">
        <w:rPr>
          <w:rFonts w:ascii="Candara Light" w:hAnsi="Candara Light"/>
        </w:rPr>
        <w:t xml:space="preserve">During </w:t>
      </w:r>
      <w:r w:rsidR="007562E9" w:rsidRPr="00C60515">
        <w:rPr>
          <w:rFonts w:ascii="Candara Light" w:hAnsi="Candara Light"/>
        </w:rPr>
        <w:t>th</w:t>
      </w:r>
      <w:r w:rsidR="007562E9">
        <w:rPr>
          <w:rFonts w:ascii="Candara Light" w:hAnsi="Candara Light"/>
        </w:rPr>
        <w:t>is</w:t>
      </w:r>
      <w:r w:rsidR="007562E9" w:rsidRPr="00C60515">
        <w:rPr>
          <w:rFonts w:ascii="Candara Light" w:hAnsi="Candara Light"/>
        </w:rPr>
        <w:t xml:space="preserve"> </w:t>
      </w:r>
      <w:r w:rsidRPr="00C60515">
        <w:rPr>
          <w:rFonts w:ascii="Candara Light" w:hAnsi="Candara Light"/>
        </w:rPr>
        <w:t xml:space="preserve">time, web </w:t>
      </w:r>
      <w:r w:rsidR="00112AB0" w:rsidRPr="00C60515">
        <w:rPr>
          <w:rFonts w:ascii="Candara Light" w:hAnsi="Candara Light"/>
        </w:rPr>
        <w:t>development</w:t>
      </w:r>
      <w:r w:rsidR="00112AB0">
        <w:rPr>
          <w:rFonts w:ascii="Candara Light" w:hAnsi="Candara Light"/>
        </w:rPr>
        <w:t xml:space="preserve"> was</w:t>
      </w:r>
      <w:r w:rsidRPr="00C60515">
        <w:rPr>
          <w:rFonts w:ascii="Candara Light" w:hAnsi="Candara Light"/>
        </w:rPr>
        <w:t xml:space="preserve"> still at its infancy, </w:t>
      </w:r>
      <w:r w:rsidR="00D97C4D" w:rsidRPr="00C60515">
        <w:rPr>
          <w:rFonts w:ascii="Candara Light" w:hAnsi="Candara Light"/>
        </w:rPr>
        <w:t>but web applications started to integrate features such as email</w:t>
      </w:r>
      <w:r w:rsidR="00C60515" w:rsidRPr="00C60515">
        <w:rPr>
          <w:rFonts w:ascii="Candara Light" w:hAnsi="Candara Light"/>
        </w:rPr>
        <w:t xml:space="preserve">, </w:t>
      </w:r>
      <w:r w:rsidR="00D97C4D" w:rsidRPr="00C60515">
        <w:rPr>
          <w:rFonts w:ascii="Candara Light" w:hAnsi="Candara Light"/>
        </w:rPr>
        <w:t xml:space="preserve">real-time news </w:t>
      </w:r>
      <w:r w:rsidR="00C60515" w:rsidRPr="00C60515">
        <w:rPr>
          <w:rFonts w:ascii="Candara Light" w:hAnsi="Candara Light"/>
        </w:rPr>
        <w:t>retrieval, and helped with online banking.</w:t>
      </w:r>
    </w:p>
    <w:p w14:paraId="07C27D53" w14:textId="0388A1B7" w:rsidR="00F77B29" w:rsidRPr="00C60515" w:rsidRDefault="00F77B29" w:rsidP="00C475D3">
      <w:pPr>
        <w:pStyle w:val="Heading2"/>
      </w:pPr>
      <w:bookmarkStart w:id="55" w:name="_Toc109659282"/>
      <w:r>
        <w:t>Web 2.0</w:t>
      </w:r>
      <w:bookmarkEnd w:id="55"/>
    </w:p>
    <w:p w14:paraId="68C12F94" w14:textId="5C63AF9B" w:rsidR="00152F3D" w:rsidRPr="005A2166" w:rsidRDefault="00D53005" w:rsidP="00B56E14">
      <w:pPr>
        <w:rPr>
          <w:rFonts w:ascii="Candara Light" w:hAnsi="Candara Light"/>
          <w:sz w:val="20"/>
          <w:szCs w:val="20"/>
        </w:rPr>
      </w:pPr>
      <w:r w:rsidRPr="005A2166">
        <w:rPr>
          <w:rFonts w:ascii="Candara Light" w:hAnsi="Candara Light"/>
          <w:sz w:val="20"/>
          <w:szCs w:val="20"/>
        </w:rPr>
        <w:t xml:space="preserve">Web 2.0 refers to </w:t>
      </w:r>
      <w:r w:rsidR="007365D6" w:rsidRPr="005A2166">
        <w:rPr>
          <w:rFonts w:ascii="Candara Light" w:hAnsi="Candara Light"/>
          <w:sz w:val="20"/>
          <w:szCs w:val="20"/>
        </w:rPr>
        <w:t xml:space="preserve">the shift in interactivity, social connectivity, and user generated content </w:t>
      </w:r>
      <w:r w:rsidR="00073E0E" w:rsidRPr="005A2166">
        <w:rPr>
          <w:rFonts w:ascii="Candara Light" w:hAnsi="Candara Light"/>
          <w:sz w:val="20"/>
          <w:szCs w:val="20"/>
        </w:rPr>
        <w:t>offered through dynamic web applications</w:t>
      </w:r>
      <w:r w:rsidR="00D84E29" w:rsidRPr="005A2166">
        <w:rPr>
          <w:rFonts w:ascii="Candara Light" w:hAnsi="Candara Light"/>
          <w:sz w:val="20"/>
          <w:szCs w:val="20"/>
        </w:rPr>
        <w:t xml:space="preserve">. </w:t>
      </w:r>
      <w:r w:rsidR="00C9345B" w:rsidRPr="005A2166">
        <w:rPr>
          <w:rFonts w:ascii="Candara Light" w:hAnsi="Candara Light"/>
          <w:sz w:val="20"/>
          <w:szCs w:val="20"/>
        </w:rPr>
        <w:t xml:space="preserve">This </w:t>
      </w:r>
      <w:r w:rsidR="00135AD2" w:rsidRPr="005A2166">
        <w:rPr>
          <w:rFonts w:ascii="Candara Light" w:hAnsi="Candara Light"/>
          <w:sz w:val="20"/>
          <w:szCs w:val="20"/>
        </w:rPr>
        <w:t xml:space="preserve">means that nowadays </w:t>
      </w:r>
      <w:r w:rsidR="00B94AC4" w:rsidRPr="005A2166">
        <w:rPr>
          <w:rFonts w:ascii="Candara Light" w:hAnsi="Candara Light"/>
          <w:sz w:val="20"/>
          <w:szCs w:val="20"/>
        </w:rPr>
        <w:t>user-generated content can be share</w:t>
      </w:r>
      <w:r w:rsidR="003E558E" w:rsidRPr="005A2166">
        <w:rPr>
          <w:rFonts w:ascii="Candara Light" w:hAnsi="Candara Light"/>
          <w:sz w:val="20"/>
          <w:szCs w:val="20"/>
        </w:rPr>
        <w:t>d</w:t>
      </w:r>
      <w:r w:rsidR="00B94AC4" w:rsidRPr="005A2166">
        <w:rPr>
          <w:rFonts w:ascii="Candara Light" w:hAnsi="Candara Light"/>
          <w:sz w:val="20"/>
          <w:szCs w:val="20"/>
        </w:rPr>
        <w:t xml:space="preserve"> and viewed by millions of people in an instant</w:t>
      </w:r>
      <w:r w:rsidR="00152F3D" w:rsidRPr="005A2166">
        <w:rPr>
          <w:rFonts w:ascii="Candara Light" w:hAnsi="Candara Light"/>
          <w:sz w:val="20"/>
          <w:szCs w:val="20"/>
        </w:rPr>
        <w:t>.</w:t>
      </w:r>
    </w:p>
    <w:p w14:paraId="4686DC75" w14:textId="59779680" w:rsidR="00E76AF1" w:rsidRPr="005A2166" w:rsidRDefault="00BA1C3F" w:rsidP="00B56E14">
      <w:pPr>
        <w:rPr>
          <w:rFonts w:ascii="Candara Light" w:hAnsi="Candara Light"/>
          <w:sz w:val="20"/>
          <w:szCs w:val="20"/>
        </w:rPr>
      </w:pPr>
      <w:r w:rsidRPr="005A2166">
        <w:rPr>
          <w:rFonts w:ascii="Candara Light" w:hAnsi="Candara Light"/>
          <w:sz w:val="20"/>
          <w:szCs w:val="20"/>
        </w:rPr>
        <w:t>The innovation</w:t>
      </w:r>
      <w:r w:rsidR="00D623D6" w:rsidRPr="005A2166">
        <w:rPr>
          <w:rFonts w:ascii="Candara Light" w:hAnsi="Candara Light"/>
          <w:sz w:val="20"/>
          <w:szCs w:val="20"/>
        </w:rPr>
        <w:t>s</w:t>
      </w:r>
      <w:r w:rsidRPr="005A2166">
        <w:rPr>
          <w:rFonts w:ascii="Candara Light" w:hAnsi="Candara Light"/>
          <w:sz w:val="20"/>
          <w:szCs w:val="20"/>
        </w:rPr>
        <w:t xml:space="preserve"> </w:t>
      </w:r>
      <w:r w:rsidR="0000605A" w:rsidRPr="005A2166">
        <w:rPr>
          <w:rFonts w:ascii="Candara Light" w:hAnsi="Candara Light"/>
          <w:sz w:val="20"/>
          <w:szCs w:val="20"/>
        </w:rPr>
        <w:t xml:space="preserve">of </w:t>
      </w:r>
      <w:r w:rsidRPr="005A2166">
        <w:rPr>
          <w:rFonts w:ascii="Candara Light" w:hAnsi="Candara Light"/>
          <w:sz w:val="20"/>
          <w:szCs w:val="20"/>
        </w:rPr>
        <w:t xml:space="preserve">Web 2.0 </w:t>
      </w:r>
      <w:r w:rsidR="0000605A" w:rsidRPr="005A2166">
        <w:rPr>
          <w:rFonts w:ascii="Candara Light" w:hAnsi="Candara Light"/>
          <w:sz w:val="20"/>
          <w:szCs w:val="20"/>
        </w:rPr>
        <w:t xml:space="preserve">have </w:t>
      </w:r>
      <w:r w:rsidRPr="005A2166">
        <w:rPr>
          <w:rFonts w:ascii="Candara Light" w:hAnsi="Candara Light"/>
          <w:sz w:val="20"/>
          <w:szCs w:val="20"/>
        </w:rPr>
        <w:t>also drive</w:t>
      </w:r>
      <w:r w:rsidR="003E558E" w:rsidRPr="005A2166">
        <w:rPr>
          <w:rFonts w:ascii="Candara Light" w:hAnsi="Candara Light"/>
          <w:sz w:val="20"/>
          <w:szCs w:val="20"/>
        </w:rPr>
        <w:t>n</w:t>
      </w:r>
      <w:r w:rsidRPr="005A2166">
        <w:rPr>
          <w:rFonts w:ascii="Candara Light" w:hAnsi="Candara Light"/>
          <w:sz w:val="20"/>
          <w:szCs w:val="20"/>
        </w:rPr>
        <w:t xml:space="preserve"> the growth for mobile internet access and social networks.</w:t>
      </w:r>
      <w:r w:rsidR="00E851F4" w:rsidRPr="005A2166">
        <w:rPr>
          <w:rFonts w:ascii="Candara Light" w:hAnsi="Candara Light"/>
          <w:sz w:val="20"/>
          <w:szCs w:val="20"/>
        </w:rPr>
        <w:t xml:space="preserve"> </w:t>
      </w:r>
      <w:r w:rsidR="00373DAF" w:rsidRPr="005A2166">
        <w:rPr>
          <w:rFonts w:ascii="Candara Light" w:hAnsi="Candara Light"/>
          <w:sz w:val="20"/>
          <w:szCs w:val="20"/>
        </w:rPr>
        <w:t>This development</w:t>
      </w:r>
      <w:r w:rsidR="00E851F4" w:rsidRPr="005A2166">
        <w:rPr>
          <w:rFonts w:ascii="Candara Light" w:hAnsi="Candara Light"/>
          <w:sz w:val="20"/>
          <w:szCs w:val="20"/>
        </w:rPr>
        <w:t xml:space="preserve"> </w:t>
      </w:r>
      <w:r w:rsidR="00073D5C" w:rsidRPr="005A2166">
        <w:rPr>
          <w:rFonts w:ascii="Candara Light" w:hAnsi="Candara Light"/>
          <w:sz w:val="20"/>
          <w:szCs w:val="20"/>
        </w:rPr>
        <w:t xml:space="preserve">has </w:t>
      </w:r>
      <w:r w:rsidR="0012283C" w:rsidRPr="005A2166">
        <w:rPr>
          <w:rFonts w:ascii="Candara Light" w:hAnsi="Candara Light"/>
          <w:sz w:val="20"/>
          <w:szCs w:val="20"/>
        </w:rPr>
        <w:t xml:space="preserve">greatly </w:t>
      </w:r>
      <w:r w:rsidR="009306D4" w:rsidRPr="005A2166">
        <w:rPr>
          <w:rFonts w:ascii="Candara Light" w:hAnsi="Candara Light"/>
          <w:sz w:val="20"/>
          <w:szCs w:val="20"/>
        </w:rPr>
        <w:t>expanded</w:t>
      </w:r>
      <w:r w:rsidR="0012283C" w:rsidRPr="005A2166">
        <w:rPr>
          <w:rFonts w:ascii="Candara Light" w:hAnsi="Candara Light"/>
          <w:sz w:val="20"/>
          <w:szCs w:val="20"/>
        </w:rPr>
        <w:t xml:space="preserve"> online interactivity and </w:t>
      </w:r>
      <w:r w:rsidR="00587088" w:rsidRPr="005A2166">
        <w:rPr>
          <w:rFonts w:ascii="Candara Light" w:hAnsi="Candara Light"/>
          <w:sz w:val="20"/>
          <w:szCs w:val="20"/>
        </w:rPr>
        <w:t>enabled</w:t>
      </w:r>
      <w:r w:rsidR="0012200C" w:rsidRPr="005A2166">
        <w:rPr>
          <w:rFonts w:ascii="Candara Light" w:hAnsi="Candara Light"/>
          <w:sz w:val="20"/>
          <w:szCs w:val="20"/>
        </w:rPr>
        <w:t xml:space="preserve"> </w:t>
      </w:r>
      <w:r w:rsidR="00DC4194" w:rsidRPr="005A2166">
        <w:rPr>
          <w:rFonts w:ascii="Candara Light" w:hAnsi="Candara Light"/>
          <w:sz w:val="20"/>
          <w:szCs w:val="20"/>
        </w:rPr>
        <w:t xml:space="preserve">Web 2.0-centric companies </w:t>
      </w:r>
      <w:r w:rsidR="00A72AA3" w:rsidRPr="005A2166">
        <w:rPr>
          <w:rFonts w:ascii="Candara Light" w:hAnsi="Candara Light"/>
          <w:sz w:val="20"/>
          <w:szCs w:val="20"/>
        </w:rPr>
        <w:t xml:space="preserve">such as Apple, </w:t>
      </w:r>
      <w:r w:rsidR="008F53FF" w:rsidRPr="005A2166">
        <w:rPr>
          <w:rFonts w:ascii="Candara Light" w:hAnsi="Candara Light"/>
          <w:sz w:val="20"/>
          <w:szCs w:val="20"/>
        </w:rPr>
        <w:t xml:space="preserve">Amazon, Google, Facebook, and </w:t>
      </w:r>
      <w:r w:rsidR="00E76AF1" w:rsidRPr="005A2166">
        <w:rPr>
          <w:rFonts w:ascii="Candara Light" w:hAnsi="Candara Light"/>
          <w:sz w:val="20"/>
          <w:szCs w:val="20"/>
        </w:rPr>
        <w:t>Netflix (</w:t>
      </w:r>
      <w:r w:rsidR="004670E9" w:rsidRPr="005A2166">
        <w:rPr>
          <w:rFonts w:ascii="Candara Light" w:hAnsi="Candara Light"/>
          <w:sz w:val="20"/>
          <w:szCs w:val="20"/>
        </w:rPr>
        <w:t>AKA FANNG)</w:t>
      </w:r>
      <w:r w:rsidR="008D14AE" w:rsidRPr="005A2166">
        <w:rPr>
          <w:rFonts w:ascii="Candara Light" w:hAnsi="Candara Light"/>
          <w:sz w:val="20"/>
          <w:szCs w:val="20"/>
        </w:rPr>
        <w:t>,</w:t>
      </w:r>
      <w:r w:rsidR="008D7FEF" w:rsidRPr="005A2166">
        <w:rPr>
          <w:rFonts w:ascii="Candara Light" w:hAnsi="Candara Light"/>
          <w:sz w:val="20"/>
          <w:szCs w:val="20"/>
        </w:rPr>
        <w:t xml:space="preserve"> </w:t>
      </w:r>
      <w:r w:rsidR="005550D9" w:rsidRPr="005A2166">
        <w:rPr>
          <w:rFonts w:ascii="Candara Light" w:hAnsi="Candara Light"/>
          <w:sz w:val="20"/>
          <w:szCs w:val="20"/>
        </w:rPr>
        <w:t>to gr</w:t>
      </w:r>
      <w:r w:rsidR="00306BAD" w:rsidRPr="005A2166">
        <w:rPr>
          <w:rFonts w:ascii="Candara Light" w:hAnsi="Candara Light"/>
          <w:sz w:val="20"/>
          <w:szCs w:val="20"/>
        </w:rPr>
        <w:t xml:space="preserve">ow </w:t>
      </w:r>
      <w:r w:rsidR="00272D36" w:rsidRPr="005A2166">
        <w:rPr>
          <w:rFonts w:ascii="Candara Light" w:hAnsi="Candara Light"/>
          <w:sz w:val="20"/>
          <w:szCs w:val="20"/>
        </w:rPr>
        <w:t>into some of the largest companies in the world by market capitalization.</w:t>
      </w:r>
    </w:p>
    <w:p w14:paraId="2D30DA9D" w14:textId="101AAB3D" w:rsidR="00E76AF1" w:rsidRPr="00C60515" w:rsidRDefault="00E76AF1" w:rsidP="00E76AF1">
      <w:pPr>
        <w:pStyle w:val="Heading2"/>
      </w:pPr>
      <w:bookmarkStart w:id="56" w:name="_Toc109659283"/>
      <w:r>
        <w:t>Web 3.0</w:t>
      </w:r>
      <w:bookmarkEnd w:id="56"/>
    </w:p>
    <w:p w14:paraId="364C6E51" w14:textId="1F95B93F" w:rsidR="00E76AF1" w:rsidRDefault="005171F5" w:rsidP="00B56E14">
      <w:pPr>
        <w:rPr>
          <w:rFonts w:ascii="Candara Light" w:hAnsi="Candara Light"/>
        </w:rPr>
      </w:pPr>
      <w:r>
        <w:rPr>
          <w:rFonts w:ascii="Candara Light" w:hAnsi="Candara Light"/>
        </w:rPr>
        <w:t>Web 3.0 represent</w:t>
      </w:r>
      <w:r w:rsidR="00F764FE">
        <w:rPr>
          <w:rFonts w:ascii="Candara Light" w:hAnsi="Candara Light"/>
        </w:rPr>
        <w:t>s</w:t>
      </w:r>
      <w:r>
        <w:rPr>
          <w:rFonts w:ascii="Candara Light" w:hAnsi="Candara Light"/>
        </w:rPr>
        <w:t xml:space="preserve"> the next evolution </w:t>
      </w:r>
      <w:r w:rsidR="00243063">
        <w:rPr>
          <w:rFonts w:ascii="Candara Light" w:hAnsi="Candara Light"/>
        </w:rPr>
        <w:t>of internet that build</w:t>
      </w:r>
      <w:r w:rsidR="00145523">
        <w:rPr>
          <w:rFonts w:ascii="Candara Light" w:hAnsi="Candara Light"/>
        </w:rPr>
        <w:t>s</w:t>
      </w:r>
      <w:r w:rsidR="00243063">
        <w:rPr>
          <w:rFonts w:ascii="Candara Light" w:hAnsi="Candara Light"/>
        </w:rPr>
        <w:t xml:space="preserve"> upon the core </w:t>
      </w:r>
      <w:r w:rsidR="006E0E03">
        <w:rPr>
          <w:rFonts w:ascii="Candara Light" w:hAnsi="Candara Light"/>
        </w:rPr>
        <w:t>concept</w:t>
      </w:r>
      <w:r w:rsidR="00145523">
        <w:rPr>
          <w:rFonts w:ascii="Candara Light" w:hAnsi="Candara Light"/>
        </w:rPr>
        <w:t>s</w:t>
      </w:r>
      <w:r w:rsidR="006E0E03">
        <w:rPr>
          <w:rFonts w:ascii="Candara Light" w:hAnsi="Candara Light"/>
        </w:rPr>
        <w:t xml:space="preserve"> of decentralization, openness, and greater user utility.</w:t>
      </w:r>
      <w:r w:rsidR="007E7CD1">
        <w:rPr>
          <w:rFonts w:ascii="Candara Light" w:hAnsi="Candara Light"/>
        </w:rPr>
        <w:t xml:space="preserve"> Web 3.0 focuses on 2 main feature</w:t>
      </w:r>
      <w:r w:rsidR="00931CAC">
        <w:rPr>
          <w:rFonts w:ascii="Candara Light" w:hAnsi="Candara Light"/>
        </w:rPr>
        <w:t>s</w:t>
      </w:r>
      <w:r w:rsidR="007E7CD1">
        <w:rPr>
          <w:rFonts w:ascii="Candara Light" w:hAnsi="Candara Light"/>
        </w:rPr>
        <w:t>:</w:t>
      </w:r>
    </w:p>
    <w:p w14:paraId="18653769" w14:textId="225770D0" w:rsidR="007E7CD1" w:rsidRDefault="007E7CD1" w:rsidP="00931CAC">
      <w:pPr>
        <w:pStyle w:val="ListParagraph"/>
        <w:numPr>
          <w:ilvl w:val="0"/>
          <w:numId w:val="13"/>
        </w:numPr>
        <w:rPr>
          <w:rFonts w:ascii="Candara Light" w:hAnsi="Candara Light"/>
        </w:rPr>
      </w:pPr>
      <w:r w:rsidRPr="008243E3">
        <w:rPr>
          <w:rFonts w:ascii="Candara Light" w:hAnsi="Candara Light"/>
          <w:b/>
          <w:bCs/>
        </w:rPr>
        <w:t>Decentralization</w:t>
      </w:r>
      <w:r>
        <w:rPr>
          <w:rFonts w:ascii="Candara Light" w:hAnsi="Candara Light"/>
        </w:rPr>
        <w:t xml:space="preserve">: </w:t>
      </w:r>
      <w:r w:rsidR="001F0FA1">
        <w:rPr>
          <w:rFonts w:ascii="Candara Light" w:hAnsi="Candara Light"/>
        </w:rPr>
        <w:t xml:space="preserve">create a platform where </w:t>
      </w:r>
      <w:r w:rsidR="00273E00">
        <w:rPr>
          <w:rFonts w:ascii="Candara Light" w:hAnsi="Candara Light"/>
        </w:rPr>
        <w:t xml:space="preserve">posting data becomes permissionless, and there is no central node to censor or </w:t>
      </w:r>
      <w:r w:rsidR="00B2781E">
        <w:rPr>
          <w:rFonts w:ascii="Candara Light" w:hAnsi="Candara Light"/>
        </w:rPr>
        <w:t>survey</w:t>
      </w:r>
      <w:r w:rsidR="00E650A0">
        <w:rPr>
          <w:rFonts w:ascii="Candara Light" w:hAnsi="Candara Light"/>
        </w:rPr>
        <w:t xml:space="preserve"> information</w:t>
      </w:r>
      <w:r w:rsidR="00AB1359">
        <w:rPr>
          <w:rFonts w:ascii="Candara Light" w:hAnsi="Candara Light"/>
        </w:rPr>
        <w:t>.</w:t>
      </w:r>
    </w:p>
    <w:p w14:paraId="2B8B8C38" w14:textId="7C760831" w:rsidR="00AB1359" w:rsidRDefault="00F265E7" w:rsidP="00931CAC">
      <w:pPr>
        <w:pStyle w:val="ListParagraph"/>
        <w:numPr>
          <w:ilvl w:val="0"/>
          <w:numId w:val="13"/>
        </w:numPr>
        <w:rPr>
          <w:rFonts w:ascii="Candara Light" w:hAnsi="Candara Light"/>
        </w:rPr>
      </w:pPr>
      <w:r w:rsidRPr="008243E3">
        <w:rPr>
          <w:rFonts w:ascii="Candara Light" w:hAnsi="Candara Light"/>
          <w:b/>
          <w:bCs/>
        </w:rPr>
        <w:t>Bottom</w:t>
      </w:r>
      <w:r w:rsidR="00AB1359" w:rsidRPr="008243E3">
        <w:rPr>
          <w:rFonts w:ascii="Candara Light" w:hAnsi="Candara Light"/>
          <w:b/>
          <w:bCs/>
        </w:rPr>
        <w:t>-up Design</w:t>
      </w:r>
      <w:r w:rsidR="00AB1359">
        <w:rPr>
          <w:rFonts w:ascii="Candara Light" w:hAnsi="Candara Light"/>
        </w:rPr>
        <w:t xml:space="preserve">: </w:t>
      </w:r>
      <w:r>
        <w:rPr>
          <w:rFonts w:ascii="Candara Light" w:hAnsi="Candara Light"/>
        </w:rPr>
        <w:t xml:space="preserve">Instead of code written to </w:t>
      </w:r>
      <w:r w:rsidR="0043338C">
        <w:rPr>
          <w:rFonts w:ascii="Candara Light" w:hAnsi="Candara Light"/>
        </w:rPr>
        <w:t xml:space="preserve">output data that is used by small number of experts, </w:t>
      </w:r>
      <w:r w:rsidR="001A7E35">
        <w:rPr>
          <w:rFonts w:ascii="Candara Light" w:hAnsi="Candara Light"/>
        </w:rPr>
        <w:t xml:space="preserve">a bottom-up </w:t>
      </w:r>
      <w:r w:rsidR="001A7E35">
        <w:rPr>
          <w:rFonts w:ascii="Candara Light" w:hAnsi="Candara Light"/>
        </w:rPr>
        <w:t xml:space="preserve">design is used to </w:t>
      </w:r>
      <w:r w:rsidR="00F62F0B">
        <w:rPr>
          <w:rFonts w:ascii="Candara Light" w:hAnsi="Candara Light"/>
        </w:rPr>
        <w:t xml:space="preserve">make </w:t>
      </w:r>
      <w:r w:rsidR="00411D32">
        <w:rPr>
          <w:rFonts w:ascii="Candara Light" w:hAnsi="Candara Light"/>
        </w:rPr>
        <w:t>individual user</w:t>
      </w:r>
      <w:r w:rsidR="00F0403A">
        <w:rPr>
          <w:rFonts w:ascii="Candara Light" w:hAnsi="Candara Light"/>
        </w:rPr>
        <w:t>s</w:t>
      </w:r>
      <w:r w:rsidR="00F62F0B">
        <w:rPr>
          <w:rFonts w:ascii="Candara Light" w:hAnsi="Candara Light"/>
        </w:rPr>
        <w:t xml:space="preserve"> </w:t>
      </w:r>
      <w:r w:rsidR="00972BE8">
        <w:rPr>
          <w:rFonts w:ascii="Candara Light" w:hAnsi="Candara Light"/>
        </w:rPr>
        <w:t xml:space="preserve">participate and </w:t>
      </w:r>
      <w:r w:rsidR="00B65CFA">
        <w:rPr>
          <w:rFonts w:ascii="Candara Light" w:hAnsi="Candara Light"/>
        </w:rPr>
        <w:t>experiment</w:t>
      </w:r>
      <w:r w:rsidR="00983B46">
        <w:rPr>
          <w:rFonts w:ascii="Candara Light" w:hAnsi="Candara Light"/>
        </w:rPr>
        <w:t xml:space="preserve"> </w:t>
      </w:r>
      <w:r w:rsidR="00AC063D">
        <w:rPr>
          <w:rFonts w:ascii="Candara Light" w:hAnsi="Candara Light"/>
        </w:rPr>
        <w:t xml:space="preserve">with </w:t>
      </w:r>
      <w:r w:rsidR="00983B46">
        <w:rPr>
          <w:rFonts w:ascii="Candara Light" w:hAnsi="Candara Light"/>
        </w:rPr>
        <w:t>the code</w:t>
      </w:r>
      <w:r w:rsidR="00ED7494">
        <w:rPr>
          <w:rFonts w:ascii="Candara Light" w:hAnsi="Candara Light"/>
        </w:rPr>
        <w:t xml:space="preserve">, while also </w:t>
      </w:r>
      <w:r w:rsidR="00421671">
        <w:rPr>
          <w:rFonts w:ascii="Candara Light" w:hAnsi="Candara Light"/>
        </w:rPr>
        <w:t xml:space="preserve">creating </w:t>
      </w:r>
      <w:r w:rsidR="00ED7494">
        <w:rPr>
          <w:rFonts w:ascii="Candara Light" w:hAnsi="Candara Light"/>
        </w:rPr>
        <w:t xml:space="preserve">a semantic web to make </w:t>
      </w:r>
      <w:r w:rsidR="00955A4C">
        <w:rPr>
          <w:rFonts w:ascii="Candara Light" w:hAnsi="Candara Light"/>
        </w:rPr>
        <w:t>internet data machine readable.</w:t>
      </w:r>
    </w:p>
    <w:p w14:paraId="61C86CD3" w14:textId="0CF1E8A7" w:rsidR="002E6281" w:rsidRDefault="002E6281" w:rsidP="002E6281">
      <w:pPr>
        <w:rPr>
          <w:rFonts w:ascii="Candara Light" w:hAnsi="Candara Light"/>
        </w:rPr>
      </w:pPr>
      <w:r>
        <w:rPr>
          <w:rFonts w:ascii="Candara Light" w:hAnsi="Candara Light"/>
        </w:rPr>
        <w:t xml:space="preserve">However, many web </w:t>
      </w:r>
      <w:r w:rsidR="000B33C2">
        <w:rPr>
          <w:rFonts w:ascii="Candara Light" w:hAnsi="Candara Light"/>
        </w:rPr>
        <w:t>applications</w:t>
      </w:r>
      <w:r>
        <w:rPr>
          <w:rFonts w:ascii="Candara Light" w:hAnsi="Candara Light"/>
        </w:rPr>
        <w:t xml:space="preserve"> still need </w:t>
      </w:r>
      <w:r w:rsidR="00C10962">
        <w:rPr>
          <w:rFonts w:ascii="Candara Light" w:hAnsi="Candara Light"/>
        </w:rPr>
        <w:t xml:space="preserve">restriction and censorship, and it is very expensive and </w:t>
      </w:r>
      <w:r w:rsidR="00B55E7A">
        <w:rPr>
          <w:rFonts w:ascii="Candara Light" w:hAnsi="Candara Light"/>
        </w:rPr>
        <w:t>monumentally difficult to convert human language to machine readable language</w:t>
      </w:r>
      <w:r w:rsidR="008A2B62">
        <w:rPr>
          <w:rFonts w:ascii="Candara Light" w:hAnsi="Candara Light"/>
        </w:rPr>
        <w:t xml:space="preserve"> with its different purpose and variation</w:t>
      </w:r>
      <w:r w:rsidR="00E61839">
        <w:rPr>
          <w:rFonts w:ascii="Candara Light" w:hAnsi="Candara Light"/>
        </w:rPr>
        <w:t xml:space="preserve">. </w:t>
      </w:r>
      <w:r w:rsidR="00874F90">
        <w:rPr>
          <w:rFonts w:ascii="Candara Light" w:hAnsi="Candara Light"/>
        </w:rPr>
        <w:t xml:space="preserve">In addition, </w:t>
      </w:r>
      <w:r w:rsidR="00DE54EF">
        <w:rPr>
          <w:rFonts w:ascii="Candara Light" w:hAnsi="Candara Light"/>
        </w:rPr>
        <w:t>Web</w:t>
      </w:r>
      <w:r w:rsidR="007E193D">
        <w:rPr>
          <w:rFonts w:ascii="Candara Light" w:hAnsi="Candara Light"/>
        </w:rPr>
        <w:t xml:space="preserve"> 3.0</w:t>
      </w:r>
      <w:r w:rsidR="006F0BF7">
        <w:rPr>
          <w:rFonts w:ascii="Candara Light" w:hAnsi="Candara Light"/>
        </w:rPr>
        <w:t xml:space="preserve"> will </w:t>
      </w:r>
      <w:r w:rsidR="00934037">
        <w:rPr>
          <w:rFonts w:ascii="Candara Light" w:hAnsi="Candara Light"/>
        </w:rPr>
        <w:t>require the r</w:t>
      </w:r>
      <w:r w:rsidR="006E0660">
        <w:rPr>
          <w:rFonts w:ascii="Candara Light" w:hAnsi="Candara Light"/>
        </w:rPr>
        <w:t xml:space="preserve">einvention </w:t>
      </w:r>
      <w:r w:rsidR="00C723C4">
        <w:rPr>
          <w:rFonts w:ascii="Candara Light" w:hAnsi="Candara Light"/>
        </w:rPr>
        <w:t>of the way we store</w:t>
      </w:r>
      <w:r w:rsidR="003E218B">
        <w:rPr>
          <w:rFonts w:ascii="Candara Light" w:hAnsi="Candara Light"/>
        </w:rPr>
        <w:t xml:space="preserve"> data over </w:t>
      </w:r>
      <w:r w:rsidR="00D40E12">
        <w:rPr>
          <w:rFonts w:ascii="Candara Light" w:hAnsi="Candara Light"/>
        </w:rPr>
        <w:t>the internet</w:t>
      </w:r>
      <w:r w:rsidR="007033ED">
        <w:rPr>
          <w:rFonts w:ascii="Candara Light" w:hAnsi="Candara Light"/>
        </w:rPr>
        <w:t xml:space="preserve"> in order to provide </w:t>
      </w:r>
      <w:r w:rsidR="003360F0">
        <w:rPr>
          <w:rFonts w:ascii="Candara Light" w:hAnsi="Candara Light"/>
        </w:rPr>
        <w:t>a</w:t>
      </w:r>
      <w:r w:rsidR="007033ED">
        <w:rPr>
          <w:rFonts w:ascii="Candara Light" w:hAnsi="Candara Light"/>
        </w:rPr>
        <w:t xml:space="preserve"> universal layer.</w:t>
      </w:r>
      <w:r w:rsidR="003360F0">
        <w:rPr>
          <w:rFonts w:ascii="Candara Light" w:hAnsi="Candara Light"/>
        </w:rPr>
        <w:t xml:space="preserve"> </w:t>
      </w:r>
      <w:del w:id="57" w:author="Laskovy, Andrew M" w:date="2022-08-23T13:12:00Z">
        <w:r w:rsidR="00E61839" w:rsidDel="00874F90">
          <w:rPr>
            <w:rFonts w:ascii="Candara Light" w:hAnsi="Candara Light"/>
          </w:rPr>
          <w:delText xml:space="preserve"> </w:delText>
        </w:r>
      </w:del>
      <w:r w:rsidR="004777BC">
        <w:rPr>
          <w:rFonts w:ascii="Candara Light" w:hAnsi="Candara Light"/>
        </w:rPr>
        <w:t>For th</w:t>
      </w:r>
      <w:r w:rsidR="00441708">
        <w:rPr>
          <w:rFonts w:ascii="Candara Light" w:hAnsi="Candara Light"/>
        </w:rPr>
        <w:t>ese</w:t>
      </w:r>
      <w:r w:rsidR="004777BC">
        <w:rPr>
          <w:rFonts w:ascii="Candara Light" w:hAnsi="Candara Light"/>
        </w:rPr>
        <w:t xml:space="preserve"> reason</w:t>
      </w:r>
      <w:r w:rsidR="00441708">
        <w:rPr>
          <w:rFonts w:ascii="Candara Light" w:hAnsi="Candara Light"/>
        </w:rPr>
        <w:t>s</w:t>
      </w:r>
      <w:r w:rsidR="00541410">
        <w:rPr>
          <w:rFonts w:ascii="Candara Light" w:hAnsi="Candara Light"/>
        </w:rPr>
        <w:t xml:space="preserve"> block</w:t>
      </w:r>
      <w:r w:rsidR="00961ED4">
        <w:rPr>
          <w:rFonts w:ascii="Candara Light" w:hAnsi="Candara Light"/>
        </w:rPr>
        <w:t>chain</w:t>
      </w:r>
      <w:r w:rsidR="002F2C9E">
        <w:rPr>
          <w:rFonts w:ascii="Candara Light" w:hAnsi="Candara Light"/>
        </w:rPr>
        <w:t>, along with artificial intelligence and machine learning, are</w:t>
      </w:r>
      <w:r w:rsidR="00961ED4">
        <w:rPr>
          <w:rFonts w:ascii="Candara Light" w:hAnsi="Candara Light"/>
        </w:rPr>
        <w:t xml:space="preserve"> </w:t>
      </w:r>
      <w:r w:rsidR="00EE5D96">
        <w:rPr>
          <w:rFonts w:ascii="Candara Light" w:hAnsi="Candara Light"/>
        </w:rPr>
        <w:t xml:space="preserve">viewed as </w:t>
      </w:r>
      <w:r w:rsidR="00C611F3">
        <w:rPr>
          <w:rFonts w:ascii="Candara Light" w:hAnsi="Candara Light"/>
        </w:rPr>
        <w:t xml:space="preserve">key areas </w:t>
      </w:r>
      <w:r w:rsidR="005E38F7">
        <w:rPr>
          <w:rFonts w:ascii="Candara Light" w:hAnsi="Candara Light"/>
        </w:rPr>
        <w:t xml:space="preserve">of </w:t>
      </w:r>
      <w:r w:rsidR="00C611F3">
        <w:rPr>
          <w:rFonts w:ascii="Candara Light" w:hAnsi="Candara Light"/>
        </w:rPr>
        <w:t xml:space="preserve">technological innovation </w:t>
      </w:r>
      <w:r w:rsidR="00EE5D96">
        <w:rPr>
          <w:rFonts w:ascii="Candara Light" w:hAnsi="Candara Light"/>
        </w:rPr>
        <w:t xml:space="preserve">necessary to </w:t>
      </w:r>
      <w:r w:rsidR="00711BA1">
        <w:rPr>
          <w:rFonts w:ascii="Candara Light" w:hAnsi="Candara Light"/>
        </w:rPr>
        <w:t>enable the Web 3.0 evolution</w:t>
      </w:r>
      <w:r w:rsidR="005A2166">
        <w:rPr>
          <w:rFonts w:ascii="Candara Light" w:hAnsi="Candara Light"/>
        </w:rPr>
        <w:t>.</w:t>
      </w:r>
    </w:p>
    <w:p w14:paraId="41743873" w14:textId="366897FE" w:rsidR="004D2CAC" w:rsidRDefault="004D2CAC" w:rsidP="004D2CAC">
      <w:pPr>
        <w:jc w:val="center"/>
        <w:rPr>
          <w:rFonts w:ascii="Candara Light" w:hAnsi="Candara Light"/>
        </w:rPr>
      </w:pPr>
      <w:r>
        <w:rPr>
          <w:noProof/>
        </w:rPr>
        <w:drawing>
          <wp:inline distT="0" distB="0" distL="0" distR="0" wp14:anchorId="04D3BEA6" wp14:editId="27126AAD">
            <wp:extent cx="3275161" cy="317310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71" b="543"/>
                    <a:stretch/>
                  </pic:blipFill>
                  <pic:spPr bwMode="auto">
                    <a:xfrm>
                      <a:off x="0" y="0"/>
                      <a:ext cx="3336242" cy="3232282"/>
                    </a:xfrm>
                    <a:prstGeom prst="rect">
                      <a:avLst/>
                    </a:prstGeom>
                    <a:ln>
                      <a:noFill/>
                    </a:ln>
                    <a:extLst>
                      <a:ext uri="{53640926-AAD7-44D8-BBD7-CCE9431645EC}">
                        <a14:shadowObscured xmlns:a14="http://schemas.microsoft.com/office/drawing/2010/main"/>
                      </a:ext>
                    </a:extLst>
                  </pic:spPr>
                </pic:pic>
              </a:graphicData>
            </a:graphic>
          </wp:inline>
        </w:drawing>
      </w:r>
    </w:p>
    <w:p w14:paraId="43CB8AEA" w14:textId="6078AEFC" w:rsidR="00631CC7" w:rsidRPr="005C21BB" w:rsidRDefault="00C43C79" w:rsidP="008243E3">
      <w:pPr>
        <w:jc w:val="center"/>
        <w:rPr>
          <w:rFonts w:ascii="Candara Light" w:hAnsi="Candara Light"/>
        </w:rPr>
        <w:sectPr w:rsidR="00631CC7" w:rsidRPr="005C21BB" w:rsidSect="00631CC7">
          <w:type w:val="continuous"/>
          <w:pgSz w:w="12240" w:h="15840"/>
          <w:pgMar w:top="1440" w:right="1440" w:bottom="1440" w:left="1440" w:header="708" w:footer="708" w:gutter="0"/>
          <w:cols w:num="2" w:space="720"/>
          <w:docGrid w:linePitch="360"/>
        </w:sectPr>
      </w:pPr>
      <w:r w:rsidRPr="00244D06">
        <w:rPr>
          <w:rFonts w:ascii="Candara Light" w:hAnsi="Candara Light"/>
          <w:b/>
        </w:rPr>
        <w:t xml:space="preserve">Figure </w:t>
      </w:r>
      <w:r w:rsidR="005A2166">
        <w:rPr>
          <w:rFonts w:ascii="Candara Light" w:hAnsi="Candara Light"/>
          <w:b/>
        </w:rPr>
        <w:t>8</w:t>
      </w:r>
      <w:r>
        <w:rPr>
          <w:rFonts w:ascii="Candara Light" w:hAnsi="Candara Light"/>
        </w:rPr>
        <w:t>: key differences between Web 2.0 and Web 3.</w:t>
      </w:r>
      <w:r w:rsidR="005C21BB">
        <w:rPr>
          <w:rFonts w:ascii="Candara Light" w:hAnsi="Candara Light"/>
        </w:rPr>
        <w:t>0[33]</w:t>
      </w:r>
    </w:p>
    <w:p w14:paraId="4BFFFB12" w14:textId="77777777" w:rsidR="0079497F" w:rsidRPr="008243E3" w:rsidRDefault="0079497F" w:rsidP="008243E3">
      <w:pPr>
        <w:rPr>
          <w:ins w:id="58" w:author="Feng, Eric" w:date="2022-08-22T13:58:00Z"/>
        </w:rPr>
      </w:pPr>
    </w:p>
    <w:p w14:paraId="59E04166" w14:textId="6DD9A4C4" w:rsidR="005055AA" w:rsidRDefault="008C308E" w:rsidP="00011EF0">
      <w:pPr>
        <w:pStyle w:val="Heading2"/>
      </w:pPr>
      <w:r>
        <w:rPr>
          <w:color w:val="FFFFFF" w:themeColor="background1"/>
          <w:shd w:val="clear" w:color="auto" w:fill="4472C4" w:themeFill="accent1"/>
        </w:rPr>
        <w:t xml:space="preserve"> </w:t>
      </w:r>
      <w:bookmarkStart w:id="59" w:name="_Toc109659284"/>
      <w:r w:rsidR="00011EF0">
        <w:rPr>
          <w:color w:val="FFFFFF" w:themeColor="background1"/>
          <w:shd w:val="clear" w:color="auto" w:fill="4472C4" w:themeFill="accent1"/>
        </w:rPr>
        <w:t>3.</w:t>
      </w:r>
      <w:r w:rsidR="00AC40C7">
        <w:rPr>
          <w:color w:val="FFFFFF" w:themeColor="background1"/>
          <w:shd w:val="clear" w:color="auto" w:fill="4472C4" w:themeFill="accent1"/>
        </w:rPr>
        <w:t>2</w:t>
      </w:r>
      <w:r w:rsidR="00011EF0" w:rsidRPr="00674654">
        <w:rPr>
          <w:color w:val="FFFFFF" w:themeColor="background1"/>
          <w:shd w:val="clear" w:color="auto" w:fill="4472C4" w:themeFill="accent1"/>
        </w:rPr>
        <w:t xml:space="preserve">  </w:t>
      </w:r>
      <w:r w:rsidR="00011EF0" w:rsidRPr="00674654">
        <w:rPr>
          <w:color w:val="FFFFFF" w:themeColor="background1"/>
        </w:rPr>
        <w:t xml:space="preserve"> </w:t>
      </w:r>
      <w:r w:rsidR="00AC40C7">
        <w:t>General B</w:t>
      </w:r>
      <w:r w:rsidR="00011EF0">
        <w:t>lockchain Stack</w:t>
      </w:r>
      <w:r w:rsidR="00AC40C7">
        <w:t xml:space="preserve"> Architecture</w:t>
      </w:r>
      <w:bookmarkEnd w:id="59"/>
    </w:p>
    <w:p w14:paraId="74F73807" w14:textId="4B6F1E8A" w:rsidR="0018795E" w:rsidRPr="005B20E8" w:rsidRDefault="008F2DDF" w:rsidP="0018795E">
      <w:pPr>
        <w:rPr>
          <w:rFonts w:ascii="Candara Light" w:hAnsi="Candara Light"/>
        </w:rPr>
      </w:pPr>
      <w:r w:rsidRPr="005B20E8">
        <w:rPr>
          <w:rFonts w:ascii="Candara Light" w:hAnsi="Candara Light"/>
        </w:rPr>
        <w:t xml:space="preserve">In </w:t>
      </w:r>
      <w:r w:rsidR="00816455">
        <w:rPr>
          <w:rFonts w:ascii="Candara Light" w:hAnsi="Candara Light"/>
        </w:rPr>
        <w:t>a</w:t>
      </w:r>
      <w:r w:rsidRPr="005B20E8">
        <w:rPr>
          <w:rFonts w:ascii="Candara Light" w:hAnsi="Candara Light"/>
        </w:rPr>
        <w:t xml:space="preserve"> traditional Web 2.0 </w:t>
      </w:r>
      <w:r w:rsidR="00BC1A19" w:rsidRPr="005B20E8">
        <w:rPr>
          <w:rFonts w:ascii="Candara Light" w:hAnsi="Candara Light"/>
        </w:rPr>
        <w:t xml:space="preserve">application, </w:t>
      </w:r>
      <w:r w:rsidR="00662728" w:rsidRPr="005B20E8">
        <w:rPr>
          <w:rFonts w:ascii="Candara Light" w:hAnsi="Candara Light"/>
        </w:rPr>
        <w:t xml:space="preserve">the user </w:t>
      </w:r>
      <w:r w:rsidR="00F77F51" w:rsidRPr="005B20E8">
        <w:rPr>
          <w:rFonts w:ascii="Candara Light" w:hAnsi="Candara Light"/>
        </w:rPr>
        <w:t>interacts</w:t>
      </w:r>
      <w:r w:rsidR="00662728" w:rsidRPr="005B20E8">
        <w:rPr>
          <w:rFonts w:ascii="Candara Light" w:hAnsi="Candara Light"/>
        </w:rPr>
        <w:t xml:space="preserve"> </w:t>
      </w:r>
      <w:r w:rsidR="00F00E8D" w:rsidRPr="005B20E8">
        <w:rPr>
          <w:rFonts w:ascii="Candara Light" w:hAnsi="Candara Light"/>
        </w:rPr>
        <w:t xml:space="preserve">with </w:t>
      </w:r>
      <w:r w:rsidR="00FA2A14">
        <w:rPr>
          <w:rFonts w:ascii="Candara Light" w:hAnsi="Candara Light"/>
        </w:rPr>
        <w:t xml:space="preserve">the </w:t>
      </w:r>
      <w:r w:rsidR="00F00E8D" w:rsidRPr="005B20E8">
        <w:rPr>
          <w:rFonts w:ascii="Candara Light" w:hAnsi="Candara Light"/>
        </w:rPr>
        <w:t>application</w:t>
      </w:r>
      <w:r w:rsidR="00FA2A14">
        <w:rPr>
          <w:rFonts w:ascii="Candara Light" w:hAnsi="Candara Light"/>
        </w:rPr>
        <w:t>s</w:t>
      </w:r>
      <w:r w:rsidR="00F00E8D" w:rsidRPr="005B20E8">
        <w:rPr>
          <w:rFonts w:ascii="Candara Light" w:hAnsi="Candara Light"/>
        </w:rPr>
        <w:t xml:space="preserve"> frontend via </w:t>
      </w:r>
      <w:r w:rsidR="00FA2A14">
        <w:rPr>
          <w:rFonts w:ascii="Candara Light" w:hAnsi="Candara Light"/>
        </w:rPr>
        <w:t xml:space="preserve">a </w:t>
      </w:r>
      <w:r w:rsidR="00F00E8D" w:rsidRPr="005B20E8">
        <w:rPr>
          <w:rFonts w:ascii="Candara Light" w:hAnsi="Candara Light"/>
        </w:rPr>
        <w:t>browser</w:t>
      </w:r>
      <w:del w:id="60" w:author="Laskovy, Andrew M" w:date="2022-08-23T13:25:00Z">
        <w:r w:rsidR="00F00E8D" w:rsidRPr="005B20E8">
          <w:rPr>
            <w:rFonts w:ascii="Candara Light" w:hAnsi="Candara Light"/>
          </w:rPr>
          <w:delText xml:space="preserve">, </w:delText>
        </w:r>
      </w:del>
      <w:r w:rsidR="00FA2A14">
        <w:rPr>
          <w:rFonts w:ascii="Candara Light" w:hAnsi="Candara Light"/>
        </w:rPr>
        <w:t xml:space="preserve"> while</w:t>
      </w:r>
      <w:r w:rsidR="00FA2A14" w:rsidRPr="005B20E8">
        <w:rPr>
          <w:rFonts w:ascii="Candara Light" w:hAnsi="Candara Light"/>
        </w:rPr>
        <w:t xml:space="preserve"> </w:t>
      </w:r>
      <w:r w:rsidR="000777FE" w:rsidRPr="005B20E8">
        <w:rPr>
          <w:rFonts w:ascii="Candara Light" w:hAnsi="Candara Light"/>
        </w:rPr>
        <w:t xml:space="preserve">the </w:t>
      </w:r>
      <w:r w:rsidR="003B0C35">
        <w:rPr>
          <w:rFonts w:ascii="Candara Light" w:hAnsi="Candara Light"/>
        </w:rPr>
        <w:t>frontend inputs</w:t>
      </w:r>
      <w:r w:rsidR="000777FE" w:rsidRPr="005B20E8">
        <w:rPr>
          <w:rFonts w:ascii="Candara Light" w:hAnsi="Candara Light"/>
        </w:rPr>
        <w:t xml:space="preserve"> </w:t>
      </w:r>
      <w:r w:rsidR="003B0C35" w:rsidRPr="005B20E8">
        <w:rPr>
          <w:rFonts w:ascii="Candara Light" w:hAnsi="Candara Light"/>
        </w:rPr>
        <w:t>translate</w:t>
      </w:r>
      <w:r w:rsidR="000777FE" w:rsidRPr="005B20E8">
        <w:rPr>
          <w:rFonts w:ascii="Candara Light" w:hAnsi="Candara Light"/>
        </w:rPr>
        <w:t xml:space="preserve"> into </w:t>
      </w:r>
      <w:r w:rsidR="003B0C35" w:rsidRPr="005B20E8">
        <w:rPr>
          <w:rFonts w:ascii="Candara Light" w:hAnsi="Candara Light"/>
        </w:rPr>
        <w:t>queries</w:t>
      </w:r>
      <w:r w:rsidR="003B0C35">
        <w:rPr>
          <w:rFonts w:ascii="Candara Light" w:hAnsi="Candara Light"/>
        </w:rPr>
        <w:t xml:space="preserve"> (such as </w:t>
      </w:r>
      <w:proofErr w:type="spellStart"/>
      <w:r w:rsidR="003B0C35">
        <w:rPr>
          <w:rFonts w:ascii="Candara Light" w:hAnsi="Candara Light"/>
        </w:rPr>
        <w:t>json</w:t>
      </w:r>
      <w:proofErr w:type="spellEnd"/>
      <w:r w:rsidR="003B0C35">
        <w:rPr>
          <w:rFonts w:ascii="Candara Light" w:hAnsi="Candara Light"/>
        </w:rPr>
        <w:t>)</w:t>
      </w:r>
      <w:r w:rsidR="000777FE" w:rsidRPr="005B20E8">
        <w:rPr>
          <w:rFonts w:ascii="Candara Light" w:hAnsi="Candara Light"/>
        </w:rPr>
        <w:t xml:space="preserve"> and send to the backend API</w:t>
      </w:r>
      <w:r w:rsidR="00187277" w:rsidRPr="005B20E8">
        <w:rPr>
          <w:rFonts w:ascii="Candara Light" w:hAnsi="Candara Light"/>
        </w:rPr>
        <w:t>s</w:t>
      </w:r>
      <w:r w:rsidR="008C3D89" w:rsidRPr="005B20E8">
        <w:rPr>
          <w:rFonts w:ascii="Candara Light" w:hAnsi="Candara Light"/>
        </w:rPr>
        <w:t xml:space="preserve">. The </w:t>
      </w:r>
      <w:r w:rsidR="008C3D89" w:rsidRPr="005B20E8">
        <w:rPr>
          <w:rFonts w:ascii="Candara Light" w:hAnsi="Candara Light"/>
        </w:rPr>
        <w:lastRenderedPageBreak/>
        <w:t xml:space="preserve">backend </w:t>
      </w:r>
      <w:r w:rsidR="00F77F51" w:rsidRPr="005B20E8">
        <w:rPr>
          <w:rFonts w:ascii="Candara Light" w:hAnsi="Candara Light"/>
        </w:rPr>
        <w:t>performs</w:t>
      </w:r>
      <w:r w:rsidR="008C3D89" w:rsidRPr="005B20E8">
        <w:rPr>
          <w:rFonts w:ascii="Candara Light" w:hAnsi="Candara Light"/>
        </w:rPr>
        <w:t xml:space="preserve"> necessary actions and </w:t>
      </w:r>
      <w:r w:rsidR="00D30E73" w:rsidRPr="005B20E8">
        <w:rPr>
          <w:rFonts w:ascii="Candara Light" w:hAnsi="Candara Light"/>
        </w:rPr>
        <w:t>output</w:t>
      </w:r>
      <w:r w:rsidR="00716C28">
        <w:rPr>
          <w:rFonts w:ascii="Candara Light" w:hAnsi="Candara Light"/>
        </w:rPr>
        <w:t>s</w:t>
      </w:r>
      <w:r w:rsidR="00D30E73" w:rsidRPr="005B20E8">
        <w:rPr>
          <w:rFonts w:ascii="Candara Light" w:hAnsi="Candara Light"/>
        </w:rPr>
        <w:t xml:space="preserve"> response</w:t>
      </w:r>
      <w:r w:rsidR="008B5B7A">
        <w:rPr>
          <w:rFonts w:ascii="Candara Light" w:hAnsi="Candara Light"/>
        </w:rPr>
        <w:t>s</w:t>
      </w:r>
      <w:r w:rsidR="00D30E73" w:rsidRPr="005B20E8">
        <w:rPr>
          <w:rFonts w:ascii="Candara Light" w:hAnsi="Candara Light"/>
        </w:rPr>
        <w:t xml:space="preserve"> to the user while </w:t>
      </w:r>
      <w:r w:rsidR="008B5B7A">
        <w:rPr>
          <w:rFonts w:ascii="Candara Light" w:hAnsi="Candara Light"/>
        </w:rPr>
        <w:t xml:space="preserve">also </w:t>
      </w:r>
      <w:r w:rsidR="008B5B7A" w:rsidRPr="005B20E8">
        <w:rPr>
          <w:rFonts w:ascii="Candara Light" w:hAnsi="Candara Light"/>
        </w:rPr>
        <w:t>stor</w:t>
      </w:r>
      <w:r w:rsidR="008B5B7A">
        <w:rPr>
          <w:rFonts w:ascii="Candara Light" w:hAnsi="Candara Light"/>
        </w:rPr>
        <w:t xml:space="preserve">ing </w:t>
      </w:r>
      <w:r w:rsidR="00D30E73" w:rsidRPr="005B20E8">
        <w:rPr>
          <w:rFonts w:ascii="Candara Light" w:hAnsi="Candara Light"/>
        </w:rPr>
        <w:t>relevant data into database</w:t>
      </w:r>
      <w:r w:rsidR="008B5B7A">
        <w:rPr>
          <w:rFonts w:ascii="Candara Light" w:hAnsi="Candara Light"/>
        </w:rPr>
        <w:t>s</w:t>
      </w:r>
      <w:r w:rsidR="00D30E73" w:rsidRPr="005B20E8">
        <w:rPr>
          <w:rFonts w:ascii="Candara Light" w:hAnsi="Candara Light"/>
        </w:rPr>
        <w:t>.</w:t>
      </w:r>
    </w:p>
    <w:p w14:paraId="613E0B0E" w14:textId="4AA926CE" w:rsidR="00315FAC" w:rsidRPr="005B20E8" w:rsidRDefault="00315FAC" w:rsidP="0018795E">
      <w:pPr>
        <w:rPr>
          <w:rFonts w:ascii="Candara Light" w:hAnsi="Candara Light"/>
        </w:rPr>
      </w:pPr>
      <w:r w:rsidRPr="005B20E8">
        <w:rPr>
          <w:rFonts w:ascii="Candara Light" w:hAnsi="Candara Light"/>
        </w:rPr>
        <w:t>In Web 3.0</w:t>
      </w:r>
      <w:r w:rsidR="00CF7E87" w:rsidRPr="005B20E8">
        <w:rPr>
          <w:rFonts w:ascii="Candara Light" w:hAnsi="Candara Light"/>
        </w:rPr>
        <w:t>,</w:t>
      </w:r>
      <w:r w:rsidR="003B0C35">
        <w:rPr>
          <w:rFonts w:ascii="Candara Light" w:hAnsi="Candara Light"/>
        </w:rPr>
        <w:t xml:space="preserve"> the full stack includes crypto wallet and client-side application as the front end, smart contract as the backend that is deployed on the blockchain network, and a node provider to connect smart contract and the client-side application.</w:t>
      </w:r>
      <w:r w:rsidR="00CF7E87" w:rsidRPr="005B20E8">
        <w:rPr>
          <w:rFonts w:ascii="Candara Light" w:hAnsi="Candara Light"/>
        </w:rPr>
        <w:t xml:space="preserve"> </w:t>
      </w:r>
      <w:r w:rsidR="00560BD6">
        <w:rPr>
          <w:rFonts w:ascii="Candara Light" w:hAnsi="Candara Light"/>
        </w:rPr>
        <w:t>T</w:t>
      </w:r>
      <w:r w:rsidR="00CF7E87" w:rsidRPr="005B20E8">
        <w:rPr>
          <w:rFonts w:ascii="Candara Light" w:hAnsi="Candara Light"/>
        </w:rPr>
        <w:t xml:space="preserve">he frontend </w:t>
      </w:r>
      <w:r w:rsidR="00F42ABA" w:rsidRPr="005B20E8">
        <w:rPr>
          <w:rFonts w:ascii="Candara Light" w:hAnsi="Candara Light"/>
        </w:rPr>
        <w:t>behaves</w:t>
      </w:r>
      <w:r w:rsidR="00CF7E87" w:rsidRPr="005B20E8">
        <w:rPr>
          <w:rFonts w:ascii="Candara Light" w:hAnsi="Candara Light"/>
        </w:rPr>
        <w:t xml:space="preserve"> somewhat the same</w:t>
      </w:r>
      <w:r w:rsidR="003439F6" w:rsidRPr="005B20E8">
        <w:rPr>
          <w:rFonts w:ascii="Candara Light" w:hAnsi="Candara Light"/>
        </w:rPr>
        <w:t xml:space="preserve">, </w:t>
      </w:r>
      <w:r w:rsidR="007F21CE">
        <w:rPr>
          <w:rFonts w:ascii="Candara Light" w:hAnsi="Candara Light"/>
        </w:rPr>
        <w:t>but</w:t>
      </w:r>
      <w:r w:rsidR="003439F6" w:rsidRPr="005B20E8">
        <w:rPr>
          <w:rFonts w:ascii="Candara Light" w:hAnsi="Candara Light"/>
        </w:rPr>
        <w:t xml:space="preserve"> with the added feature </w:t>
      </w:r>
      <w:r w:rsidR="00436E4A">
        <w:rPr>
          <w:rFonts w:ascii="Candara Light" w:hAnsi="Candara Light"/>
        </w:rPr>
        <w:t>of being able to</w:t>
      </w:r>
      <w:r w:rsidR="00436E4A" w:rsidRPr="005B20E8">
        <w:rPr>
          <w:rFonts w:ascii="Candara Light" w:hAnsi="Candara Light"/>
        </w:rPr>
        <w:t xml:space="preserve"> </w:t>
      </w:r>
      <w:r w:rsidR="00ED0148" w:rsidRPr="005B20E8">
        <w:rPr>
          <w:rFonts w:ascii="Candara Light" w:hAnsi="Candara Light"/>
        </w:rPr>
        <w:t>identify the user inside blockchain network</w:t>
      </w:r>
      <w:r w:rsidR="003B0C35">
        <w:rPr>
          <w:rFonts w:ascii="Candara Light" w:hAnsi="Candara Light"/>
        </w:rPr>
        <w:t xml:space="preserve"> by </w:t>
      </w:r>
      <w:r w:rsidR="003B0C35" w:rsidRPr="005B20E8">
        <w:rPr>
          <w:rFonts w:ascii="Candara Light" w:hAnsi="Candara Light"/>
        </w:rPr>
        <w:t>interact</w:t>
      </w:r>
      <w:r w:rsidR="003B0C35">
        <w:rPr>
          <w:rFonts w:ascii="Candara Light" w:hAnsi="Candara Light"/>
        </w:rPr>
        <w:t>ing</w:t>
      </w:r>
      <w:r w:rsidR="003B0C35" w:rsidRPr="005B20E8">
        <w:rPr>
          <w:rFonts w:ascii="Candara Light" w:hAnsi="Candara Light"/>
        </w:rPr>
        <w:t xml:space="preserve"> with crypto wallet</w:t>
      </w:r>
      <w:r w:rsidR="00ED0148" w:rsidRPr="005B20E8">
        <w:rPr>
          <w:rFonts w:ascii="Candara Light" w:hAnsi="Candara Light"/>
        </w:rPr>
        <w:t xml:space="preserve">. </w:t>
      </w:r>
      <w:r w:rsidR="003B0C35">
        <w:rPr>
          <w:rFonts w:ascii="Candara Light" w:hAnsi="Candara Light"/>
        </w:rPr>
        <w:t>Then</w:t>
      </w:r>
      <w:r w:rsidR="00ED5A3B" w:rsidRPr="005B20E8">
        <w:rPr>
          <w:rFonts w:ascii="Candara Light" w:hAnsi="Candara Light"/>
        </w:rPr>
        <w:t xml:space="preserve">, </w:t>
      </w:r>
      <w:r w:rsidR="006D6266" w:rsidRPr="005B20E8">
        <w:rPr>
          <w:rFonts w:ascii="Candara Light" w:hAnsi="Candara Light"/>
        </w:rPr>
        <w:t>node provider is connected to front</w:t>
      </w:r>
      <w:r w:rsidR="00F30BD6" w:rsidRPr="005B20E8">
        <w:rPr>
          <w:rFonts w:ascii="Candara Light" w:hAnsi="Candara Light"/>
        </w:rPr>
        <w:t xml:space="preserve">end that serve as a mean to </w:t>
      </w:r>
      <w:r w:rsidR="00547369" w:rsidRPr="005B20E8">
        <w:rPr>
          <w:rFonts w:ascii="Candara Light" w:hAnsi="Candara Light"/>
        </w:rPr>
        <w:t xml:space="preserve">provide an API key to </w:t>
      </w:r>
      <w:r w:rsidR="002820AB" w:rsidRPr="005B20E8">
        <w:rPr>
          <w:rFonts w:ascii="Candara Light" w:hAnsi="Candara Light"/>
        </w:rPr>
        <w:t xml:space="preserve">connect to the blockchain network. </w:t>
      </w:r>
      <w:r w:rsidR="0060269C" w:rsidRPr="005B20E8">
        <w:rPr>
          <w:rFonts w:ascii="Candara Light" w:hAnsi="Candara Light"/>
        </w:rPr>
        <w:t>It will locate the smart contract that is deployed on the network</w:t>
      </w:r>
      <w:r w:rsidR="00CA2C05" w:rsidRPr="005B20E8">
        <w:rPr>
          <w:rFonts w:ascii="Candara Light" w:hAnsi="Candara Light"/>
        </w:rPr>
        <w:t xml:space="preserve">, where the smart contract is </w:t>
      </w:r>
      <w:r w:rsidR="00345C38" w:rsidRPr="005B20E8">
        <w:rPr>
          <w:rFonts w:ascii="Candara Light" w:hAnsi="Candara Light"/>
        </w:rPr>
        <w:t xml:space="preserve">written in </w:t>
      </w:r>
      <w:r w:rsidR="003957C0" w:rsidRPr="005B20E8">
        <w:rPr>
          <w:rFonts w:ascii="Candara Light" w:hAnsi="Candara Light"/>
        </w:rPr>
        <w:t xml:space="preserve">programming </w:t>
      </w:r>
      <w:r w:rsidR="0071410A" w:rsidRPr="005B20E8">
        <w:rPr>
          <w:rFonts w:ascii="Candara Light" w:hAnsi="Candara Light"/>
        </w:rPr>
        <w:t>languages such as Solidity</w:t>
      </w:r>
      <w:r w:rsidR="00442B7B" w:rsidRPr="005B20E8">
        <w:rPr>
          <w:rFonts w:ascii="Candara Light" w:hAnsi="Candara Light"/>
        </w:rPr>
        <w:t>, and act as a backend API</w:t>
      </w:r>
      <w:r w:rsidR="00117FE2" w:rsidRPr="005B20E8">
        <w:rPr>
          <w:rFonts w:ascii="Candara Light" w:hAnsi="Candara Light"/>
        </w:rPr>
        <w:t xml:space="preserve">. Once </w:t>
      </w:r>
      <w:r w:rsidR="00E253C1" w:rsidRPr="005B20E8">
        <w:rPr>
          <w:rFonts w:ascii="Candara Light" w:hAnsi="Candara Light"/>
        </w:rPr>
        <w:t>transaction</w:t>
      </w:r>
      <w:r w:rsidR="00E833BA" w:rsidRPr="005B20E8">
        <w:rPr>
          <w:rFonts w:ascii="Candara Light" w:hAnsi="Candara Light"/>
        </w:rPr>
        <w:t xml:space="preserve"> </w:t>
      </w:r>
      <w:r w:rsidR="00267C01" w:rsidRPr="005B20E8">
        <w:rPr>
          <w:rFonts w:ascii="Candara Light" w:hAnsi="Candara Light"/>
        </w:rPr>
        <w:t xml:space="preserve">is completed, </w:t>
      </w:r>
      <w:r w:rsidR="009A3A2D" w:rsidRPr="005B20E8">
        <w:rPr>
          <w:rFonts w:ascii="Candara Light" w:hAnsi="Candara Light"/>
        </w:rPr>
        <w:t xml:space="preserve">the transaction detail and state changes </w:t>
      </w:r>
      <w:proofErr w:type="gramStart"/>
      <w:r w:rsidR="0021390B" w:rsidRPr="005B20E8">
        <w:rPr>
          <w:rFonts w:ascii="Candara Light" w:hAnsi="Candara Light"/>
        </w:rPr>
        <w:t>is</w:t>
      </w:r>
      <w:proofErr w:type="gramEnd"/>
      <w:r w:rsidR="0021390B" w:rsidRPr="005B20E8">
        <w:rPr>
          <w:rFonts w:ascii="Candara Light" w:hAnsi="Candara Light"/>
        </w:rPr>
        <w:t xml:space="preserve"> stored on blockchain u</w:t>
      </w:r>
      <w:r w:rsidR="0061769E" w:rsidRPr="005B20E8">
        <w:rPr>
          <w:rFonts w:ascii="Candara Light" w:hAnsi="Candara Light"/>
        </w:rPr>
        <w:t xml:space="preserve">sing </w:t>
      </w:r>
      <w:r w:rsidR="004B7C70" w:rsidRPr="005B20E8">
        <w:rPr>
          <w:rFonts w:ascii="Candara Light" w:hAnsi="Candara Light"/>
        </w:rPr>
        <w:t>cryptographic verifiable method.</w:t>
      </w:r>
      <w:r w:rsidR="0071410A" w:rsidRPr="005B20E8">
        <w:rPr>
          <w:rFonts w:ascii="Candara Light" w:hAnsi="Candara Light"/>
        </w:rPr>
        <w:t xml:space="preserve"> </w:t>
      </w:r>
    </w:p>
    <w:p w14:paraId="44EA7EAD" w14:textId="3A5EFDB1" w:rsidR="005055AA" w:rsidRDefault="00F0539B" w:rsidP="00836FB3">
      <w:pPr>
        <w:jc w:val="center"/>
        <w:rPr>
          <w:rFonts w:ascii="Candara Light" w:hAnsi="Candara Light"/>
        </w:rPr>
      </w:pPr>
      <w:r>
        <w:rPr>
          <w:noProof/>
        </w:rPr>
        <w:drawing>
          <wp:inline distT="0" distB="0" distL="0" distR="0" wp14:anchorId="693753ED" wp14:editId="3571270C">
            <wp:extent cx="4961614" cy="441509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512" cy="4421232"/>
                    </a:xfrm>
                    <a:prstGeom prst="rect">
                      <a:avLst/>
                    </a:prstGeom>
                  </pic:spPr>
                </pic:pic>
              </a:graphicData>
            </a:graphic>
          </wp:inline>
        </w:drawing>
      </w:r>
    </w:p>
    <w:p w14:paraId="5CBB2160" w14:textId="03ACF224" w:rsidR="007210D4" w:rsidRDefault="000A42C3" w:rsidP="00836FB3">
      <w:pPr>
        <w:jc w:val="center"/>
        <w:rPr>
          <w:rFonts w:ascii="Candara Light" w:hAnsi="Candara Light"/>
        </w:rPr>
      </w:pPr>
      <w:r w:rsidRPr="005A2166">
        <w:rPr>
          <w:rFonts w:ascii="Candara Light" w:hAnsi="Candara Light"/>
          <w:b/>
          <w:bCs/>
        </w:rPr>
        <w:t xml:space="preserve">Figure </w:t>
      </w:r>
      <w:r w:rsidR="005A2166" w:rsidRPr="005A2166">
        <w:rPr>
          <w:rFonts w:ascii="Candara Light" w:hAnsi="Candara Light"/>
          <w:b/>
          <w:bCs/>
        </w:rPr>
        <w:t>9</w:t>
      </w:r>
      <w:r>
        <w:rPr>
          <w:rFonts w:ascii="Candara Light" w:hAnsi="Candara Light"/>
        </w:rPr>
        <w:t xml:space="preserve">: </w:t>
      </w:r>
      <w:r w:rsidR="00A225E7">
        <w:rPr>
          <w:rFonts w:ascii="Candara Light" w:hAnsi="Candara Light"/>
        </w:rPr>
        <w:t xml:space="preserve">comparison between </w:t>
      </w:r>
      <w:r w:rsidR="00C56326">
        <w:rPr>
          <w:rFonts w:ascii="Candara Light" w:hAnsi="Candara Light"/>
        </w:rPr>
        <w:t>Web 2.0</w:t>
      </w:r>
      <w:r w:rsidR="00A225E7">
        <w:rPr>
          <w:rFonts w:ascii="Candara Light" w:hAnsi="Candara Light"/>
        </w:rPr>
        <w:t xml:space="preserve"> and 3.0 stack architecture</w:t>
      </w:r>
    </w:p>
    <w:p w14:paraId="61F3C638" w14:textId="15B09E9C" w:rsidR="00D75B2E" w:rsidRDefault="00560BD6" w:rsidP="00D75B2E">
      <w:pPr>
        <w:rPr>
          <w:rFonts w:ascii="Candara Light" w:hAnsi="Candara Light"/>
        </w:rPr>
      </w:pPr>
      <w:r>
        <w:rPr>
          <w:rFonts w:ascii="Candara Light" w:hAnsi="Candara Light"/>
        </w:rPr>
        <w:t xml:space="preserve">Smart contract </w:t>
      </w:r>
      <w:r w:rsidR="005A2166">
        <w:rPr>
          <w:rFonts w:ascii="Candara Light" w:hAnsi="Candara Light"/>
        </w:rPr>
        <w:t>is</w:t>
      </w:r>
      <w:r>
        <w:rPr>
          <w:rFonts w:ascii="Candara Light" w:hAnsi="Candara Light"/>
        </w:rPr>
        <w:t xml:space="preserve"> used to handle most data transfer using blockchain. They</w:t>
      </w:r>
      <w:r w:rsidR="00E13779">
        <w:rPr>
          <w:rFonts w:ascii="Candara Light" w:hAnsi="Candara Light"/>
        </w:rPr>
        <w:t xml:space="preserve"> </w:t>
      </w:r>
      <w:r w:rsidR="00F600EB">
        <w:rPr>
          <w:rFonts w:ascii="Candara Light" w:hAnsi="Candara Light"/>
        </w:rPr>
        <w:t xml:space="preserve">are completely </w:t>
      </w:r>
      <w:r w:rsidR="006343FF">
        <w:rPr>
          <w:rFonts w:ascii="Candara Light" w:hAnsi="Candara Light"/>
        </w:rPr>
        <w:t xml:space="preserve">decentralized and publicly accessible </w:t>
      </w:r>
      <w:r w:rsidR="00B62149">
        <w:rPr>
          <w:rFonts w:ascii="Candara Light" w:hAnsi="Candara Light"/>
        </w:rPr>
        <w:t>compare</w:t>
      </w:r>
      <w:r w:rsidR="005346CB">
        <w:rPr>
          <w:rFonts w:ascii="Candara Light" w:hAnsi="Candara Light"/>
        </w:rPr>
        <w:t>d</w:t>
      </w:r>
      <w:r w:rsidR="00B62149">
        <w:rPr>
          <w:rFonts w:ascii="Candara Light" w:hAnsi="Candara Light"/>
        </w:rPr>
        <w:t xml:space="preserve"> to </w:t>
      </w:r>
      <w:r w:rsidR="00190B49">
        <w:rPr>
          <w:rFonts w:ascii="Candara Light" w:hAnsi="Candara Light"/>
        </w:rPr>
        <w:t xml:space="preserve">traditional backend APIs. Meaning that </w:t>
      </w:r>
      <w:r w:rsidR="00BC473C">
        <w:rPr>
          <w:rFonts w:ascii="Candara Light" w:hAnsi="Candara Light"/>
        </w:rPr>
        <w:t xml:space="preserve">anyone can see </w:t>
      </w:r>
      <w:r w:rsidR="00B71AB3">
        <w:rPr>
          <w:rFonts w:ascii="Candara Light" w:hAnsi="Candara Light"/>
        </w:rPr>
        <w:t xml:space="preserve">the </w:t>
      </w:r>
      <w:r w:rsidR="00BC473C">
        <w:rPr>
          <w:rFonts w:ascii="Candara Light" w:hAnsi="Candara Light"/>
        </w:rPr>
        <w:t>code, use the code</w:t>
      </w:r>
      <w:ins w:id="61" w:author="Laskovy, Andrew M" w:date="2022-08-23T13:40:00Z">
        <w:r w:rsidR="007C3040">
          <w:rPr>
            <w:rFonts w:ascii="Candara Light" w:hAnsi="Candara Light"/>
          </w:rPr>
          <w:t>,</w:t>
        </w:r>
      </w:ins>
      <w:r w:rsidR="008E570D">
        <w:rPr>
          <w:rFonts w:ascii="Candara Light" w:hAnsi="Candara Light"/>
        </w:rPr>
        <w:t xml:space="preserve"> and add on top of </w:t>
      </w:r>
      <w:r w:rsidR="00B71AB3">
        <w:rPr>
          <w:rFonts w:ascii="Candara Light" w:hAnsi="Candara Light"/>
        </w:rPr>
        <w:t xml:space="preserve">the </w:t>
      </w:r>
      <w:r w:rsidR="008E570D">
        <w:rPr>
          <w:rFonts w:ascii="Candara Light" w:hAnsi="Candara Light"/>
        </w:rPr>
        <w:t>code</w:t>
      </w:r>
      <w:r>
        <w:rPr>
          <w:rFonts w:ascii="Candara Light" w:hAnsi="Candara Light"/>
        </w:rPr>
        <w:t>, which makes smart contract very accessible and composable to public</w:t>
      </w:r>
      <w:r w:rsidR="003148E1">
        <w:rPr>
          <w:rFonts w:ascii="Candara Light" w:hAnsi="Candara Light"/>
        </w:rPr>
        <w:t>s.</w:t>
      </w:r>
      <w:r w:rsidR="006C79CE">
        <w:rPr>
          <w:rFonts w:ascii="Candara Light" w:hAnsi="Candara Light"/>
        </w:rPr>
        <w:t xml:space="preserve"> In addition, each </w:t>
      </w:r>
      <w:r w:rsidR="00D75B2E">
        <w:rPr>
          <w:rFonts w:ascii="Candara Light" w:hAnsi="Candara Light"/>
        </w:rPr>
        <w:t>transaction</w:t>
      </w:r>
      <w:r w:rsidR="006C79CE">
        <w:rPr>
          <w:rFonts w:ascii="Candara Light" w:hAnsi="Candara Light"/>
        </w:rPr>
        <w:t xml:space="preserve"> </w:t>
      </w:r>
      <w:r w:rsidR="000C3D09">
        <w:rPr>
          <w:rFonts w:ascii="Candara Light" w:hAnsi="Candara Light"/>
        </w:rPr>
        <w:t>is</w:t>
      </w:r>
      <w:r w:rsidR="006C79CE">
        <w:rPr>
          <w:rFonts w:ascii="Candara Light" w:hAnsi="Candara Light"/>
        </w:rPr>
        <w:t xml:space="preserve"> completely immutable once verified</w:t>
      </w:r>
      <w:r w:rsidR="00E750FA">
        <w:rPr>
          <w:rFonts w:ascii="Candara Light" w:hAnsi="Candara Light"/>
        </w:rPr>
        <w:t xml:space="preserve">, and </w:t>
      </w:r>
      <w:r w:rsidR="00AE34C4">
        <w:rPr>
          <w:rFonts w:ascii="Candara Light" w:hAnsi="Candara Light"/>
        </w:rPr>
        <w:t xml:space="preserve">contains metadata </w:t>
      </w:r>
      <w:r w:rsidR="001630E8">
        <w:rPr>
          <w:rFonts w:ascii="Candara Light" w:hAnsi="Candara Light"/>
        </w:rPr>
        <w:t>on specific request</w:t>
      </w:r>
      <w:r w:rsidR="00E1790A">
        <w:rPr>
          <w:rFonts w:ascii="Candara Light" w:hAnsi="Candara Light"/>
        </w:rPr>
        <w:t>s</w:t>
      </w:r>
      <w:r w:rsidR="001630E8">
        <w:rPr>
          <w:rFonts w:ascii="Candara Light" w:hAnsi="Candara Light"/>
        </w:rPr>
        <w:t xml:space="preserve">, </w:t>
      </w:r>
      <w:r w:rsidR="00065C2B">
        <w:rPr>
          <w:rFonts w:ascii="Candara Light" w:hAnsi="Candara Light"/>
        </w:rPr>
        <w:t xml:space="preserve">giving transparency to the public and </w:t>
      </w:r>
      <w:r w:rsidR="00073B0C">
        <w:rPr>
          <w:rFonts w:ascii="Candara Light" w:hAnsi="Candara Light"/>
        </w:rPr>
        <w:t>simplify</w:t>
      </w:r>
      <w:r w:rsidR="00D17488">
        <w:rPr>
          <w:rFonts w:ascii="Candara Light" w:hAnsi="Candara Light"/>
        </w:rPr>
        <w:t>ing</w:t>
      </w:r>
      <w:r w:rsidR="00073B0C">
        <w:rPr>
          <w:rFonts w:ascii="Candara Light" w:hAnsi="Candara Light"/>
        </w:rPr>
        <w:t xml:space="preserve"> </w:t>
      </w:r>
      <w:r w:rsidR="00697331">
        <w:rPr>
          <w:rFonts w:ascii="Candara Light" w:hAnsi="Candara Light"/>
        </w:rPr>
        <w:t>data collection</w:t>
      </w:r>
      <w:ins w:id="62" w:author="Laskovy, Andrew M" w:date="2022-08-23T15:05:00Z">
        <w:r w:rsidR="001B1C4F">
          <w:rPr>
            <w:rFonts w:ascii="Candara Light" w:hAnsi="Candara Light"/>
          </w:rPr>
          <w:t>.</w:t>
        </w:r>
      </w:ins>
      <w:r w:rsidR="00697331">
        <w:rPr>
          <w:rFonts w:ascii="Candara Light" w:hAnsi="Candara Light"/>
        </w:rPr>
        <w:t xml:space="preserve"> </w:t>
      </w:r>
      <w:r w:rsidR="001B1C4F">
        <w:rPr>
          <w:rFonts w:ascii="Candara Light" w:hAnsi="Candara Light"/>
        </w:rPr>
        <w:t>E</w:t>
      </w:r>
      <w:r w:rsidR="00E95F31">
        <w:rPr>
          <w:rFonts w:ascii="Candara Light" w:hAnsi="Candara Light"/>
        </w:rPr>
        <w:t xml:space="preserve">xperts </w:t>
      </w:r>
      <w:r w:rsidR="00991594">
        <w:rPr>
          <w:rFonts w:ascii="Candara Light" w:hAnsi="Candara Light"/>
        </w:rPr>
        <w:t>can then utilize this data</w:t>
      </w:r>
      <w:r w:rsidR="00E95F31">
        <w:rPr>
          <w:rFonts w:ascii="Candara Light" w:hAnsi="Candara Light"/>
        </w:rPr>
        <w:t xml:space="preserve"> to implement machine learning </w:t>
      </w:r>
      <w:r w:rsidR="00D815B5">
        <w:rPr>
          <w:rFonts w:ascii="Candara Light" w:hAnsi="Candara Light"/>
        </w:rPr>
        <w:t xml:space="preserve">and </w:t>
      </w:r>
      <w:proofErr w:type="gramStart"/>
      <w:r w:rsidR="00D815B5">
        <w:rPr>
          <w:rFonts w:ascii="Candara Light" w:hAnsi="Candara Light"/>
        </w:rPr>
        <w:t>open up</w:t>
      </w:r>
      <w:proofErr w:type="gramEnd"/>
      <w:r w:rsidR="00D815B5">
        <w:rPr>
          <w:rFonts w:ascii="Candara Light" w:hAnsi="Candara Light"/>
        </w:rPr>
        <w:t xml:space="preserve"> </w:t>
      </w:r>
      <w:r w:rsidR="00090EA9">
        <w:rPr>
          <w:rFonts w:ascii="Candara Light" w:hAnsi="Candara Light"/>
        </w:rPr>
        <w:t xml:space="preserve">different </w:t>
      </w:r>
      <w:r w:rsidR="00090EA9">
        <w:rPr>
          <w:rFonts w:ascii="Candara Light" w:hAnsi="Candara Light"/>
        </w:rPr>
        <w:lastRenderedPageBreak/>
        <w:t>opportunities</w:t>
      </w:r>
      <w:r w:rsidR="00141E1D">
        <w:rPr>
          <w:rFonts w:ascii="Candara Light" w:hAnsi="Candara Light"/>
        </w:rPr>
        <w:t xml:space="preserve"> to bring insight to all types of incoming data, provide rapid decisions and bring more business</w:t>
      </w:r>
      <w:r w:rsidR="006E41DA">
        <w:rPr>
          <w:rFonts w:ascii="Candara Light" w:hAnsi="Candara Light"/>
        </w:rPr>
        <w:t>.</w:t>
      </w:r>
    </w:p>
    <w:p w14:paraId="10A09A16" w14:textId="3ADFD94E" w:rsidR="00A225E7" w:rsidRDefault="00D75B2E" w:rsidP="00D75B2E">
      <w:pPr>
        <w:pStyle w:val="Heading2"/>
        <w:rPr>
          <w:rFonts w:ascii="Candara Light" w:hAnsi="Candara Light"/>
        </w:rPr>
      </w:pPr>
      <w:r w:rsidRPr="00D75B2E">
        <w:rPr>
          <w:color w:val="FFFFFF" w:themeColor="background1"/>
          <w:shd w:val="clear" w:color="auto" w:fill="4472C4" w:themeFill="accent1"/>
        </w:rPr>
        <w:t xml:space="preserve"> </w:t>
      </w:r>
      <w:bookmarkStart w:id="63" w:name="_Toc109659285"/>
      <w:r>
        <w:rPr>
          <w:color w:val="FFFFFF" w:themeColor="background1"/>
          <w:shd w:val="clear" w:color="auto" w:fill="4472C4" w:themeFill="accent1"/>
        </w:rPr>
        <w:t>3.3</w:t>
      </w:r>
      <w:r w:rsidRPr="00674654">
        <w:rPr>
          <w:color w:val="FFFFFF" w:themeColor="background1"/>
          <w:shd w:val="clear" w:color="auto" w:fill="4472C4" w:themeFill="accent1"/>
        </w:rPr>
        <w:t xml:space="preserve">  </w:t>
      </w:r>
      <w:r w:rsidRPr="00674654">
        <w:rPr>
          <w:color w:val="FFFFFF" w:themeColor="background1"/>
        </w:rPr>
        <w:t xml:space="preserve"> </w:t>
      </w:r>
      <w:r w:rsidR="008F79D5">
        <w:t>Dependencies</w:t>
      </w:r>
      <w:bookmarkEnd w:id="63"/>
    </w:p>
    <w:p w14:paraId="0F4D271B" w14:textId="47922D31" w:rsidR="00F03703" w:rsidRDefault="0073259F" w:rsidP="002E6281">
      <w:pPr>
        <w:rPr>
          <w:rFonts w:ascii="Candara Light" w:hAnsi="Candara Light"/>
        </w:rPr>
      </w:pPr>
      <w:r>
        <w:rPr>
          <w:rFonts w:ascii="Candara Light" w:hAnsi="Candara Light"/>
        </w:rPr>
        <w:t xml:space="preserve">Before starting </w:t>
      </w:r>
      <w:r w:rsidR="004673D7">
        <w:rPr>
          <w:rFonts w:ascii="Candara Light" w:hAnsi="Candara Light"/>
        </w:rPr>
        <w:t xml:space="preserve">the development of a </w:t>
      </w:r>
      <w:r w:rsidR="006066D3">
        <w:rPr>
          <w:rFonts w:ascii="Candara Light" w:hAnsi="Candara Light"/>
        </w:rPr>
        <w:t>blockchain</w:t>
      </w:r>
      <w:r w:rsidR="00302F85">
        <w:rPr>
          <w:rFonts w:ascii="Candara Light" w:hAnsi="Candara Light"/>
        </w:rPr>
        <w:t>/web 3.0</w:t>
      </w:r>
      <w:r>
        <w:rPr>
          <w:rFonts w:ascii="Candara Light" w:hAnsi="Candara Light"/>
        </w:rPr>
        <w:t xml:space="preserve"> application, </w:t>
      </w:r>
      <w:r w:rsidR="00141E1D">
        <w:rPr>
          <w:rFonts w:ascii="Candara Light" w:hAnsi="Candara Light"/>
        </w:rPr>
        <w:t>several</w:t>
      </w:r>
      <w:r w:rsidR="007C27A2">
        <w:rPr>
          <w:rFonts w:ascii="Candara Light" w:hAnsi="Candara Light"/>
        </w:rPr>
        <w:t xml:space="preserve"> </w:t>
      </w:r>
      <w:r>
        <w:rPr>
          <w:rFonts w:ascii="Candara Light" w:hAnsi="Candara Light"/>
        </w:rPr>
        <w:t xml:space="preserve">dependencies will </w:t>
      </w:r>
      <w:r w:rsidR="007C27A2">
        <w:rPr>
          <w:rFonts w:ascii="Candara Light" w:hAnsi="Candara Light"/>
        </w:rPr>
        <w:t xml:space="preserve">need to </w:t>
      </w:r>
      <w:r>
        <w:rPr>
          <w:rFonts w:ascii="Candara Light" w:hAnsi="Candara Light"/>
        </w:rPr>
        <w:t xml:space="preserve">be installed </w:t>
      </w:r>
      <w:r w:rsidR="000D137D">
        <w:rPr>
          <w:rFonts w:ascii="Candara Light" w:hAnsi="Candara Light"/>
        </w:rPr>
        <w:t xml:space="preserve">that will help </w:t>
      </w:r>
      <w:r>
        <w:rPr>
          <w:rFonts w:ascii="Candara Light" w:hAnsi="Candara Light"/>
        </w:rPr>
        <w:t xml:space="preserve">to </w:t>
      </w:r>
      <w:r w:rsidR="009A68D5">
        <w:rPr>
          <w:rFonts w:ascii="Candara Light" w:hAnsi="Candara Light"/>
        </w:rPr>
        <w:t xml:space="preserve">accelerate </w:t>
      </w:r>
      <w:r w:rsidR="006B2CFA">
        <w:rPr>
          <w:rFonts w:ascii="Candara Light" w:hAnsi="Candara Light"/>
        </w:rPr>
        <w:t xml:space="preserve">development time. </w:t>
      </w:r>
      <w:r w:rsidR="00141E1D">
        <w:rPr>
          <w:rFonts w:ascii="Candara Light" w:hAnsi="Candara Light"/>
        </w:rPr>
        <w:t>Dependencies</w:t>
      </w:r>
      <w:r w:rsidR="00E43F9D">
        <w:rPr>
          <w:rFonts w:ascii="Candara Light" w:hAnsi="Candara Light"/>
        </w:rPr>
        <w:t xml:space="preserve"> </w:t>
      </w:r>
      <w:r w:rsidR="00141E1D">
        <w:rPr>
          <w:rFonts w:ascii="Candara Light" w:hAnsi="Candara Light"/>
        </w:rPr>
        <w:t>are</w:t>
      </w:r>
      <w:r w:rsidR="00E43F9D">
        <w:rPr>
          <w:rFonts w:ascii="Candara Light" w:hAnsi="Candara Light"/>
        </w:rPr>
        <w:t xml:space="preserve"> essentially </w:t>
      </w:r>
      <w:r w:rsidR="00D5656E">
        <w:rPr>
          <w:rFonts w:ascii="Candara Light" w:hAnsi="Candara Light"/>
        </w:rPr>
        <w:t xml:space="preserve">different module </w:t>
      </w:r>
      <w:r w:rsidR="007859E6">
        <w:rPr>
          <w:rFonts w:ascii="Candara Light" w:hAnsi="Candara Light"/>
        </w:rPr>
        <w:t xml:space="preserve">build </w:t>
      </w:r>
      <w:r w:rsidR="00715ABB">
        <w:rPr>
          <w:rFonts w:ascii="Candara Light" w:hAnsi="Candara Light"/>
        </w:rPr>
        <w:t xml:space="preserve">for specific </w:t>
      </w:r>
      <w:r w:rsidR="005922B8">
        <w:rPr>
          <w:rFonts w:ascii="Candara Light" w:hAnsi="Candara Light"/>
        </w:rPr>
        <w:t>function (</w:t>
      </w:r>
      <w:r w:rsidR="0076722C">
        <w:rPr>
          <w:rFonts w:ascii="Candara Light" w:hAnsi="Candara Light"/>
        </w:rPr>
        <w:t>in</w:t>
      </w:r>
      <w:r w:rsidR="00715ABB">
        <w:rPr>
          <w:rFonts w:ascii="Candara Light" w:hAnsi="Candara Light"/>
        </w:rPr>
        <w:t xml:space="preserve"> this case </w:t>
      </w:r>
      <w:r w:rsidR="00141E1D">
        <w:rPr>
          <w:rFonts w:ascii="Candara Light" w:hAnsi="Candara Light"/>
        </w:rPr>
        <w:t>a</w:t>
      </w:r>
      <w:r w:rsidR="00715ABB">
        <w:rPr>
          <w:rFonts w:ascii="Candara Light" w:hAnsi="Candara Light"/>
        </w:rPr>
        <w:t xml:space="preserve"> blockchain web application) that </w:t>
      </w:r>
      <w:r w:rsidR="00755F5D">
        <w:rPr>
          <w:rFonts w:ascii="Candara Light" w:hAnsi="Candara Light"/>
        </w:rPr>
        <w:t>provides opensource framework and functions</w:t>
      </w:r>
      <w:r w:rsidR="00A612AC">
        <w:rPr>
          <w:rFonts w:ascii="Candara Light" w:hAnsi="Candara Light"/>
        </w:rPr>
        <w:t xml:space="preserve"> instead of building everything from scratch</w:t>
      </w:r>
      <w:r w:rsidR="00AF2772">
        <w:rPr>
          <w:rFonts w:ascii="Candara Light" w:hAnsi="Candara Light"/>
        </w:rPr>
        <w:t>.</w:t>
      </w:r>
      <w:r w:rsidR="00154411">
        <w:rPr>
          <w:rFonts w:ascii="Candara Light" w:hAnsi="Candara Light"/>
        </w:rPr>
        <w:t xml:space="preserve"> </w:t>
      </w:r>
      <w:r w:rsidR="0076722C">
        <w:rPr>
          <w:rFonts w:ascii="Candara Light" w:hAnsi="Candara Light"/>
        </w:rPr>
        <w:t>[</w:t>
      </w:r>
      <w:r w:rsidR="00EF3908">
        <w:rPr>
          <w:rFonts w:ascii="Candara Light" w:hAnsi="Candara Light"/>
        </w:rPr>
        <w:t>9</w:t>
      </w:r>
      <w:r w:rsidR="0076722C">
        <w:rPr>
          <w:rFonts w:ascii="Candara Light" w:hAnsi="Candara Light"/>
        </w:rPr>
        <w:t>]</w:t>
      </w:r>
      <w:r w:rsidR="005E570E">
        <w:rPr>
          <w:rFonts w:ascii="Candara Light" w:hAnsi="Candara Light"/>
        </w:rPr>
        <w:t xml:space="preserve"> Below are the potential dependencies used to build blockchain application stack.</w:t>
      </w:r>
    </w:p>
    <w:p w14:paraId="31107658" w14:textId="77777777" w:rsidR="00B13C56" w:rsidRDefault="00B13C56" w:rsidP="006E0BA8">
      <w:pPr>
        <w:pStyle w:val="Heading2"/>
        <w:sectPr w:rsidR="00B13C56" w:rsidSect="00631CC7">
          <w:type w:val="continuous"/>
          <w:pgSz w:w="12240" w:h="15840"/>
          <w:pgMar w:top="1440" w:right="1440" w:bottom="1440" w:left="1440" w:header="708" w:footer="708" w:gutter="0"/>
          <w:cols w:space="720"/>
          <w:docGrid w:linePitch="360"/>
        </w:sectPr>
      </w:pPr>
    </w:p>
    <w:p w14:paraId="0A97D47D" w14:textId="5DC75CB7" w:rsidR="0090758B" w:rsidRPr="006E0BA8" w:rsidRDefault="006E0BA8" w:rsidP="006E0BA8">
      <w:pPr>
        <w:pStyle w:val="Heading2"/>
      </w:pPr>
      <w:bookmarkStart w:id="64" w:name="_Toc109659286"/>
      <w:r>
        <w:t>Node.js</w:t>
      </w:r>
      <w:r w:rsidR="00B02A58">
        <w:t xml:space="preserve"> –  </w:t>
      </w:r>
      <w:r w:rsidR="00780E53">
        <w:t>Development Environment/ libraries</w:t>
      </w:r>
      <w:bookmarkEnd w:id="64"/>
      <w:r w:rsidR="00780E53">
        <w:t xml:space="preserve"> </w:t>
      </w:r>
    </w:p>
    <w:p w14:paraId="4390ADBE" w14:textId="480EBE4C" w:rsidR="009A2B83" w:rsidRDefault="0080217E" w:rsidP="005E570E">
      <w:r>
        <w:rPr>
          <w:rFonts w:ascii="Candara Light" w:hAnsi="Candara Light"/>
          <w:noProof/>
        </w:rPr>
        <w:drawing>
          <wp:anchor distT="0" distB="0" distL="114300" distR="114300" simplePos="0" relativeHeight="251658248" behindDoc="1" locked="0" layoutInCell="1" allowOverlap="1" wp14:anchorId="3DBFEB33" wp14:editId="39FFEDD1">
            <wp:simplePos x="0" y="0"/>
            <wp:positionH relativeFrom="column">
              <wp:posOffset>4093845</wp:posOffset>
            </wp:positionH>
            <wp:positionV relativeFrom="paragraph">
              <wp:posOffset>5080</wp:posOffset>
            </wp:positionV>
            <wp:extent cx="1698625" cy="1475105"/>
            <wp:effectExtent l="0" t="0" r="0" b="0"/>
            <wp:wrapTight wrapText="bothSides">
              <wp:wrapPolygon edited="0">
                <wp:start x="0" y="0"/>
                <wp:lineTo x="0" y="21200"/>
                <wp:lineTo x="21317" y="21200"/>
                <wp:lineTo x="2131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6440" r="17476"/>
                    <a:stretch/>
                  </pic:blipFill>
                  <pic:spPr bwMode="auto">
                    <a:xfrm>
                      <a:off x="0" y="0"/>
                      <a:ext cx="1698625" cy="147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084">
        <w:rPr>
          <w:rFonts w:ascii="Candara Light" w:hAnsi="Candara Light"/>
        </w:rPr>
        <w:t>Node.js is a</w:t>
      </w:r>
      <w:r w:rsidR="008A3667">
        <w:rPr>
          <w:rFonts w:ascii="Candara Light" w:hAnsi="Candara Light"/>
        </w:rPr>
        <w:t>n asynchronous event-driven JavaScript runtime</w:t>
      </w:r>
      <w:r w:rsidR="00B47749">
        <w:rPr>
          <w:rFonts w:ascii="Candara Light" w:hAnsi="Candara Light"/>
        </w:rPr>
        <w:t xml:space="preserve"> used to build scalable network applications</w:t>
      </w:r>
      <w:r w:rsidR="00F107AA">
        <w:rPr>
          <w:rFonts w:ascii="Candara Light" w:hAnsi="Candara Light"/>
        </w:rPr>
        <w:t xml:space="preserve">. One of the </w:t>
      </w:r>
      <w:r w:rsidR="00C36301">
        <w:rPr>
          <w:rFonts w:ascii="Candara Light" w:hAnsi="Candara Light"/>
        </w:rPr>
        <w:t>benefits</w:t>
      </w:r>
      <w:r w:rsidR="00F107AA">
        <w:rPr>
          <w:rFonts w:ascii="Candara Light" w:hAnsi="Candara Light"/>
        </w:rPr>
        <w:t xml:space="preserve"> </w:t>
      </w:r>
      <w:r w:rsidR="008D7991">
        <w:rPr>
          <w:rFonts w:ascii="Candara Light" w:hAnsi="Candara Light"/>
        </w:rPr>
        <w:t xml:space="preserve">for using Node.js is that it </w:t>
      </w:r>
      <w:r w:rsidR="00C36301">
        <w:rPr>
          <w:rFonts w:ascii="Candara Light" w:hAnsi="Candara Light"/>
        </w:rPr>
        <w:t>provides</w:t>
      </w:r>
      <w:r w:rsidR="008D7991">
        <w:rPr>
          <w:rFonts w:ascii="Candara Light" w:hAnsi="Candara Light"/>
        </w:rPr>
        <w:t xml:space="preserve"> </w:t>
      </w:r>
      <w:r w:rsidR="002443FE">
        <w:rPr>
          <w:rFonts w:ascii="Candara Light" w:hAnsi="Candara Light"/>
        </w:rPr>
        <w:t>popular frontend</w:t>
      </w:r>
      <w:r w:rsidR="000D2559">
        <w:rPr>
          <w:rFonts w:ascii="Candara Light" w:hAnsi="Candara Light"/>
        </w:rPr>
        <w:t>/backend</w:t>
      </w:r>
      <w:r w:rsidR="002443FE">
        <w:rPr>
          <w:rFonts w:ascii="Candara Light" w:hAnsi="Candara Light"/>
        </w:rPr>
        <w:t xml:space="preserve"> framework</w:t>
      </w:r>
      <w:r w:rsidR="000D2559">
        <w:rPr>
          <w:rFonts w:ascii="Candara Light" w:hAnsi="Candara Light"/>
        </w:rPr>
        <w:t xml:space="preserve"> that automatically set</w:t>
      </w:r>
      <w:r w:rsidR="00F93E6B">
        <w:rPr>
          <w:rFonts w:ascii="Candara Light" w:hAnsi="Candara Light"/>
        </w:rPr>
        <w:t>s</w:t>
      </w:r>
      <w:r w:rsidR="000D2559">
        <w:rPr>
          <w:rFonts w:ascii="Candara Light" w:hAnsi="Candara Light"/>
        </w:rPr>
        <w:t xml:space="preserve"> up </w:t>
      </w:r>
      <w:r w:rsidR="00D718CA">
        <w:rPr>
          <w:rFonts w:ascii="Candara Light" w:hAnsi="Candara Light"/>
        </w:rPr>
        <w:t xml:space="preserve">sample websites and allows </w:t>
      </w:r>
      <w:r w:rsidR="00E77237">
        <w:rPr>
          <w:rFonts w:ascii="Candara Light" w:hAnsi="Candara Light"/>
        </w:rPr>
        <w:t xml:space="preserve">other </w:t>
      </w:r>
      <w:r w:rsidR="00C16C7A">
        <w:rPr>
          <w:rFonts w:ascii="Candara Light" w:hAnsi="Candara Light"/>
        </w:rPr>
        <w:t xml:space="preserve">well-built </w:t>
      </w:r>
      <w:r w:rsidR="00E77237">
        <w:rPr>
          <w:rFonts w:ascii="Candara Light" w:hAnsi="Candara Light"/>
        </w:rPr>
        <w:t>dependencies</w:t>
      </w:r>
      <w:r w:rsidR="00C16C7A">
        <w:rPr>
          <w:rFonts w:ascii="Candara Light" w:hAnsi="Candara Light"/>
        </w:rPr>
        <w:t xml:space="preserve"> to be integrated</w:t>
      </w:r>
      <w:r w:rsidR="004A3AAC">
        <w:rPr>
          <w:rFonts w:ascii="Candara Light" w:hAnsi="Candara Light"/>
        </w:rPr>
        <w:t>.</w:t>
      </w:r>
      <w:r w:rsidR="0039530E">
        <w:rPr>
          <w:rFonts w:ascii="Candara Light" w:hAnsi="Candara Light"/>
        </w:rPr>
        <w:t xml:space="preserve"> </w:t>
      </w:r>
      <w:r w:rsidR="00845BAF">
        <w:rPr>
          <w:rFonts w:ascii="Candara Light" w:hAnsi="Candara Light"/>
        </w:rPr>
        <w:t xml:space="preserve">By downloading Node.js, </w:t>
      </w:r>
      <w:r w:rsidR="0003152A">
        <w:rPr>
          <w:rFonts w:ascii="Candara Light" w:hAnsi="Candara Light"/>
        </w:rPr>
        <w:t xml:space="preserve">we </w:t>
      </w:r>
      <w:r w:rsidR="005E570E">
        <w:rPr>
          <w:rFonts w:ascii="Candara Light" w:hAnsi="Candara Light"/>
        </w:rPr>
        <w:t>will gain</w:t>
      </w:r>
      <w:r w:rsidR="009A6104">
        <w:rPr>
          <w:rFonts w:ascii="Candara Light" w:hAnsi="Candara Light"/>
        </w:rPr>
        <w:t xml:space="preserve"> access to </w:t>
      </w:r>
      <w:r w:rsidR="00C36301">
        <w:rPr>
          <w:rFonts w:ascii="Candara Light" w:hAnsi="Candara Light"/>
        </w:rPr>
        <w:t>“</w:t>
      </w:r>
      <w:proofErr w:type="spellStart"/>
      <w:r w:rsidR="009A6104">
        <w:rPr>
          <w:rFonts w:ascii="Candara Light" w:hAnsi="Candara Light"/>
        </w:rPr>
        <w:t>npm</w:t>
      </w:r>
      <w:proofErr w:type="spellEnd"/>
      <w:r w:rsidR="00C36301">
        <w:rPr>
          <w:rFonts w:ascii="Candara Light" w:hAnsi="Candara Light"/>
        </w:rPr>
        <w:t>”</w:t>
      </w:r>
      <w:r w:rsidR="009A6104">
        <w:rPr>
          <w:rFonts w:ascii="Candara Light" w:hAnsi="Candara Light"/>
        </w:rPr>
        <w:t xml:space="preserve">, </w:t>
      </w:r>
      <w:r w:rsidR="005E570E">
        <w:rPr>
          <w:rFonts w:ascii="Candara Light" w:hAnsi="Candara Light"/>
        </w:rPr>
        <w:t xml:space="preserve">known as the node package provider, which is </w:t>
      </w:r>
      <w:r w:rsidR="009A6104">
        <w:rPr>
          <w:rFonts w:ascii="Candara Light" w:hAnsi="Candara Light"/>
        </w:rPr>
        <w:t>the world’s largest Software Registry</w:t>
      </w:r>
      <w:r w:rsidR="007A38ED">
        <w:rPr>
          <w:rFonts w:ascii="Candara Light" w:hAnsi="Candara Light"/>
        </w:rPr>
        <w:t>, containing over 800,000 code packa</w:t>
      </w:r>
      <w:r w:rsidR="00220336">
        <w:rPr>
          <w:rFonts w:ascii="Candara Light" w:hAnsi="Candara Light"/>
        </w:rPr>
        <w:t>ges</w:t>
      </w:r>
      <w:r w:rsidR="005E570E">
        <w:rPr>
          <w:rFonts w:ascii="Candara Light" w:hAnsi="Candara Light"/>
        </w:rPr>
        <w:t xml:space="preserve">. </w:t>
      </w:r>
      <w:r w:rsidR="00B13C56">
        <w:t>[</w:t>
      </w:r>
      <w:hyperlink r:id="rId32" w:history="1">
        <w:r w:rsidR="001F3B8D">
          <w:rPr>
            <w:rStyle w:val="Hyperlink"/>
          </w:rPr>
          <w:t>10</w:t>
        </w:r>
      </w:hyperlink>
      <w:r w:rsidR="00B13C56">
        <w:t>]</w:t>
      </w:r>
    </w:p>
    <w:p w14:paraId="1BB83F33" w14:textId="33A9E7DE" w:rsidR="002A4241" w:rsidRDefault="0080217E" w:rsidP="002A4241">
      <w:pPr>
        <w:pStyle w:val="Heading2"/>
      </w:pPr>
      <w:bookmarkStart w:id="65" w:name="_Toc109659287"/>
      <w:r>
        <w:rPr>
          <w:noProof/>
        </w:rPr>
        <w:drawing>
          <wp:anchor distT="0" distB="0" distL="114300" distR="114300" simplePos="0" relativeHeight="251658249" behindDoc="1" locked="0" layoutInCell="1" allowOverlap="1" wp14:anchorId="2C1AC520" wp14:editId="286657C4">
            <wp:simplePos x="0" y="0"/>
            <wp:positionH relativeFrom="margin">
              <wp:align>right</wp:align>
            </wp:positionH>
            <wp:positionV relativeFrom="paragraph">
              <wp:posOffset>150808</wp:posOffset>
            </wp:positionV>
            <wp:extent cx="1858010" cy="1371600"/>
            <wp:effectExtent l="0" t="0" r="8890" b="0"/>
            <wp:wrapTight wrapText="bothSides">
              <wp:wrapPolygon edited="0">
                <wp:start x="0" y="0"/>
                <wp:lineTo x="0" y="21300"/>
                <wp:lineTo x="21482" y="21300"/>
                <wp:lineTo x="21482" y="0"/>
                <wp:lineTo x="0" y="0"/>
              </wp:wrapPolygon>
            </wp:wrapTight>
            <wp:docPr id="29" name="Picture 29" descr="What is Vitejs? An Overview of the New Front-end Build Tool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Vitejs? An Overview of the New Front-end Build Tool - SitePoi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801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241">
        <w:t>Vite.js</w:t>
      </w:r>
      <w:r w:rsidR="00B02A58">
        <w:t xml:space="preserve"> – front</w:t>
      </w:r>
      <w:r w:rsidR="00E87DAA">
        <w:t>-</w:t>
      </w:r>
      <w:r w:rsidR="00B02A58">
        <w:t>end</w:t>
      </w:r>
      <w:bookmarkEnd w:id="65"/>
    </w:p>
    <w:p w14:paraId="3A0959CF" w14:textId="20192F0E" w:rsidR="002D45AA" w:rsidRDefault="002A4241" w:rsidP="0080217E">
      <w:pPr>
        <w:rPr>
          <w:rFonts w:ascii="Candara Light" w:hAnsi="Candara Light"/>
        </w:rPr>
      </w:pPr>
      <w:proofErr w:type="spellStart"/>
      <w:r w:rsidRPr="002A4241">
        <w:rPr>
          <w:rFonts w:ascii="Candara Light" w:hAnsi="Candara Light"/>
        </w:rPr>
        <w:t>Vite</w:t>
      </w:r>
      <w:proofErr w:type="spellEnd"/>
      <w:r w:rsidRPr="002A4241">
        <w:rPr>
          <w:rFonts w:ascii="Candara Light" w:hAnsi="Candara Light"/>
        </w:rPr>
        <w:t xml:space="preserve"> is </w:t>
      </w:r>
      <w:r w:rsidR="00121B9F">
        <w:rPr>
          <w:rFonts w:ascii="Candara Light" w:hAnsi="Candara Light"/>
        </w:rPr>
        <w:t xml:space="preserve">front-end </w:t>
      </w:r>
      <w:r w:rsidRPr="002A4241">
        <w:rPr>
          <w:rFonts w:ascii="Candara Light" w:hAnsi="Candara Light"/>
        </w:rPr>
        <w:t xml:space="preserve">framework-agnostic </w:t>
      </w:r>
      <w:r w:rsidR="005E570E">
        <w:rPr>
          <w:rFonts w:ascii="Candara Light" w:hAnsi="Candara Light"/>
        </w:rPr>
        <w:t>written in JavaScript</w:t>
      </w:r>
      <w:r w:rsidRPr="002A4241">
        <w:rPr>
          <w:rFonts w:ascii="Candara Light" w:hAnsi="Candara Light"/>
        </w:rPr>
        <w:t xml:space="preserve">. For instance, it offers official templates for React, Vue, </w:t>
      </w:r>
      <w:proofErr w:type="spellStart"/>
      <w:r w:rsidRPr="002A4241">
        <w:rPr>
          <w:rFonts w:ascii="Candara Light" w:hAnsi="Candara Light"/>
        </w:rPr>
        <w:t>Preact</w:t>
      </w:r>
      <w:proofErr w:type="spellEnd"/>
      <w:r w:rsidRPr="002A4241">
        <w:rPr>
          <w:rFonts w:ascii="Candara Light" w:hAnsi="Candara Light"/>
        </w:rPr>
        <w:t xml:space="preserve">, Svelte, Lit and even vanilla JavaScript and TypeScript. </w:t>
      </w:r>
      <w:r w:rsidR="002C4044">
        <w:rPr>
          <w:rFonts w:ascii="Candara Light" w:hAnsi="Candara Light"/>
        </w:rPr>
        <w:t>[</w:t>
      </w:r>
      <w:hyperlink r:id="rId34" w:history="1">
        <w:r w:rsidR="005E11B4">
          <w:rPr>
            <w:rStyle w:val="Hyperlink"/>
            <w:rFonts w:ascii="Candara Light" w:hAnsi="Candara Light"/>
          </w:rPr>
          <w:t>11</w:t>
        </w:r>
      </w:hyperlink>
      <w:r w:rsidR="002C4044">
        <w:rPr>
          <w:rFonts w:ascii="Candara Light" w:hAnsi="Candara Light"/>
        </w:rPr>
        <w:t>]</w:t>
      </w:r>
      <w:r w:rsidR="0080217E" w:rsidRPr="0080217E">
        <w:rPr>
          <w:noProof/>
        </w:rPr>
        <w:t xml:space="preserve"> </w:t>
      </w:r>
    </w:p>
    <w:p w14:paraId="62B2C3AA" w14:textId="10E96267" w:rsidR="00141E1D" w:rsidRDefault="003A07FB" w:rsidP="0072054C">
      <w:pPr>
        <w:rPr>
          <w:rFonts w:ascii="Candara Light" w:hAnsi="Candara Light"/>
        </w:rPr>
      </w:pPr>
      <w:r>
        <w:rPr>
          <w:rFonts w:ascii="Candara Light" w:hAnsi="Candara Light"/>
        </w:rPr>
        <w:t>VIte.js can be accessed using “</w:t>
      </w:r>
      <w:proofErr w:type="spellStart"/>
      <w:r>
        <w:rPr>
          <w:rFonts w:ascii="Candara Light" w:hAnsi="Candara Light"/>
        </w:rPr>
        <w:t>npm</w:t>
      </w:r>
      <w:proofErr w:type="spellEnd"/>
      <w:r>
        <w:rPr>
          <w:rFonts w:ascii="Candara Light" w:hAnsi="Candara Light"/>
        </w:rPr>
        <w:t xml:space="preserve">”, this framework will be set up once </w:t>
      </w:r>
      <w:r w:rsidR="000A61FB">
        <w:rPr>
          <w:rFonts w:ascii="Candara Light" w:hAnsi="Candara Light"/>
        </w:rPr>
        <w:t>running script in the terminal</w:t>
      </w:r>
      <w:r w:rsidR="005E570E">
        <w:rPr>
          <w:rFonts w:ascii="Candara Light" w:hAnsi="Candara Light"/>
        </w:rPr>
        <w:t>.</w:t>
      </w:r>
    </w:p>
    <w:p w14:paraId="53836047" w14:textId="77777777" w:rsidR="00141E1D" w:rsidRDefault="00141E1D" w:rsidP="0072054C">
      <w:pPr>
        <w:rPr>
          <w:noProof/>
        </w:rPr>
      </w:pPr>
    </w:p>
    <w:p w14:paraId="073388C4" w14:textId="03C641E5" w:rsidR="00214AFD" w:rsidRDefault="00141E1D" w:rsidP="0072054C">
      <w:pPr>
        <w:rPr>
          <w:rFonts w:ascii="Candara Light" w:hAnsi="Candara Light"/>
        </w:rPr>
      </w:pPr>
      <w:r>
        <w:rPr>
          <w:noProof/>
        </w:rPr>
        <w:drawing>
          <wp:anchor distT="0" distB="0" distL="114300" distR="114300" simplePos="0" relativeHeight="251658250" behindDoc="1" locked="0" layoutInCell="1" allowOverlap="1" wp14:anchorId="4D7D801C" wp14:editId="47EA2C9B">
            <wp:simplePos x="0" y="0"/>
            <wp:positionH relativeFrom="margin">
              <wp:align>right</wp:align>
            </wp:positionH>
            <wp:positionV relativeFrom="paragraph">
              <wp:posOffset>327374</wp:posOffset>
            </wp:positionV>
            <wp:extent cx="4709149" cy="1853431"/>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0314" r="6450"/>
                    <a:stretch/>
                  </pic:blipFill>
                  <pic:spPr bwMode="auto">
                    <a:xfrm>
                      <a:off x="0" y="0"/>
                      <a:ext cx="4709149" cy="1853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3" behindDoc="1" locked="0" layoutInCell="1" allowOverlap="1" wp14:anchorId="2277AA9A" wp14:editId="4FD98D22">
            <wp:simplePos x="0" y="0"/>
            <wp:positionH relativeFrom="margin">
              <wp:align>left</wp:align>
            </wp:positionH>
            <wp:positionV relativeFrom="paragraph">
              <wp:posOffset>420355</wp:posOffset>
            </wp:positionV>
            <wp:extent cx="1263015" cy="176403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 r="2482"/>
                    <a:stretch/>
                  </pic:blipFill>
                  <pic:spPr bwMode="auto">
                    <a:xfrm>
                      <a:off x="0" y="0"/>
                      <a:ext cx="1267234" cy="17699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AFD">
        <w:rPr>
          <w:noProof/>
        </w:rPr>
        <w:drawing>
          <wp:inline distT="0" distB="0" distL="0" distR="0" wp14:anchorId="55760741" wp14:editId="4247F639">
            <wp:extent cx="5943600" cy="436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6245"/>
                    </a:xfrm>
                    <a:prstGeom prst="rect">
                      <a:avLst/>
                    </a:prstGeom>
                  </pic:spPr>
                </pic:pic>
              </a:graphicData>
            </a:graphic>
          </wp:inline>
        </w:drawing>
      </w:r>
    </w:p>
    <w:p w14:paraId="4DD0C747" w14:textId="4B96B64A" w:rsidR="00D44A9F" w:rsidRDefault="00D44A9F" w:rsidP="0072054C">
      <w:pPr>
        <w:rPr>
          <w:rFonts w:ascii="Candara Light" w:hAnsi="Candara Light"/>
        </w:rPr>
      </w:pPr>
    </w:p>
    <w:p w14:paraId="3E721FE4" w14:textId="77777777" w:rsidR="00141E1D" w:rsidRDefault="00141E1D" w:rsidP="0072054C">
      <w:pPr>
        <w:rPr>
          <w:rFonts w:ascii="Candara Light" w:hAnsi="Candara Light"/>
        </w:rPr>
      </w:pPr>
    </w:p>
    <w:p w14:paraId="5CF777D2" w14:textId="77777777" w:rsidR="00141E1D" w:rsidRDefault="00141E1D" w:rsidP="0072054C">
      <w:pPr>
        <w:rPr>
          <w:rFonts w:ascii="Candara Light" w:hAnsi="Candara Light"/>
        </w:rPr>
      </w:pPr>
    </w:p>
    <w:p w14:paraId="0B05BF91" w14:textId="77777777" w:rsidR="00141E1D" w:rsidRDefault="00141E1D" w:rsidP="0072054C">
      <w:pPr>
        <w:rPr>
          <w:rFonts w:ascii="Candara Light" w:hAnsi="Candara Light"/>
        </w:rPr>
      </w:pPr>
    </w:p>
    <w:p w14:paraId="786342DD" w14:textId="77777777" w:rsidR="00141E1D" w:rsidRDefault="00141E1D" w:rsidP="0072054C">
      <w:pPr>
        <w:rPr>
          <w:rFonts w:ascii="Candara Light" w:hAnsi="Candara Light"/>
        </w:rPr>
      </w:pPr>
    </w:p>
    <w:p w14:paraId="5EE08673" w14:textId="77777777" w:rsidR="00141E1D" w:rsidRDefault="00141E1D" w:rsidP="0072054C">
      <w:pPr>
        <w:rPr>
          <w:rFonts w:ascii="Candara Light" w:hAnsi="Candara Light"/>
        </w:rPr>
      </w:pPr>
    </w:p>
    <w:p w14:paraId="63B06315" w14:textId="57F318E2" w:rsidR="006F3CE5" w:rsidRDefault="006F3CE5" w:rsidP="0072054C">
      <w:pPr>
        <w:rPr>
          <w:rFonts w:ascii="Candara Light" w:hAnsi="Candara Light"/>
        </w:rPr>
      </w:pPr>
      <w:r>
        <w:rPr>
          <w:rFonts w:ascii="Candara Light" w:hAnsi="Candara Light"/>
        </w:rPr>
        <w:t xml:space="preserve">Sample </w:t>
      </w:r>
      <w:r w:rsidR="00F13DA4">
        <w:rPr>
          <w:rFonts w:ascii="Candara Light" w:hAnsi="Candara Light"/>
        </w:rPr>
        <w:t>web application will start running</w:t>
      </w:r>
      <w:r w:rsidR="005E570E">
        <w:rPr>
          <w:rFonts w:ascii="Candara Light" w:hAnsi="Candara Light"/>
        </w:rPr>
        <w:t xml:space="preserve"> after deployment from “</w:t>
      </w:r>
      <w:proofErr w:type="spellStart"/>
      <w:r w:rsidR="005E570E">
        <w:rPr>
          <w:rFonts w:ascii="Candara Light" w:hAnsi="Candara Light"/>
        </w:rPr>
        <w:t>npm</w:t>
      </w:r>
      <w:proofErr w:type="spellEnd"/>
      <w:r w:rsidR="005E570E">
        <w:rPr>
          <w:rFonts w:ascii="Candara Light" w:hAnsi="Candara Light"/>
        </w:rPr>
        <w:t>” to the local machine</w:t>
      </w:r>
      <w:r w:rsidR="00F13DA4">
        <w:rPr>
          <w:rFonts w:ascii="Candara Light" w:hAnsi="Candara Light"/>
        </w:rPr>
        <w:t xml:space="preserve">, and user can </w:t>
      </w:r>
      <w:r w:rsidR="00E864E5">
        <w:rPr>
          <w:rFonts w:ascii="Candara Light" w:hAnsi="Candara Light"/>
        </w:rPr>
        <w:t xml:space="preserve">add additional </w:t>
      </w:r>
      <w:r w:rsidR="002119AC">
        <w:rPr>
          <w:rFonts w:ascii="Candara Light" w:hAnsi="Candara Light"/>
        </w:rPr>
        <w:t>front-end</w:t>
      </w:r>
      <w:r w:rsidR="00E864E5">
        <w:rPr>
          <w:rFonts w:ascii="Candara Light" w:hAnsi="Candara Light"/>
        </w:rPr>
        <w:t xml:space="preserve"> component and </w:t>
      </w:r>
      <w:r w:rsidR="00AE566E">
        <w:rPr>
          <w:rFonts w:ascii="Candara Light" w:hAnsi="Candara Light"/>
        </w:rPr>
        <w:t xml:space="preserve">change </w:t>
      </w:r>
      <w:r w:rsidR="001C12F1">
        <w:rPr>
          <w:rFonts w:ascii="Candara Light" w:hAnsi="Candara Light"/>
        </w:rPr>
        <w:t>web behavior in “</w:t>
      </w:r>
      <w:proofErr w:type="spellStart"/>
      <w:r w:rsidR="001C12F1">
        <w:rPr>
          <w:rFonts w:ascii="Candara Light" w:hAnsi="Candara Light"/>
        </w:rPr>
        <w:t>src</w:t>
      </w:r>
      <w:proofErr w:type="spellEnd"/>
      <w:r w:rsidR="001C12F1">
        <w:rPr>
          <w:rFonts w:ascii="Candara Light" w:hAnsi="Candara Light"/>
        </w:rPr>
        <w:t>” folder.</w:t>
      </w:r>
    </w:p>
    <w:p w14:paraId="240E732A" w14:textId="77777777" w:rsidR="005E570E" w:rsidRDefault="005E570E" w:rsidP="0072054C">
      <w:pPr>
        <w:rPr>
          <w:rFonts w:ascii="Candara Light" w:hAnsi="Candara Light"/>
        </w:rPr>
      </w:pPr>
    </w:p>
    <w:p w14:paraId="6AA8C49A" w14:textId="5AA250A4" w:rsidR="00300B7F" w:rsidRDefault="00863E06" w:rsidP="0086210F">
      <w:pPr>
        <w:pStyle w:val="Heading2"/>
      </w:pPr>
      <w:bookmarkStart w:id="66" w:name="_Toc109659288"/>
      <w:r>
        <w:rPr>
          <w:noProof/>
        </w:rPr>
        <w:lastRenderedPageBreak/>
        <w:drawing>
          <wp:anchor distT="0" distB="0" distL="114300" distR="114300" simplePos="0" relativeHeight="251658251" behindDoc="1" locked="0" layoutInCell="1" allowOverlap="1" wp14:anchorId="2C71059C" wp14:editId="297D66E4">
            <wp:simplePos x="0" y="0"/>
            <wp:positionH relativeFrom="margin">
              <wp:align>right</wp:align>
            </wp:positionH>
            <wp:positionV relativeFrom="paragraph">
              <wp:posOffset>0</wp:posOffset>
            </wp:positionV>
            <wp:extent cx="1590675" cy="1590675"/>
            <wp:effectExtent l="0" t="0" r="0" b="0"/>
            <wp:wrapTight wrapText="bothSides">
              <wp:wrapPolygon edited="0">
                <wp:start x="2328" y="1811"/>
                <wp:lineTo x="1552" y="6208"/>
                <wp:lineTo x="2587" y="10606"/>
                <wp:lineTo x="2069" y="12417"/>
                <wp:lineTo x="1811" y="14745"/>
                <wp:lineTo x="1811" y="17332"/>
                <wp:lineTo x="3622" y="18366"/>
                <wp:lineTo x="8537" y="18884"/>
                <wp:lineTo x="12934" y="18884"/>
                <wp:lineTo x="17849" y="18366"/>
                <wp:lineTo x="19919" y="17073"/>
                <wp:lineTo x="19919" y="6467"/>
                <wp:lineTo x="19143" y="1811"/>
                <wp:lineTo x="2328" y="1811"/>
              </wp:wrapPolygon>
            </wp:wrapTight>
            <wp:docPr id="23" name="Picture 23" descr="MetaMas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Mask - Wikiped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6210F">
        <w:t>MetaMask</w:t>
      </w:r>
      <w:proofErr w:type="spellEnd"/>
      <w:r w:rsidR="000F3517">
        <w:t xml:space="preserve"> Ethereum Wallet</w:t>
      </w:r>
      <w:r w:rsidR="005F740E">
        <w:t xml:space="preserve"> – crypto wallet</w:t>
      </w:r>
      <w:bookmarkEnd w:id="66"/>
    </w:p>
    <w:p w14:paraId="44FB4301" w14:textId="41663573" w:rsidR="005F740E" w:rsidRDefault="00113168" w:rsidP="005F740E">
      <w:proofErr w:type="spellStart"/>
      <w:r w:rsidRPr="00802E68">
        <w:rPr>
          <w:rFonts w:ascii="Candara Light" w:hAnsi="Candara Light"/>
        </w:rPr>
        <w:t>Metamask</w:t>
      </w:r>
      <w:proofErr w:type="spellEnd"/>
      <w:r w:rsidRPr="00802E68">
        <w:rPr>
          <w:rFonts w:ascii="Candara Light" w:hAnsi="Candara Light"/>
        </w:rPr>
        <w:t xml:space="preserve"> is a </w:t>
      </w:r>
      <w:r w:rsidR="00F85EA6" w:rsidRPr="00802E68">
        <w:rPr>
          <w:rFonts w:ascii="Candara Light" w:hAnsi="Candara Light"/>
        </w:rPr>
        <w:t>web</w:t>
      </w:r>
      <w:r w:rsidRPr="00802E68">
        <w:rPr>
          <w:rFonts w:ascii="Candara Light" w:hAnsi="Candara Light"/>
        </w:rPr>
        <w:t xml:space="preserve"> extension that </w:t>
      </w:r>
      <w:r w:rsidR="00753800" w:rsidRPr="00802E68">
        <w:rPr>
          <w:rFonts w:ascii="Candara Light" w:hAnsi="Candara Light"/>
        </w:rPr>
        <w:t xml:space="preserve">turns </w:t>
      </w:r>
      <w:r w:rsidR="00275034">
        <w:rPr>
          <w:rFonts w:ascii="Candara Light" w:hAnsi="Candara Light"/>
        </w:rPr>
        <w:t xml:space="preserve">a </w:t>
      </w:r>
      <w:r w:rsidR="009A3297">
        <w:rPr>
          <w:rFonts w:ascii="Candara Light" w:hAnsi="Candara Light"/>
        </w:rPr>
        <w:t xml:space="preserve">normal </w:t>
      </w:r>
      <w:r w:rsidR="00753800" w:rsidRPr="00802E68">
        <w:rPr>
          <w:rFonts w:ascii="Candara Light" w:hAnsi="Candara Light"/>
        </w:rPr>
        <w:t xml:space="preserve">web browser into </w:t>
      </w:r>
      <w:r w:rsidR="00AF379C" w:rsidRPr="00802E68">
        <w:rPr>
          <w:rFonts w:ascii="Candara Light" w:hAnsi="Candara Light"/>
        </w:rPr>
        <w:t xml:space="preserve">a blockchain browser. </w:t>
      </w:r>
      <w:r w:rsidR="00173996">
        <w:rPr>
          <w:rFonts w:ascii="Candara Light" w:hAnsi="Candara Light"/>
        </w:rPr>
        <w:t xml:space="preserve">This type of wallet will </w:t>
      </w:r>
      <w:r w:rsidR="00173996" w:rsidRPr="00173996">
        <w:rPr>
          <w:rFonts w:ascii="Candara Light" w:hAnsi="Candara Light"/>
        </w:rPr>
        <w:t>store the public and/or private keys for cryptocurrency transactions</w:t>
      </w:r>
      <w:r w:rsidR="00173996">
        <w:rPr>
          <w:rFonts w:ascii="Candara Light" w:hAnsi="Candara Light"/>
        </w:rPr>
        <w:t>,</w:t>
      </w:r>
      <w:r w:rsidR="00D46910" w:rsidRPr="00802E68">
        <w:rPr>
          <w:rFonts w:ascii="Candara Light" w:hAnsi="Candara Light"/>
        </w:rPr>
        <w:t xml:space="preserve"> allows </w:t>
      </w:r>
      <w:r w:rsidR="00285539">
        <w:rPr>
          <w:rFonts w:ascii="Candara Light" w:hAnsi="Candara Light"/>
        </w:rPr>
        <w:t xml:space="preserve">the </w:t>
      </w:r>
      <w:r w:rsidR="00D46910" w:rsidRPr="00802E68">
        <w:rPr>
          <w:rFonts w:ascii="Candara Light" w:hAnsi="Candara Light"/>
        </w:rPr>
        <w:t xml:space="preserve">web to connect with </w:t>
      </w:r>
      <w:r w:rsidR="00093ED2">
        <w:rPr>
          <w:rFonts w:ascii="Candara Light" w:hAnsi="Candara Light"/>
        </w:rPr>
        <w:t>a</w:t>
      </w:r>
      <w:r w:rsidR="00D46910" w:rsidRPr="00802E68">
        <w:rPr>
          <w:rFonts w:ascii="Candara Light" w:hAnsi="Candara Light"/>
        </w:rPr>
        <w:t xml:space="preserve"> public </w:t>
      </w:r>
      <w:r w:rsidR="00F85EA6" w:rsidRPr="00802E68">
        <w:rPr>
          <w:rFonts w:ascii="Candara Light" w:hAnsi="Candara Light"/>
        </w:rPr>
        <w:t>blockchain</w:t>
      </w:r>
      <w:r w:rsidR="00D46910" w:rsidRPr="00802E68">
        <w:rPr>
          <w:rFonts w:ascii="Candara Light" w:hAnsi="Candara Light"/>
        </w:rPr>
        <w:t xml:space="preserve"> network</w:t>
      </w:r>
      <w:r w:rsidR="0061166C" w:rsidRPr="00802E68">
        <w:rPr>
          <w:rFonts w:ascii="Candara Light" w:hAnsi="Candara Light"/>
        </w:rPr>
        <w:t xml:space="preserve">, and stores </w:t>
      </w:r>
      <w:r w:rsidR="00C97235">
        <w:rPr>
          <w:rFonts w:ascii="Candara Light" w:hAnsi="Candara Light"/>
        </w:rPr>
        <w:t xml:space="preserve">a </w:t>
      </w:r>
      <w:r w:rsidR="004E34B3" w:rsidRPr="00802E68">
        <w:rPr>
          <w:rFonts w:ascii="Candara Light" w:hAnsi="Candara Light"/>
        </w:rPr>
        <w:t>user</w:t>
      </w:r>
      <w:r w:rsidR="004E34B3" w:rsidRPr="00802E68" w:rsidDel="00151082">
        <w:rPr>
          <w:rFonts w:ascii="Candara Light" w:hAnsi="Candara Light"/>
        </w:rPr>
        <w:t>’</w:t>
      </w:r>
      <w:r w:rsidR="004E34B3" w:rsidRPr="00802E68">
        <w:rPr>
          <w:rFonts w:ascii="Candara Light" w:hAnsi="Candara Light"/>
        </w:rPr>
        <w:t xml:space="preserve">s </w:t>
      </w:r>
      <w:r w:rsidR="008A110C" w:rsidRPr="00802E68">
        <w:rPr>
          <w:rFonts w:ascii="Candara Light" w:hAnsi="Candara Light"/>
        </w:rPr>
        <w:t>personal information</w:t>
      </w:r>
      <w:r w:rsidR="00173996">
        <w:rPr>
          <w:rFonts w:ascii="Candara Light" w:hAnsi="Candara Light"/>
        </w:rPr>
        <w:t>. The public key is where anyone can get the history for the transactions and t</w:t>
      </w:r>
      <w:r w:rsidR="00646905" w:rsidRPr="00802E68">
        <w:rPr>
          <w:rFonts w:ascii="Candara Light" w:hAnsi="Candara Light"/>
        </w:rPr>
        <w:t xml:space="preserve">he private key is </w:t>
      </w:r>
      <w:r w:rsidR="00DD7B49" w:rsidRPr="00802E68">
        <w:rPr>
          <w:rFonts w:ascii="Candara Light" w:hAnsi="Candara Light"/>
        </w:rPr>
        <w:t xml:space="preserve">where </w:t>
      </w:r>
      <w:r w:rsidR="00251219">
        <w:rPr>
          <w:rFonts w:ascii="Candara Light" w:hAnsi="Candara Light"/>
        </w:rPr>
        <w:t xml:space="preserve">a </w:t>
      </w:r>
      <w:r w:rsidR="00DD7B49" w:rsidRPr="00802E68">
        <w:rPr>
          <w:rFonts w:ascii="Candara Light" w:hAnsi="Candara Light"/>
        </w:rPr>
        <w:t xml:space="preserve">user can access the actual digital asset </w:t>
      </w:r>
      <w:r w:rsidR="00173996">
        <w:rPr>
          <w:rFonts w:ascii="Candara Light" w:hAnsi="Candara Light"/>
        </w:rPr>
        <w:t>on</w:t>
      </w:r>
      <w:r w:rsidR="00DD7B49" w:rsidRPr="00802E68">
        <w:rPr>
          <w:rFonts w:ascii="Candara Light" w:hAnsi="Candara Light"/>
        </w:rPr>
        <w:t xml:space="preserve"> the blockchain network and is </w:t>
      </w:r>
      <w:r w:rsidR="00002B05" w:rsidRPr="00802E68">
        <w:rPr>
          <w:rFonts w:ascii="Candara Light" w:hAnsi="Candara Light"/>
        </w:rPr>
        <w:t xml:space="preserve">encrypted into </w:t>
      </w:r>
      <w:r w:rsidR="00517160" w:rsidRPr="00802E68">
        <w:rPr>
          <w:rFonts w:ascii="Candara Light" w:hAnsi="Candara Light"/>
        </w:rPr>
        <w:t>large, randomly generated numbers with hundreds of digit</w:t>
      </w:r>
      <w:r w:rsidR="006E0908">
        <w:rPr>
          <w:rFonts w:ascii="Candara Light" w:hAnsi="Candara Light"/>
        </w:rPr>
        <w:t>s</w:t>
      </w:r>
      <w:r w:rsidR="00F04DA4">
        <w:rPr>
          <w:rFonts w:ascii="Candara Light" w:hAnsi="Candara Light"/>
        </w:rPr>
        <w:t>.</w:t>
      </w:r>
      <w:r w:rsidR="00B87EB8">
        <w:rPr>
          <w:rFonts w:ascii="Candara Light" w:hAnsi="Candara Light"/>
        </w:rPr>
        <w:t xml:space="preserve"> </w:t>
      </w:r>
      <w:r w:rsidR="00802E68" w:rsidRPr="00802E68">
        <w:rPr>
          <w:rFonts w:ascii="Candara Light" w:hAnsi="Candara Light"/>
        </w:rPr>
        <w:t>[</w:t>
      </w:r>
      <w:hyperlink r:id="rId39" w:history="1">
        <w:r w:rsidR="00051BDA">
          <w:rPr>
            <w:rStyle w:val="Hyperlink"/>
            <w:rFonts w:ascii="Candara Light" w:hAnsi="Candara Light"/>
          </w:rPr>
          <w:t>12</w:t>
        </w:r>
      </w:hyperlink>
      <w:r w:rsidR="00802E68" w:rsidRPr="00802E68">
        <w:rPr>
          <w:rFonts w:ascii="Candara Light" w:hAnsi="Candara Light"/>
        </w:rPr>
        <w:t>]</w:t>
      </w:r>
      <w:r w:rsidR="00863E06" w:rsidRPr="00863E06">
        <w:t xml:space="preserve"> </w:t>
      </w:r>
    </w:p>
    <w:p w14:paraId="3B9D6C06" w14:textId="77777777" w:rsidR="00863E06" w:rsidRDefault="00863E06" w:rsidP="005F740E"/>
    <w:p w14:paraId="7BB38FBF" w14:textId="4A16B4EA" w:rsidR="00863E06" w:rsidRDefault="008B6910" w:rsidP="00771735">
      <w:pPr>
        <w:pStyle w:val="Heading2"/>
      </w:pPr>
      <w:bookmarkStart w:id="67" w:name="_Toc109659289"/>
      <w:r>
        <w:t>Alchemy</w:t>
      </w:r>
      <w:r w:rsidR="00D26017">
        <w:t xml:space="preserve"> – Node provider</w:t>
      </w:r>
      <w:bookmarkEnd w:id="67"/>
    </w:p>
    <w:p w14:paraId="565006BD" w14:textId="375BCCAC" w:rsidR="00D26017" w:rsidRPr="003B6C60" w:rsidRDefault="0026154B" w:rsidP="00D26017">
      <w:pPr>
        <w:rPr>
          <w:rFonts w:ascii="Candara Light" w:hAnsi="Candara Light"/>
        </w:rPr>
      </w:pPr>
      <w:r w:rsidRPr="003B6C60">
        <w:rPr>
          <w:rFonts w:ascii="Candara Light" w:hAnsi="Candara Light"/>
        </w:rPr>
        <w:t>Alchemy is a node provider t</w:t>
      </w:r>
      <w:r w:rsidR="00DD45F7">
        <w:rPr>
          <w:rFonts w:ascii="Candara Light" w:hAnsi="Candara Light"/>
        </w:rPr>
        <w:t>hat</w:t>
      </w:r>
      <w:r w:rsidRPr="003B6C60">
        <w:rPr>
          <w:rFonts w:ascii="Candara Light" w:hAnsi="Candara Light"/>
        </w:rPr>
        <w:t xml:space="preserve"> connect</w:t>
      </w:r>
      <w:r w:rsidR="00DD45F7">
        <w:rPr>
          <w:rFonts w:ascii="Candara Light" w:hAnsi="Candara Light"/>
        </w:rPr>
        <w:t>s</w:t>
      </w:r>
      <w:r w:rsidRPr="003B6C60">
        <w:rPr>
          <w:rFonts w:ascii="Candara Light" w:hAnsi="Candara Light"/>
        </w:rPr>
        <w:t xml:space="preserve"> </w:t>
      </w:r>
      <w:r w:rsidR="00547F32" w:rsidRPr="003B6C60">
        <w:rPr>
          <w:rFonts w:ascii="Candara Light" w:hAnsi="Candara Light"/>
        </w:rPr>
        <w:t xml:space="preserve">local </w:t>
      </w:r>
      <w:r w:rsidR="009514AC" w:rsidRPr="003B6C60">
        <w:rPr>
          <w:rFonts w:ascii="Candara Light" w:hAnsi="Candara Light"/>
        </w:rPr>
        <w:t>blockchain</w:t>
      </w:r>
      <w:r w:rsidR="00547F32" w:rsidRPr="003B6C60">
        <w:rPr>
          <w:rFonts w:ascii="Candara Light" w:hAnsi="Candara Light"/>
        </w:rPr>
        <w:t xml:space="preserve"> application</w:t>
      </w:r>
      <w:r w:rsidR="00DD45F7">
        <w:rPr>
          <w:rFonts w:ascii="Candara Light" w:hAnsi="Candara Light"/>
        </w:rPr>
        <w:t>s</w:t>
      </w:r>
      <w:r w:rsidR="00547F32" w:rsidRPr="003B6C60">
        <w:rPr>
          <w:rFonts w:ascii="Candara Light" w:hAnsi="Candara Light"/>
        </w:rPr>
        <w:t xml:space="preserve"> to the </w:t>
      </w:r>
      <w:r w:rsidR="009514AC" w:rsidRPr="003B6C60">
        <w:rPr>
          <w:rFonts w:ascii="Candara Light" w:hAnsi="Candara Light"/>
        </w:rPr>
        <w:t>public blockchain network</w:t>
      </w:r>
      <w:r w:rsidR="007A2751" w:rsidRPr="003B6C60">
        <w:rPr>
          <w:rFonts w:ascii="Candara Light" w:hAnsi="Candara Light"/>
        </w:rPr>
        <w:t xml:space="preserve">. </w:t>
      </w:r>
      <w:r w:rsidR="009226A2" w:rsidRPr="003B6C60">
        <w:rPr>
          <w:rFonts w:ascii="Candara Light" w:hAnsi="Candara Light"/>
        </w:rPr>
        <w:t xml:space="preserve">Once </w:t>
      </w:r>
      <w:r w:rsidR="00DD45F7">
        <w:rPr>
          <w:rFonts w:ascii="Candara Light" w:hAnsi="Candara Light"/>
        </w:rPr>
        <w:t xml:space="preserve">a </w:t>
      </w:r>
      <w:r w:rsidR="009226A2" w:rsidRPr="003B6C60">
        <w:rPr>
          <w:rFonts w:ascii="Candara Light" w:hAnsi="Candara Light"/>
        </w:rPr>
        <w:t xml:space="preserve">user </w:t>
      </w:r>
      <w:r w:rsidR="00DD45F7">
        <w:rPr>
          <w:rFonts w:ascii="Candara Light" w:hAnsi="Candara Light"/>
        </w:rPr>
        <w:t xml:space="preserve">is </w:t>
      </w:r>
      <w:r w:rsidR="009226A2" w:rsidRPr="003B6C60">
        <w:rPr>
          <w:rFonts w:ascii="Candara Light" w:hAnsi="Candara Light"/>
        </w:rPr>
        <w:t>set up</w:t>
      </w:r>
      <w:r w:rsidR="008445DE" w:rsidRPr="003B6C60">
        <w:rPr>
          <w:rFonts w:ascii="Candara Light" w:hAnsi="Candara Light"/>
        </w:rPr>
        <w:t xml:space="preserve"> the application and </w:t>
      </w:r>
      <w:r w:rsidR="003B6C60" w:rsidRPr="003B6C60">
        <w:rPr>
          <w:rFonts w:ascii="Candara Light" w:hAnsi="Candara Light"/>
        </w:rPr>
        <w:t>choose</w:t>
      </w:r>
      <w:ins w:id="68" w:author="Laskovy, Andrew M" w:date="2022-08-23T15:28:00Z">
        <w:r w:rsidR="00870234">
          <w:rPr>
            <w:rFonts w:ascii="Candara Light" w:hAnsi="Candara Light"/>
          </w:rPr>
          <w:t>s</w:t>
        </w:r>
      </w:ins>
      <w:r w:rsidR="00EA60AC" w:rsidRPr="003B6C60">
        <w:rPr>
          <w:rFonts w:ascii="Candara Light" w:hAnsi="Candara Light"/>
        </w:rPr>
        <w:t xml:space="preserve"> a network to connect</w:t>
      </w:r>
      <w:r w:rsidR="00870234">
        <w:rPr>
          <w:rFonts w:ascii="Candara Light" w:hAnsi="Candara Light"/>
        </w:rPr>
        <w:t xml:space="preserve"> to</w:t>
      </w:r>
      <w:r w:rsidR="00EA60AC" w:rsidRPr="003B6C60">
        <w:rPr>
          <w:rFonts w:ascii="Candara Light" w:hAnsi="Candara Light"/>
        </w:rPr>
        <w:t xml:space="preserve">, Alchemy will provide a </w:t>
      </w:r>
      <w:r w:rsidR="009826DE" w:rsidRPr="003B6C60">
        <w:rPr>
          <w:rFonts w:ascii="Candara Light" w:hAnsi="Candara Light"/>
        </w:rPr>
        <w:t xml:space="preserve">key in HTTP form </w:t>
      </w:r>
      <w:r w:rsidR="00970BF8" w:rsidRPr="003B6C60">
        <w:rPr>
          <w:rFonts w:ascii="Candara Light" w:hAnsi="Candara Light"/>
        </w:rPr>
        <w:t xml:space="preserve">to </w:t>
      </w:r>
      <w:r w:rsidR="00024C2B" w:rsidRPr="003B6C60">
        <w:rPr>
          <w:rFonts w:ascii="Candara Light" w:hAnsi="Candara Light"/>
        </w:rPr>
        <w:t xml:space="preserve">allow </w:t>
      </w:r>
      <w:r w:rsidR="007808E0">
        <w:rPr>
          <w:rFonts w:ascii="Candara Light" w:hAnsi="Candara Light"/>
        </w:rPr>
        <w:t xml:space="preserve">the </w:t>
      </w:r>
      <w:r w:rsidR="003B6C60" w:rsidRPr="003B6C60">
        <w:rPr>
          <w:rFonts w:ascii="Candara Light" w:hAnsi="Candara Light"/>
        </w:rPr>
        <w:t>blockchain application to be deployed in the network.</w:t>
      </w:r>
    </w:p>
    <w:p w14:paraId="072ED124" w14:textId="57C7A4CB" w:rsidR="00173996" w:rsidRDefault="00173996" w:rsidP="00771735">
      <w:pPr>
        <w:rPr>
          <w:noProof/>
          <w:sz w:val="18"/>
          <w:szCs w:val="18"/>
        </w:rPr>
      </w:pPr>
      <w:r w:rsidRPr="00173996">
        <w:rPr>
          <w:noProof/>
          <w:sz w:val="18"/>
          <w:szCs w:val="18"/>
        </w:rPr>
        <w:drawing>
          <wp:anchor distT="0" distB="0" distL="114300" distR="114300" simplePos="0" relativeHeight="251658254" behindDoc="0" locked="0" layoutInCell="1" allowOverlap="1" wp14:anchorId="690E6AE5" wp14:editId="13B63A5E">
            <wp:simplePos x="0" y="0"/>
            <wp:positionH relativeFrom="margin">
              <wp:align>left</wp:align>
            </wp:positionH>
            <wp:positionV relativeFrom="paragraph">
              <wp:posOffset>-1905</wp:posOffset>
            </wp:positionV>
            <wp:extent cx="5530850" cy="15309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30850" cy="1530985"/>
                    </a:xfrm>
                    <a:prstGeom prst="rect">
                      <a:avLst/>
                    </a:prstGeom>
                  </pic:spPr>
                </pic:pic>
              </a:graphicData>
            </a:graphic>
            <wp14:sizeRelH relativeFrom="margin">
              <wp14:pctWidth>0</wp14:pctWidth>
            </wp14:sizeRelH>
          </wp:anchor>
        </w:drawing>
      </w:r>
    </w:p>
    <w:p w14:paraId="425135E6" w14:textId="77777777" w:rsidR="00173996" w:rsidRPr="00173996" w:rsidRDefault="00173996" w:rsidP="00173996">
      <w:pPr>
        <w:rPr>
          <w:sz w:val="18"/>
          <w:szCs w:val="18"/>
        </w:rPr>
      </w:pPr>
    </w:p>
    <w:p w14:paraId="103C1521" w14:textId="77777777" w:rsidR="00173996" w:rsidRPr="00173996" w:rsidRDefault="00173996" w:rsidP="00173996">
      <w:pPr>
        <w:rPr>
          <w:sz w:val="18"/>
          <w:szCs w:val="18"/>
        </w:rPr>
      </w:pPr>
    </w:p>
    <w:p w14:paraId="5417DBE3" w14:textId="77777777" w:rsidR="00173996" w:rsidRDefault="00173996" w:rsidP="00771735">
      <w:pPr>
        <w:rPr>
          <w:noProof/>
          <w:sz w:val="18"/>
          <w:szCs w:val="18"/>
        </w:rPr>
      </w:pPr>
    </w:p>
    <w:p w14:paraId="79CB0E62" w14:textId="6C03426A" w:rsidR="00771735" w:rsidRPr="00173996" w:rsidRDefault="00173996" w:rsidP="00771735">
      <w:pPr>
        <w:rPr>
          <w:sz w:val="18"/>
          <w:szCs w:val="18"/>
        </w:rPr>
      </w:pPr>
      <w:r>
        <w:rPr>
          <w:sz w:val="18"/>
          <w:szCs w:val="18"/>
        </w:rPr>
        <w:br w:type="textWrapping" w:clear="all"/>
      </w:r>
    </w:p>
    <w:p w14:paraId="477DC400" w14:textId="09A376D1" w:rsidR="00134569" w:rsidRPr="00173996" w:rsidRDefault="00134569" w:rsidP="00134569">
      <w:pPr>
        <w:jc w:val="center"/>
        <w:rPr>
          <w:rFonts w:ascii="Candara Light" w:hAnsi="Candara Light"/>
          <w:sz w:val="18"/>
          <w:szCs w:val="18"/>
        </w:rPr>
      </w:pPr>
      <w:r w:rsidRPr="003C02BF">
        <w:rPr>
          <w:rFonts w:ascii="Candara Light" w:hAnsi="Candara Light"/>
          <w:b/>
          <w:bCs/>
          <w:sz w:val="18"/>
          <w:szCs w:val="18"/>
        </w:rPr>
        <w:t>Figure</w:t>
      </w:r>
      <w:r w:rsidR="003C02BF" w:rsidRPr="003C02BF">
        <w:rPr>
          <w:rFonts w:ascii="Candara Light" w:hAnsi="Candara Light"/>
          <w:b/>
          <w:bCs/>
          <w:sz w:val="18"/>
          <w:szCs w:val="18"/>
        </w:rPr>
        <w:t xml:space="preserve"> 10</w:t>
      </w:r>
      <w:r w:rsidR="006C29FB" w:rsidRPr="00173996">
        <w:rPr>
          <w:rFonts w:ascii="Candara Light" w:hAnsi="Candara Light"/>
          <w:sz w:val="18"/>
          <w:szCs w:val="18"/>
        </w:rPr>
        <w:t xml:space="preserve">: an example of </w:t>
      </w:r>
      <w:r w:rsidR="007A47B0" w:rsidRPr="00173996">
        <w:rPr>
          <w:rFonts w:ascii="Candara Light" w:hAnsi="Candara Light"/>
          <w:sz w:val="18"/>
          <w:szCs w:val="18"/>
        </w:rPr>
        <w:t xml:space="preserve">setting up </w:t>
      </w:r>
      <w:r w:rsidR="00410139" w:rsidRPr="00173996">
        <w:rPr>
          <w:rFonts w:ascii="Candara Light" w:hAnsi="Candara Light"/>
          <w:sz w:val="18"/>
          <w:szCs w:val="18"/>
        </w:rPr>
        <w:t xml:space="preserve">a </w:t>
      </w:r>
      <w:r w:rsidR="007A47B0" w:rsidRPr="00173996">
        <w:rPr>
          <w:rFonts w:ascii="Candara Light" w:hAnsi="Candara Light"/>
          <w:sz w:val="18"/>
          <w:szCs w:val="18"/>
        </w:rPr>
        <w:t xml:space="preserve">blockchain application in alchemy. Here the application is connected to </w:t>
      </w:r>
      <w:r w:rsidR="00410139" w:rsidRPr="00173996">
        <w:rPr>
          <w:rFonts w:ascii="Candara Light" w:hAnsi="Candara Light"/>
          <w:sz w:val="18"/>
          <w:szCs w:val="18"/>
        </w:rPr>
        <w:t xml:space="preserve">the </w:t>
      </w:r>
      <w:proofErr w:type="spellStart"/>
      <w:r w:rsidR="007A47B0" w:rsidRPr="00173996">
        <w:rPr>
          <w:rFonts w:ascii="Candara Light" w:hAnsi="Candara Light"/>
          <w:sz w:val="18"/>
          <w:szCs w:val="18"/>
        </w:rPr>
        <w:t>Ropsten</w:t>
      </w:r>
      <w:proofErr w:type="spellEnd"/>
      <w:r w:rsidR="007A47B0" w:rsidRPr="00173996">
        <w:rPr>
          <w:rFonts w:ascii="Candara Light" w:hAnsi="Candara Light"/>
          <w:sz w:val="18"/>
          <w:szCs w:val="18"/>
        </w:rPr>
        <w:t xml:space="preserve"> test </w:t>
      </w:r>
      <w:proofErr w:type="gramStart"/>
      <w:r w:rsidR="007A47B0" w:rsidRPr="00173996">
        <w:rPr>
          <w:rFonts w:ascii="Candara Light" w:hAnsi="Candara Light"/>
          <w:sz w:val="18"/>
          <w:szCs w:val="18"/>
        </w:rPr>
        <w:t>network</w:t>
      </w:r>
      <w:proofErr w:type="gramEnd"/>
      <w:r w:rsidR="007A47B0" w:rsidRPr="00173996">
        <w:rPr>
          <w:rFonts w:ascii="Candara Light" w:hAnsi="Candara Light"/>
          <w:sz w:val="18"/>
          <w:szCs w:val="18"/>
        </w:rPr>
        <w:t xml:space="preserve"> and the HTTP </w:t>
      </w:r>
      <w:r w:rsidR="00871290" w:rsidRPr="00173996">
        <w:rPr>
          <w:rFonts w:ascii="Candara Light" w:hAnsi="Candara Light"/>
          <w:sz w:val="18"/>
          <w:szCs w:val="18"/>
        </w:rPr>
        <w:t xml:space="preserve">is used to </w:t>
      </w:r>
      <w:r w:rsidR="00C349CD" w:rsidRPr="00173996">
        <w:rPr>
          <w:rFonts w:ascii="Candara Light" w:hAnsi="Candara Light"/>
          <w:sz w:val="18"/>
          <w:szCs w:val="18"/>
        </w:rPr>
        <w:t xml:space="preserve">deploy </w:t>
      </w:r>
      <w:r w:rsidR="000639F5" w:rsidRPr="00173996">
        <w:rPr>
          <w:rFonts w:ascii="Candara Light" w:hAnsi="Candara Light"/>
          <w:sz w:val="18"/>
          <w:szCs w:val="18"/>
        </w:rPr>
        <w:t xml:space="preserve">the application developed in solidity smart contract </w:t>
      </w:r>
      <w:r w:rsidR="008467B3" w:rsidRPr="00173996">
        <w:rPr>
          <w:rFonts w:ascii="Candara Light" w:hAnsi="Candara Light"/>
          <w:sz w:val="18"/>
          <w:szCs w:val="18"/>
        </w:rPr>
        <w:t>o</w:t>
      </w:r>
      <w:r w:rsidR="00173996">
        <w:rPr>
          <w:rFonts w:ascii="Candara Light" w:hAnsi="Candara Light"/>
          <w:sz w:val="18"/>
          <w:szCs w:val="18"/>
        </w:rPr>
        <w:t>n</w:t>
      </w:r>
      <w:r w:rsidR="008467B3" w:rsidRPr="00173996">
        <w:rPr>
          <w:rFonts w:ascii="Candara Light" w:hAnsi="Candara Light"/>
          <w:sz w:val="18"/>
          <w:szCs w:val="18"/>
        </w:rPr>
        <w:t xml:space="preserve"> this specific location </w:t>
      </w:r>
      <w:r w:rsidR="00A74D79" w:rsidRPr="00173996">
        <w:rPr>
          <w:rFonts w:ascii="Candara Light" w:hAnsi="Candara Light"/>
          <w:sz w:val="18"/>
          <w:szCs w:val="18"/>
        </w:rPr>
        <w:t>within the</w:t>
      </w:r>
      <w:r w:rsidR="008467B3" w:rsidRPr="00173996">
        <w:rPr>
          <w:rFonts w:ascii="Candara Light" w:hAnsi="Candara Light"/>
          <w:sz w:val="18"/>
          <w:szCs w:val="18"/>
        </w:rPr>
        <w:t xml:space="preserve"> network</w:t>
      </w:r>
    </w:p>
    <w:p w14:paraId="7AEE9891" w14:textId="77777777" w:rsidR="002323F3" w:rsidRDefault="002323F3" w:rsidP="002323F3">
      <w:pPr>
        <w:rPr>
          <w:rFonts w:ascii="Candara Light" w:hAnsi="Candara Light"/>
        </w:rPr>
      </w:pPr>
    </w:p>
    <w:p w14:paraId="759E5356" w14:textId="23BD66E6" w:rsidR="00C75279" w:rsidRPr="00C75279" w:rsidRDefault="002323F3" w:rsidP="00C75279">
      <w:pPr>
        <w:pStyle w:val="Heading2"/>
      </w:pPr>
      <w:bookmarkStart w:id="69" w:name="_Toc109659290"/>
      <w:proofErr w:type="spellStart"/>
      <w:r>
        <w:t>HardHat</w:t>
      </w:r>
      <w:proofErr w:type="spellEnd"/>
      <w:r>
        <w:t xml:space="preserve"> – Smart contract </w:t>
      </w:r>
      <w:r w:rsidR="00E2574A">
        <w:t xml:space="preserve">development </w:t>
      </w:r>
      <w:r>
        <w:t>environment</w:t>
      </w:r>
      <w:bookmarkEnd w:id="69"/>
    </w:p>
    <w:p w14:paraId="691E87E0" w14:textId="5A65986E" w:rsidR="00CD1D3E" w:rsidRDefault="00E2574A" w:rsidP="002323F3">
      <w:pPr>
        <w:rPr>
          <w:rFonts w:ascii="Candara Light" w:hAnsi="Candara Light"/>
        </w:rPr>
      </w:pPr>
      <w:proofErr w:type="spellStart"/>
      <w:r>
        <w:rPr>
          <w:rFonts w:ascii="Candara Light" w:hAnsi="Candara Light"/>
        </w:rPr>
        <w:t>HardHat</w:t>
      </w:r>
      <w:proofErr w:type="spellEnd"/>
      <w:r>
        <w:rPr>
          <w:rFonts w:ascii="Candara Light" w:hAnsi="Candara Light"/>
        </w:rPr>
        <w:t xml:space="preserve"> is a development environment t</w:t>
      </w:r>
      <w:r w:rsidR="000333ED">
        <w:rPr>
          <w:rFonts w:ascii="Candara Light" w:hAnsi="Candara Light"/>
        </w:rPr>
        <w:t xml:space="preserve">hat </w:t>
      </w:r>
      <w:r w:rsidR="005715E4">
        <w:rPr>
          <w:rFonts w:ascii="Candara Light" w:hAnsi="Candara Light"/>
        </w:rPr>
        <w:t>provides framework to develop solidity smart contract</w:t>
      </w:r>
      <w:ins w:id="70" w:author="Laskovy, Andrew M" w:date="2022-08-23T15:30:00Z">
        <w:r w:rsidR="0045253A">
          <w:rPr>
            <w:rFonts w:ascii="Candara Light" w:hAnsi="Candara Light"/>
          </w:rPr>
          <w:t>s</w:t>
        </w:r>
      </w:ins>
      <w:r w:rsidR="005715E4">
        <w:rPr>
          <w:rFonts w:ascii="Candara Light" w:hAnsi="Candara Light"/>
        </w:rPr>
        <w:t xml:space="preserve"> and provides functions to </w:t>
      </w:r>
      <w:r w:rsidR="002F3B77">
        <w:rPr>
          <w:rFonts w:ascii="Candara Light" w:hAnsi="Candara Light"/>
        </w:rPr>
        <w:t>compile, deploy, test, and debug Ethereum software</w:t>
      </w:r>
      <w:r w:rsidR="00437798">
        <w:rPr>
          <w:rFonts w:ascii="Candara Light" w:hAnsi="Candara Light"/>
        </w:rPr>
        <w:t xml:space="preserve">. It </w:t>
      </w:r>
      <w:r w:rsidR="009E3291">
        <w:rPr>
          <w:rFonts w:ascii="Candara Light" w:hAnsi="Candara Light"/>
        </w:rPr>
        <w:t xml:space="preserve">also helps </w:t>
      </w:r>
      <w:ins w:id="71" w:author="Laskovy, Andrew M" w:date="2022-08-23T15:31:00Z">
        <w:r w:rsidR="00213638">
          <w:rPr>
            <w:rFonts w:ascii="Candara Light" w:hAnsi="Candara Light"/>
          </w:rPr>
          <w:t xml:space="preserve">the </w:t>
        </w:r>
      </w:ins>
      <w:r w:rsidR="009E3291">
        <w:rPr>
          <w:rFonts w:ascii="Candara Light" w:hAnsi="Candara Light"/>
        </w:rPr>
        <w:t>developer manage feature</w:t>
      </w:r>
      <w:ins w:id="72" w:author="Laskovy, Andrew M" w:date="2022-08-23T15:31:00Z">
        <w:r w:rsidR="00213638">
          <w:rPr>
            <w:rFonts w:ascii="Candara Light" w:hAnsi="Candara Light"/>
          </w:rPr>
          <w:t>s</w:t>
        </w:r>
      </w:ins>
      <w:r w:rsidR="009E3291">
        <w:rPr>
          <w:rFonts w:ascii="Candara Light" w:hAnsi="Candara Light"/>
        </w:rPr>
        <w:t xml:space="preserve"> that are inherent to developing </w:t>
      </w:r>
      <w:proofErr w:type="spellStart"/>
      <w:r w:rsidR="009E3291">
        <w:rPr>
          <w:rFonts w:ascii="Candara Light" w:hAnsi="Candara Light"/>
        </w:rPr>
        <w:t>dApps</w:t>
      </w:r>
      <w:proofErr w:type="spellEnd"/>
      <w:r w:rsidR="009E3291">
        <w:rPr>
          <w:rFonts w:ascii="Candara Light" w:hAnsi="Candara Light"/>
        </w:rPr>
        <w:t xml:space="preserve"> and smart contracts</w:t>
      </w:r>
      <w:r w:rsidR="006A62B0">
        <w:rPr>
          <w:rFonts w:ascii="Candara Light" w:hAnsi="Candara Light"/>
        </w:rPr>
        <w:t>.</w:t>
      </w:r>
      <w:r w:rsidR="00E05C15">
        <w:rPr>
          <w:rFonts w:ascii="Candara Light" w:hAnsi="Candara Light"/>
        </w:rPr>
        <w:t xml:space="preserve"> </w:t>
      </w:r>
    </w:p>
    <w:p w14:paraId="4BC54B96" w14:textId="3E82125F" w:rsidR="00E26B4F" w:rsidRDefault="00173996" w:rsidP="002323F3">
      <w:pPr>
        <w:rPr>
          <w:rFonts w:ascii="Candara Light" w:hAnsi="Candara Light"/>
        </w:rPr>
      </w:pPr>
      <w:r>
        <w:rPr>
          <w:rFonts w:ascii="Candara Light" w:hAnsi="Candara Light"/>
        </w:rPr>
        <w:t>Below is</w:t>
      </w:r>
      <w:r w:rsidR="00E652D1">
        <w:rPr>
          <w:rFonts w:ascii="Candara Light" w:hAnsi="Candara Light"/>
        </w:rPr>
        <w:t xml:space="preserve"> an overview of all </w:t>
      </w:r>
      <w:r w:rsidR="00375754">
        <w:rPr>
          <w:rFonts w:ascii="Candara Light" w:hAnsi="Candara Light"/>
        </w:rPr>
        <w:t xml:space="preserve">the </w:t>
      </w:r>
      <w:r w:rsidR="00E652D1">
        <w:rPr>
          <w:rFonts w:ascii="Candara Light" w:hAnsi="Candara Light"/>
        </w:rPr>
        <w:t xml:space="preserve">functionality </w:t>
      </w:r>
      <w:r w:rsidR="001604FB">
        <w:rPr>
          <w:rFonts w:ascii="Candara Light" w:hAnsi="Candara Light"/>
        </w:rPr>
        <w:t>provide</w:t>
      </w:r>
      <w:r w:rsidR="00E652D1">
        <w:rPr>
          <w:rFonts w:ascii="Candara Light" w:hAnsi="Candara Light"/>
        </w:rPr>
        <w:t xml:space="preserve">d in </w:t>
      </w:r>
      <w:r w:rsidR="00375754">
        <w:rPr>
          <w:rFonts w:ascii="Candara Light" w:hAnsi="Candara Light"/>
        </w:rPr>
        <w:t xml:space="preserve">the </w:t>
      </w:r>
      <w:proofErr w:type="spellStart"/>
      <w:r w:rsidR="00E652D1">
        <w:rPr>
          <w:rFonts w:ascii="Candara Light" w:hAnsi="Candara Light"/>
        </w:rPr>
        <w:t>HardHat</w:t>
      </w:r>
      <w:proofErr w:type="spellEnd"/>
      <w:r w:rsidR="00E652D1">
        <w:rPr>
          <w:rFonts w:ascii="Candara Light" w:hAnsi="Candara Light"/>
        </w:rPr>
        <w:t xml:space="preserve"> </w:t>
      </w:r>
      <w:r w:rsidR="00CD1D3E">
        <w:rPr>
          <w:rFonts w:ascii="Candara Light" w:hAnsi="Candara Light"/>
        </w:rPr>
        <w:t>development environment</w:t>
      </w:r>
    </w:p>
    <w:p w14:paraId="2DDA5A68" w14:textId="2FB2D665" w:rsidR="00CD1D3E" w:rsidRDefault="00CD1D3E" w:rsidP="00CD1D3E">
      <w:pPr>
        <w:pStyle w:val="ListParagraph"/>
        <w:numPr>
          <w:ilvl w:val="0"/>
          <w:numId w:val="17"/>
        </w:numPr>
        <w:rPr>
          <w:rFonts w:ascii="Candara Light" w:hAnsi="Candara Light"/>
        </w:rPr>
      </w:pPr>
      <w:r>
        <w:rPr>
          <w:rFonts w:ascii="Candara Light" w:hAnsi="Candara Light"/>
        </w:rPr>
        <w:t>Smart Contract Management – write smart contracts with solidity programing language</w:t>
      </w:r>
      <w:r w:rsidR="00DF2F0F">
        <w:rPr>
          <w:rFonts w:ascii="Candara Light" w:hAnsi="Candara Light"/>
        </w:rPr>
        <w:t xml:space="preserve"> and compile into </w:t>
      </w:r>
      <w:r w:rsidR="002F4EA6">
        <w:rPr>
          <w:rFonts w:ascii="Candara Light" w:hAnsi="Candara Light"/>
        </w:rPr>
        <w:t xml:space="preserve">byte code to feed into Ethereum Virtual </w:t>
      </w:r>
      <w:r w:rsidR="00946DC0">
        <w:rPr>
          <w:rFonts w:ascii="Candara Light" w:hAnsi="Candara Light"/>
        </w:rPr>
        <w:t>Machine (EVM)</w:t>
      </w:r>
    </w:p>
    <w:p w14:paraId="6F93B964" w14:textId="0212C2EC" w:rsidR="00946DC0" w:rsidRDefault="006A5EEB" w:rsidP="00CD1D3E">
      <w:pPr>
        <w:pStyle w:val="ListParagraph"/>
        <w:numPr>
          <w:ilvl w:val="0"/>
          <w:numId w:val="17"/>
        </w:numPr>
        <w:rPr>
          <w:rFonts w:ascii="Candara Light" w:hAnsi="Candara Light"/>
        </w:rPr>
      </w:pPr>
      <w:r>
        <w:rPr>
          <w:rFonts w:ascii="Candara Light" w:hAnsi="Candara Light"/>
        </w:rPr>
        <w:t>Contract Deployment</w:t>
      </w:r>
      <w:r w:rsidR="00C236F4">
        <w:rPr>
          <w:rFonts w:ascii="Candara Light" w:hAnsi="Candara Light"/>
        </w:rPr>
        <w:t xml:space="preserve"> – ability to migrate and deploy smart contract</w:t>
      </w:r>
      <w:ins w:id="73" w:author="Laskovy, Andrew M" w:date="2022-08-23T15:32:00Z">
        <w:r w:rsidR="00726773">
          <w:rPr>
            <w:rFonts w:ascii="Candara Light" w:hAnsi="Candara Light"/>
          </w:rPr>
          <w:t>s</w:t>
        </w:r>
      </w:ins>
      <w:r w:rsidR="00C236F4">
        <w:rPr>
          <w:rFonts w:ascii="Candara Light" w:hAnsi="Candara Light"/>
        </w:rPr>
        <w:t xml:space="preserve"> onto </w:t>
      </w:r>
      <w:r w:rsidR="004C0787">
        <w:rPr>
          <w:rFonts w:ascii="Candara Light" w:hAnsi="Candara Light"/>
        </w:rPr>
        <w:t xml:space="preserve">any public Ethereum </w:t>
      </w:r>
      <w:r w:rsidR="003638C2">
        <w:rPr>
          <w:rFonts w:ascii="Candara Light" w:hAnsi="Candara Light"/>
        </w:rPr>
        <w:t>blockchain network</w:t>
      </w:r>
    </w:p>
    <w:p w14:paraId="02329BD4" w14:textId="04C7558A" w:rsidR="003638C2" w:rsidRDefault="00A42937" w:rsidP="00CD1D3E">
      <w:pPr>
        <w:pStyle w:val="ListParagraph"/>
        <w:numPr>
          <w:ilvl w:val="0"/>
          <w:numId w:val="17"/>
        </w:numPr>
        <w:rPr>
          <w:rFonts w:ascii="Candara Light" w:hAnsi="Candara Light"/>
        </w:rPr>
      </w:pPr>
      <w:r>
        <w:rPr>
          <w:rFonts w:ascii="Candara Light" w:hAnsi="Candara Light"/>
        </w:rPr>
        <w:t xml:space="preserve">Network Management – </w:t>
      </w:r>
      <w:r w:rsidR="001E20DD">
        <w:rPr>
          <w:rFonts w:ascii="Candara Light" w:hAnsi="Candara Light"/>
        </w:rPr>
        <w:t xml:space="preserve">ability to connect to any public Ethereum blockchain network </w:t>
      </w:r>
      <w:r w:rsidR="00DF4639">
        <w:rPr>
          <w:rFonts w:ascii="Candara Light" w:hAnsi="Candara Light"/>
        </w:rPr>
        <w:t>and</w:t>
      </w:r>
      <w:r w:rsidR="001E20DD">
        <w:rPr>
          <w:rFonts w:ascii="Candara Light" w:hAnsi="Candara Light"/>
        </w:rPr>
        <w:t xml:space="preserve"> the ability to </w:t>
      </w:r>
      <w:r w:rsidR="00B340B1">
        <w:rPr>
          <w:rFonts w:ascii="Candara Light" w:hAnsi="Candara Light"/>
        </w:rPr>
        <w:t>develop in</w:t>
      </w:r>
      <w:r w:rsidR="001E20DD">
        <w:rPr>
          <w:rFonts w:ascii="Candara Light" w:hAnsi="Candara Light"/>
        </w:rPr>
        <w:t xml:space="preserve"> </w:t>
      </w:r>
      <w:r w:rsidR="001604FB">
        <w:rPr>
          <w:rFonts w:ascii="Candara Light" w:hAnsi="Candara Light"/>
        </w:rPr>
        <w:t xml:space="preserve">a </w:t>
      </w:r>
      <w:r w:rsidR="00733FCD">
        <w:rPr>
          <w:rFonts w:ascii="Candara Light" w:hAnsi="Candara Light"/>
        </w:rPr>
        <w:t xml:space="preserve">personal </w:t>
      </w:r>
      <w:r w:rsidR="004C2AF2">
        <w:rPr>
          <w:rFonts w:ascii="Candara Light" w:hAnsi="Candara Light"/>
        </w:rPr>
        <w:t>blockchain network</w:t>
      </w:r>
    </w:p>
    <w:p w14:paraId="044EF323" w14:textId="13370B5A" w:rsidR="006F4852" w:rsidRDefault="00E1352A" w:rsidP="00EE4AE1">
      <w:pPr>
        <w:pStyle w:val="ListParagraph"/>
        <w:numPr>
          <w:ilvl w:val="0"/>
          <w:numId w:val="17"/>
        </w:numPr>
        <w:rPr>
          <w:rFonts w:ascii="Candara Light" w:hAnsi="Candara Light"/>
        </w:rPr>
      </w:pPr>
      <w:r>
        <w:rPr>
          <w:rFonts w:ascii="Candara Light" w:hAnsi="Candara Light"/>
        </w:rPr>
        <w:lastRenderedPageBreak/>
        <w:t>Development Console –</w:t>
      </w:r>
      <w:r w:rsidR="00B4009F">
        <w:rPr>
          <w:rFonts w:ascii="Candara Light" w:hAnsi="Candara Light"/>
        </w:rPr>
        <w:t xml:space="preserve"> </w:t>
      </w:r>
      <w:r w:rsidR="002131FB">
        <w:rPr>
          <w:rFonts w:ascii="Candara Light" w:hAnsi="Candara Light"/>
        </w:rPr>
        <w:t>interact with smart contract</w:t>
      </w:r>
      <w:r w:rsidR="00667611">
        <w:rPr>
          <w:rFonts w:ascii="Candara Light" w:hAnsi="Candara Light"/>
        </w:rPr>
        <w:t>s</w:t>
      </w:r>
      <w:r w:rsidR="002131FB">
        <w:rPr>
          <w:rFonts w:ascii="Candara Light" w:hAnsi="Candara Light"/>
        </w:rPr>
        <w:t xml:space="preserve"> </w:t>
      </w:r>
      <w:r w:rsidR="004D5A56">
        <w:rPr>
          <w:rFonts w:ascii="Candara Light" w:hAnsi="Candara Light"/>
        </w:rPr>
        <w:t xml:space="preserve">inside </w:t>
      </w:r>
      <w:r w:rsidR="00667611">
        <w:rPr>
          <w:rFonts w:ascii="Candara Light" w:hAnsi="Candara Light"/>
        </w:rPr>
        <w:t xml:space="preserve">the </w:t>
      </w:r>
      <w:r w:rsidR="004D5A56">
        <w:rPr>
          <w:rFonts w:ascii="Candara Light" w:hAnsi="Candara Light"/>
        </w:rPr>
        <w:t>JavaScript runtime environment</w:t>
      </w:r>
      <w:r w:rsidR="00633F79">
        <w:rPr>
          <w:rFonts w:ascii="Candara Light" w:hAnsi="Candara Light"/>
        </w:rPr>
        <w:t xml:space="preserve">. </w:t>
      </w:r>
      <w:r w:rsidR="001604FB" w:rsidRPr="001604FB">
        <w:rPr>
          <w:rFonts w:ascii="Candara Light" w:hAnsi="Candara Light"/>
        </w:rPr>
        <w:t>It can connect &amp; provide interactions between various blockchain applications and client-side applications</w:t>
      </w:r>
      <w:r w:rsidR="0065594B">
        <w:rPr>
          <w:rFonts w:ascii="Candara Light" w:hAnsi="Candara Light"/>
        </w:rPr>
        <w:t>.</w:t>
      </w:r>
    </w:p>
    <w:p w14:paraId="76225448" w14:textId="2433AB89" w:rsidR="00695208" w:rsidRPr="0065594B" w:rsidRDefault="00E727CC" w:rsidP="00EE4AE1">
      <w:pPr>
        <w:pStyle w:val="ListParagraph"/>
        <w:numPr>
          <w:ilvl w:val="0"/>
          <w:numId w:val="17"/>
        </w:numPr>
        <w:rPr>
          <w:rFonts w:ascii="Candara Light" w:hAnsi="Candara Light"/>
        </w:rPr>
      </w:pPr>
      <w:r>
        <w:rPr>
          <w:rFonts w:ascii="Candara Light" w:hAnsi="Candara Light"/>
        </w:rPr>
        <w:t xml:space="preserve">Automated testing </w:t>
      </w:r>
      <w:r w:rsidR="007F6607">
        <w:rPr>
          <w:rFonts w:ascii="Candara Light" w:hAnsi="Candara Light"/>
        </w:rPr>
        <w:t>–</w:t>
      </w:r>
      <w:r w:rsidR="00DE6D10">
        <w:rPr>
          <w:rFonts w:ascii="Candara Light" w:hAnsi="Candara Light"/>
        </w:rPr>
        <w:t xml:space="preserve"> </w:t>
      </w:r>
      <w:r w:rsidR="007F6607">
        <w:rPr>
          <w:rFonts w:ascii="Candara Light" w:hAnsi="Candara Light"/>
        </w:rPr>
        <w:t>test</w:t>
      </w:r>
      <w:r w:rsidR="00CA5498">
        <w:rPr>
          <w:rFonts w:ascii="Candara Light" w:hAnsi="Candara Light"/>
        </w:rPr>
        <w:t>s</w:t>
      </w:r>
      <w:r w:rsidR="007F6607">
        <w:rPr>
          <w:rFonts w:ascii="Candara Light" w:hAnsi="Candara Light"/>
        </w:rPr>
        <w:t xml:space="preserve"> can be written in JavaScript or Solidity to </w:t>
      </w:r>
      <w:r w:rsidR="00DF4639">
        <w:rPr>
          <w:rFonts w:ascii="Candara Light" w:hAnsi="Candara Light"/>
        </w:rPr>
        <w:t xml:space="preserve">make sure </w:t>
      </w:r>
      <w:ins w:id="74" w:author="Laskovy, Andrew M" w:date="2022-08-23T15:36:00Z">
        <w:r w:rsidR="00CA5498">
          <w:rPr>
            <w:rFonts w:ascii="Candara Light" w:hAnsi="Candara Light"/>
          </w:rPr>
          <w:t xml:space="preserve">a </w:t>
        </w:r>
      </w:ins>
      <w:r w:rsidR="00DF4639">
        <w:rPr>
          <w:rFonts w:ascii="Candara Light" w:hAnsi="Candara Light"/>
        </w:rPr>
        <w:t>smart contract behaves as expected before deployment</w:t>
      </w:r>
    </w:p>
    <w:p w14:paraId="529F9786" w14:textId="24B36B21" w:rsidR="00DC6995" w:rsidRDefault="00DC6995" w:rsidP="002323F3">
      <w:r>
        <w:rPr>
          <w:noProof/>
        </w:rPr>
        <w:drawing>
          <wp:inline distT="0" distB="0" distL="0" distR="0" wp14:anchorId="155B6A16" wp14:editId="1A6DE3C2">
            <wp:extent cx="1272209" cy="245889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90418" cy="2494087"/>
                    </a:xfrm>
                    <a:prstGeom prst="rect">
                      <a:avLst/>
                    </a:prstGeom>
                  </pic:spPr>
                </pic:pic>
              </a:graphicData>
            </a:graphic>
          </wp:inline>
        </w:drawing>
      </w:r>
      <w:r w:rsidR="00340D6D" w:rsidRPr="00340D6D">
        <w:t xml:space="preserve"> </w:t>
      </w:r>
      <w:r w:rsidR="000C35EA">
        <w:rPr>
          <w:noProof/>
        </w:rPr>
        <w:drawing>
          <wp:inline distT="0" distB="0" distL="0" distR="0" wp14:anchorId="01D88CAA" wp14:editId="3524ACCF">
            <wp:extent cx="3880237" cy="2548053"/>
            <wp:effectExtent l="0" t="0" r="0" b="0"/>
            <wp:docPr id="28" name="Picture 28" descr="The New Solidity Dev Stack: Hardhat + Ethers + Waffle + Typescript  [Tutorial] | by Rahul Sethur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w Solidity Dev Stack: Hardhat + Ethers + Waffle + Typescript  [Tutorial] | by Rahul Sethuram | Medium"/>
                    <pic:cNvPicPr>
                      <a:picLocks noChangeAspect="1" noChangeArrowheads="1"/>
                    </pic:cNvPicPr>
                  </pic:nvPicPr>
                  <pic:blipFill rotWithShape="1">
                    <a:blip r:embed="rId42">
                      <a:extLst>
                        <a:ext uri="{28A0092B-C50C-407E-A947-70E740481C1C}">
                          <a14:useLocalDpi xmlns:a14="http://schemas.microsoft.com/office/drawing/2010/main" val="0"/>
                        </a:ext>
                      </a:extLst>
                    </a:blip>
                    <a:srcRect l="17793" r="16918"/>
                    <a:stretch/>
                  </pic:blipFill>
                  <pic:spPr bwMode="auto">
                    <a:xfrm>
                      <a:off x="0" y="0"/>
                      <a:ext cx="3880544" cy="2548255"/>
                    </a:xfrm>
                    <a:prstGeom prst="rect">
                      <a:avLst/>
                    </a:prstGeom>
                    <a:noFill/>
                    <a:ln>
                      <a:noFill/>
                    </a:ln>
                    <a:extLst>
                      <a:ext uri="{53640926-AAD7-44D8-BBD7-CCE9431645EC}">
                        <a14:shadowObscured xmlns:a14="http://schemas.microsoft.com/office/drawing/2010/main"/>
                      </a:ext>
                    </a:extLst>
                  </pic:spPr>
                </pic:pic>
              </a:graphicData>
            </a:graphic>
          </wp:inline>
        </w:drawing>
      </w:r>
    </w:p>
    <w:p w14:paraId="56E8FAA5" w14:textId="345BA69D" w:rsidR="0099472F" w:rsidRPr="00EE2847" w:rsidRDefault="0099472F" w:rsidP="0099472F">
      <w:pPr>
        <w:jc w:val="center"/>
        <w:rPr>
          <w:rFonts w:ascii="Candara Light" w:hAnsi="Candara Light"/>
        </w:rPr>
      </w:pPr>
      <w:r w:rsidRPr="00EE2847">
        <w:rPr>
          <w:rFonts w:ascii="Candara Light" w:hAnsi="Candara Light"/>
          <w:b/>
          <w:bCs/>
        </w:rPr>
        <w:t>Figure</w:t>
      </w:r>
      <w:r w:rsidR="00EE2847" w:rsidRPr="00EE2847">
        <w:rPr>
          <w:rFonts w:ascii="Candara Light" w:hAnsi="Candara Light"/>
          <w:b/>
          <w:bCs/>
        </w:rPr>
        <w:t xml:space="preserve"> 11</w:t>
      </w:r>
      <w:r w:rsidRPr="00EE2847">
        <w:rPr>
          <w:rFonts w:ascii="Candara Light" w:hAnsi="Candara Light"/>
        </w:rPr>
        <w:t xml:space="preserve">: Generated folder to set up solidity </w:t>
      </w:r>
      <w:r w:rsidR="00083F9D" w:rsidRPr="00EE2847">
        <w:rPr>
          <w:rFonts w:ascii="Candara Light" w:hAnsi="Candara Light"/>
        </w:rPr>
        <w:t xml:space="preserve">smart contract </w:t>
      </w:r>
      <w:r w:rsidR="003F5202" w:rsidRPr="00EE2847">
        <w:rPr>
          <w:rFonts w:ascii="Candara Light" w:hAnsi="Candara Light"/>
        </w:rPr>
        <w:t xml:space="preserve">framework from </w:t>
      </w:r>
      <w:proofErr w:type="spellStart"/>
      <w:r w:rsidR="003F5202" w:rsidRPr="00EE2847">
        <w:rPr>
          <w:rFonts w:ascii="Candara Light" w:hAnsi="Candara Light"/>
        </w:rPr>
        <w:t>HardHat</w:t>
      </w:r>
      <w:proofErr w:type="spellEnd"/>
    </w:p>
    <w:p w14:paraId="76B6E325" w14:textId="77777777" w:rsidR="00C75279" w:rsidRDefault="00E87DAA" w:rsidP="00E87DAA">
      <w:pPr>
        <w:pStyle w:val="Heading2"/>
        <w:rPr>
          <w:color w:val="FFFFFF" w:themeColor="background1"/>
          <w:shd w:val="clear" w:color="auto" w:fill="4472C4" w:themeFill="accent1"/>
        </w:rPr>
      </w:pPr>
      <w:r>
        <w:rPr>
          <w:color w:val="FFFFFF" w:themeColor="background1"/>
          <w:shd w:val="clear" w:color="auto" w:fill="4472C4" w:themeFill="accent1"/>
        </w:rPr>
        <w:t xml:space="preserve"> </w:t>
      </w:r>
    </w:p>
    <w:p w14:paraId="45BF7336" w14:textId="176C4C96" w:rsidR="00C75279" w:rsidRDefault="009C73CC" w:rsidP="0027215B">
      <w:pPr>
        <w:pStyle w:val="Heading2"/>
      </w:pPr>
      <w:r>
        <w:rPr>
          <w:color w:val="FFFFFF" w:themeColor="background1"/>
          <w:shd w:val="clear" w:color="auto" w:fill="4472C4" w:themeFill="accent1"/>
        </w:rPr>
        <w:t xml:space="preserve"> </w:t>
      </w:r>
      <w:bookmarkStart w:id="75" w:name="_Toc109659291"/>
      <w:r w:rsidR="00E87DAA">
        <w:rPr>
          <w:color w:val="FFFFFF" w:themeColor="background1"/>
          <w:shd w:val="clear" w:color="auto" w:fill="4472C4" w:themeFill="accent1"/>
        </w:rPr>
        <w:t>3.4</w:t>
      </w:r>
      <w:r w:rsidR="00E87DAA" w:rsidRPr="00674654">
        <w:rPr>
          <w:color w:val="FFFFFF" w:themeColor="background1"/>
          <w:shd w:val="clear" w:color="auto" w:fill="4472C4" w:themeFill="accent1"/>
        </w:rPr>
        <w:t xml:space="preserve">  </w:t>
      </w:r>
      <w:r w:rsidR="00E87DAA" w:rsidRPr="00674654">
        <w:rPr>
          <w:color w:val="FFFFFF" w:themeColor="background1"/>
        </w:rPr>
        <w:t xml:space="preserve"> </w:t>
      </w:r>
      <w:r w:rsidR="00E87DAA">
        <w:t>Project Setup</w:t>
      </w:r>
      <w:bookmarkEnd w:id="75"/>
    </w:p>
    <w:p w14:paraId="34D8349A" w14:textId="560242DC" w:rsidR="00CF3F16" w:rsidRPr="00E37E86" w:rsidRDefault="00CF3F16" w:rsidP="008243E3">
      <w:pPr>
        <w:rPr>
          <w:rFonts w:ascii="Candara Light" w:hAnsi="Candara Light"/>
        </w:rPr>
      </w:pPr>
      <w:r w:rsidRPr="00E37E86">
        <w:rPr>
          <w:rFonts w:ascii="Candara Light" w:hAnsi="Candara Light"/>
        </w:rPr>
        <w:t>Blockchain application can be used in most trade application, which include application for E-commerce, or just as simple as transfer funds between two accounts.</w:t>
      </w:r>
    </w:p>
    <w:p w14:paraId="1C6EA7D4" w14:textId="3340E74F" w:rsidR="000A33F7" w:rsidRDefault="00FF39F6" w:rsidP="000A33F7">
      <w:pPr>
        <w:rPr>
          <w:rFonts w:ascii="Candara Light" w:hAnsi="Candara Light"/>
        </w:rPr>
      </w:pPr>
      <w:r w:rsidRPr="00BC4AB7">
        <w:rPr>
          <w:rFonts w:ascii="Candara Light" w:hAnsi="Candara Light"/>
        </w:rPr>
        <w:t xml:space="preserve">In this </w:t>
      </w:r>
      <w:r w:rsidR="009A3EDC" w:rsidRPr="00BC4AB7">
        <w:rPr>
          <w:rFonts w:ascii="Candara Light" w:hAnsi="Candara Light"/>
        </w:rPr>
        <w:t>se</w:t>
      </w:r>
      <w:r w:rsidR="009A3EDC">
        <w:rPr>
          <w:rFonts w:ascii="Candara Light" w:hAnsi="Candara Light"/>
        </w:rPr>
        <w:t>ction</w:t>
      </w:r>
      <w:r w:rsidRPr="00BC4AB7">
        <w:rPr>
          <w:rFonts w:ascii="Candara Light" w:hAnsi="Candara Light"/>
        </w:rPr>
        <w:t xml:space="preserve"> we will be going over a sample </w:t>
      </w:r>
      <w:r w:rsidR="00BA1C15" w:rsidRPr="00BC4AB7">
        <w:rPr>
          <w:rFonts w:ascii="Candara Light" w:hAnsi="Candara Light"/>
        </w:rPr>
        <w:t xml:space="preserve">application that is powered by web 3.0 and blockchain technology. We will create a </w:t>
      </w:r>
      <w:r w:rsidR="000039AE" w:rsidRPr="00BC4AB7">
        <w:rPr>
          <w:rFonts w:ascii="Candara Light" w:hAnsi="Candara Light"/>
        </w:rPr>
        <w:t xml:space="preserve">website </w:t>
      </w:r>
      <w:r w:rsidR="00540E45">
        <w:rPr>
          <w:rFonts w:ascii="Candara Light" w:hAnsi="Candara Light"/>
        </w:rPr>
        <w:t>that allows a user</w:t>
      </w:r>
      <w:r w:rsidR="000039AE" w:rsidRPr="00BC4AB7">
        <w:rPr>
          <w:rFonts w:ascii="Candara Light" w:hAnsi="Candara Light"/>
        </w:rPr>
        <w:t xml:space="preserve"> to </w:t>
      </w:r>
      <w:r w:rsidR="00104987" w:rsidRPr="00BC4AB7">
        <w:rPr>
          <w:rFonts w:ascii="Candara Light" w:hAnsi="Candara Light"/>
        </w:rPr>
        <w:t xml:space="preserve">transfer cryptocurrencies between </w:t>
      </w:r>
      <w:r w:rsidR="006941F4" w:rsidRPr="00BC4AB7">
        <w:rPr>
          <w:rFonts w:ascii="Candara Light" w:hAnsi="Candara Light"/>
        </w:rPr>
        <w:t xml:space="preserve">different </w:t>
      </w:r>
      <w:r w:rsidR="00B479D4" w:rsidRPr="00BC4AB7">
        <w:rPr>
          <w:rFonts w:ascii="Candara Light" w:hAnsi="Candara Light"/>
        </w:rPr>
        <w:t>wallets and</w:t>
      </w:r>
      <w:r w:rsidR="006941F4" w:rsidRPr="00BC4AB7">
        <w:rPr>
          <w:rFonts w:ascii="Candara Light" w:hAnsi="Candara Light"/>
        </w:rPr>
        <w:t xml:space="preserve"> provide</w:t>
      </w:r>
      <w:r w:rsidR="00540E45">
        <w:rPr>
          <w:rFonts w:ascii="Candara Light" w:hAnsi="Candara Light"/>
        </w:rPr>
        <w:t>s a</w:t>
      </w:r>
      <w:r w:rsidR="006941F4" w:rsidRPr="00BC4AB7">
        <w:rPr>
          <w:rFonts w:ascii="Candara Light" w:hAnsi="Candara Light"/>
        </w:rPr>
        <w:t xml:space="preserve"> history of all transactions </w:t>
      </w:r>
      <w:r w:rsidR="00AE47F9">
        <w:rPr>
          <w:rFonts w:ascii="Candara Light" w:hAnsi="Candara Light"/>
        </w:rPr>
        <w:t>completed on the site</w:t>
      </w:r>
      <w:r w:rsidR="006941F4" w:rsidRPr="00BC4AB7">
        <w:rPr>
          <w:rFonts w:ascii="Candara Light" w:hAnsi="Candara Light"/>
        </w:rPr>
        <w:t>.</w:t>
      </w:r>
      <w:r w:rsidR="00B479D4">
        <w:rPr>
          <w:rFonts w:ascii="Candara Light" w:hAnsi="Candara Light"/>
        </w:rPr>
        <w:t xml:space="preserve"> </w:t>
      </w:r>
      <w:r w:rsidR="00285A3F">
        <w:rPr>
          <w:rFonts w:ascii="Candara Light" w:hAnsi="Candara Light"/>
        </w:rPr>
        <w:t>The web application will provide following function</w:t>
      </w:r>
      <w:r w:rsidR="001C4078">
        <w:rPr>
          <w:rFonts w:ascii="Candara Light" w:hAnsi="Candara Light"/>
        </w:rPr>
        <w:t>s</w:t>
      </w:r>
      <w:r w:rsidR="00285A3F">
        <w:rPr>
          <w:rFonts w:ascii="Candara Light" w:hAnsi="Candara Light"/>
        </w:rPr>
        <w:t>:</w:t>
      </w:r>
    </w:p>
    <w:p w14:paraId="65BDCAF1" w14:textId="10CB5BFD" w:rsidR="00285A3F" w:rsidRDefault="001E69D0" w:rsidP="00285A3F">
      <w:pPr>
        <w:pStyle w:val="ListParagraph"/>
        <w:numPr>
          <w:ilvl w:val="0"/>
          <w:numId w:val="36"/>
        </w:numPr>
        <w:rPr>
          <w:rFonts w:ascii="Candara Light" w:hAnsi="Candara Light"/>
        </w:rPr>
      </w:pPr>
      <w:r>
        <w:rPr>
          <w:rFonts w:ascii="Candara Light" w:hAnsi="Candara Light"/>
        </w:rPr>
        <w:t xml:space="preserve">User </w:t>
      </w:r>
      <w:r w:rsidR="001A33DB">
        <w:rPr>
          <w:rFonts w:ascii="Candara Light" w:hAnsi="Candara Light"/>
        </w:rPr>
        <w:t xml:space="preserve">can </w:t>
      </w:r>
      <w:r>
        <w:rPr>
          <w:rFonts w:ascii="Candara Light" w:hAnsi="Candara Light"/>
        </w:rPr>
        <w:t>login to their crypto</w:t>
      </w:r>
      <w:ins w:id="76" w:author="Feng, Eric" w:date="2022-08-25T00:14:00Z">
        <w:r w:rsidR="00CF3F16">
          <w:rPr>
            <w:rFonts w:ascii="Candara Light" w:hAnsi="Candara Light"/>
          </w:rPr>
          <w:t xml:space="preserve"> </w:t>
        </w:r>
      </w:ins>
      <w:r>
        <w:rPr>
          <w:rFonts w:ascii="Candara Light" w:hAnsi="Candara Light"/>
        </w:rPr>
        <w:t>wallet</w:t>
      </w:r>
    </w:p>
    <w:p w14:paraId="4522DF31" w14:textId="255937B4" w:rsidR="001E69D0" w:rsidRDefault="001E69D0" w:rsidP="00285A3F">
      <w:pPr>
        <w:pStyle w:val="ListParagraph"/>
        <w:numPr>
          <w:ilvl w:val="0"/>
          <w:numId w:val="36"/>
        </w:numPr>
        <w:rPr>
          <w:rFonts w:ascii="Candara Light" w:hAnsi="Candara Light"/>
        </w:rPr>
      </w:pPr>
      <w:r>
        <w:rPr>
          <w:rFonts w:ascii="Candara Light" w:hAnsi="Candara Light"/>
        </w:rPr>
        <w:t xml:space="preserve">User </w:t>
      </w:r>
      <w:r w:rsidR="001D3C7E">
        <w:rPr>
          <w:rFonts w:ascii="Candara Light" w:hAnsi="Candara Light"/>
        </w:rPr>
        <w:t>can enter</w:t>
      </w:r>
      <w:r w:rsidR="005C121A">
        <w:rPr>
          <w:rFonts w:ascii="Candara Light" w:hAnsi="Candara Light"/>
        </w:rPr>
        <w:t xml:space="preserve"> the receiver address, Ether amount, keyword and </w:t>
      </w:r>
      <w:r w:rsidR="001D3C7E">
        <w:rPr>
          <w:rFonts w:ascii="Candara Light" w:hAnsi="Candara Light"/>
        </w:rPr>
        <w:t xml:space="preserve">a </w:t>
      </w:r>
      <w:r w:rsidR="005C121A">
        <w:rPr>
          <w:rFonts w:ascii="Candara Light" w:hAnsi="Candara Light"/>
        </w:rPr>
        <w:t>message for the transaction</w:t>
      </w:r>
      <w:r w:rsidR="004A78E4">
        <w:rPr>
          <w:rFonts w:ascii="Candara Light" w:hAnsi="Candara Light"/>
        </w:rPr>
        <w:t>.</w:t>
      </w:r>
    </w:p>
    <w:p w14:paraId="08B88FE8" w14:textId="0DC60AF5" w:rsidR="002227EF" w:rsidRDefault="00A2499B" w:rsidP="00285A3F">
      <w:pPr>
        <w:pStyle w:val="ListParagraph"/>
        <w:numPr>
          <w:ilvl w:val="0"/>
          <w:numId w:val="36"/>
        </w:numPr>
        <w:rPr>
          <w:rFonts w:ascii="Candara Light" w:hAnsi="Candara Light"/>
        </w:rPr>
      </w:pPr>
      <w:r>
        <w:rPr>
          <w:rFonts w:ascii="Candara Light" w:hAnsi="Candara Light"/>
        </w:rPr>
        <w:t xml:space="preserve">Web page </w:t>
      </w:r>
      <w:r w:rsidR="00CF3F16">
        <w:rPr>
          <w:rFonts w:ascii="Candara Light" w:hAnsi="Candara Light"/>
        </w:rPr>
        <w:t xml:space="preserve">Display </w:t>
      </w:r>
      <w:r w:rsidR="00AD73AD">
        <w:rPr>
          <w:rFonts w:ascii="Candara Light" w:hAnsi="Candara Light"/>
        </w:rPr>
        <w:t xml:space="preserve">notification for the transaction and gas </w:t>
      </w:r>
      <w:proofErr w:type="gramStart"/>
      <w:r w:rsidR="00AD73AD">
        <w:rPr>
          <w:rFonts w:ascii="Candara Light" w:hAnsi="Candara Light"/>
        </w:rPr>
        <w:t>needed</w:t>
      </w:r>
      <w:r w:rsidR="00CF3F16">
        <w:rPr>
          <w:rFonts w:ascii="Candara Light" w:hAnsi="Candara Light"/>
        </w:rPr>
        <w:t>(</w:t>
      </w:r>
      <w:proofErr w:type="gramEnd"/>
      <w:r w:rsidR="00CF3F16">
        <w:rPr>
          <w:rFonts w:ascii="Candara Light" w:hAnsi="Candara Light"/>
        </w:rPr>
        <w:t>minimum fee to pay in cryptocurrency to make transaction)</w:t>
      </w:r>
    </w:p>
    <w:p w14:paraId="644F4E10" w14:textId="11EB1496" w:rsidR="00AD73AD" w:rsidRDefault="00AD73AD" w:rsidP="00285A3F">
      <w:pPr>
        <w:pStyle w:val="ListParagraph"/>
        <w:numPr>
          <w:ilvl w:val="0"/>
          <w:numId w:val="36"/>
        </w:numPr>
        <w:rPr>
          <w:rFonts w:ascii="Candara Light" w:hAnsi="Candara Light"/>
        </w:rPr>
      </w:pPr>
      <w:r>
        <w:rPr>
          <w:rFonts w:ascii="Candara Light" w:hAnsi="Candara Light"/>
        </w:rPr>
        <w:t xml:space="preserve">User </w:t>
      </w:r>
      <w:r w:rsidR="001470EB">
        <w:rPr>
          <w:rFonts w:ascii="Candara Light" w:hAnsi="Candara Light"/>
        </w:rPr>
        <w:t>can</w:t>
      </w:r>
      <w:r>
        <w:rPr>
          <w:rFonts w:ascii="Candara Light" w:hAnsi="Candara Light"/>
        </w:rPr>
        <w:t xml:space="preserve"> confirm the transaction</w:t>
      </w:r>
    </w:p>
    <w:p w14:paraId="2FED8EC9" w14:textId="3144F700" w:rsidR="00482105" w:rsidRPr="008243E3" w:rsidRDefault="00AD73AD" w:rsidP="005471F2">
      <w:pPr>
        <w:pStyle w:val="ListParagraph"/>
        <w:numPr>
          <w:ilvl w:val="0"/>
          <w:numId w:val="36"/>
        </w:numPr>
        <w:rPr>
          <w:rFonts w:ascii="Candara Light" w:hAnsi="Candara Light"/>
        </w:rPr>
      </w:pPr>
      <w:r>
        <w:rPr>
          <w:rFonts w:ascii="Candara Light" w:hAnsi="Candara Light"/>
        </w:rPr>
        <w:t>Transaction history</w:t>
      </w:r>
      <w:r w:rsidR="009C7C55">
        <w:rPr>
          <w:rFonts w:ascii="Candara Light" w:hAnsi="Candara Light"/>
        </w:rPr>
        <w:t xml:space="preserve"> is</w:t>
      </w:r>
      <w:r>
        <w:rPr>
          <w:rFonts w:ascii="Candara Light" w:hAnsi="Candara Light"/>
        </w:rPr>
        <w:t xml:space="preserve"> display</w:t>
      </w:r>
      <w:r w:rsidR="009C7C55">
        <w:rPr>
          <w:rFonts w:ascii="Candara Light" w:hAnsi="Candara Light"/>
        </w:rPr>
        <w:t>ed</w:t>
      </w:r>
      <w:r>
        <w:rPr>
          <w:rFonts w:ascii="Candara Light" w:hAnsi="Candara Light"/>
        </w:rPr>
        <w:t xml:space="preserve"> on the webpage and can be verified in </w:t>
      </w:r>
      <w:proofErr w:type="spellStart"/>
      <w:r>
        <w:rPr>
          <w:rFonts w:ascii="Candara Light" w:hAnsi="Candara Light"/>
        </w:rPr>
        <w:t>EtherScan</w:t>
      </w:r>
      <w:proofErr w:type="spellEnd"/>
    </w:p>
    <w:p w14:paraId="637F7ED2" w14:textId="7F506B94" w:rsidR="005471F2" w:rsidRDefault="00D965AE" w:rsidP="00B216BE">
      <w:pPr>
        <w:rPr>
          <w:rFonts w:ascii="Candara Light" w:hAnsi="Candara Light"/>
        </w:rPr>
      </w:pPr>
      <w:r>
        <w:rPr>
          <w:rFonts w:ascii="Candara Light" w:hAnsi="Candara Light"/>
        </w:rPr>
        <w:t xml:space="preserve">To see the detailed code and complete web application please refer to the </w:t>
      </w:r>
      <w:proofErr w:type="spellStart"/>
      <w:r>
        <w:rPr>
          <w:rFonts w:ascii="Candara Light" w:hAnsi="Candara Light"/>
        </w:rPr>
        <w:t>Github</w:t>
      </w:r>
      <w:proofErr w:type="spellEnd"/>
      <w:r>
        <w:rPr>
          <w:rFonts w:ascii="Candara Light" w:hAnsi="Candara Light"/>
        </w:rPr>
        <w:t xml:space="preserve"> page and deployed website</w:t>
      </w:r>
      <w:r w:rsidR="008F7BC9">
        <w:rPr>
          <w:rFonts w:ascii="Candara Light" w:hAnsi="Candara Light"/>
        </w:rPr>
        <w:t xml:space="preserve"> in appendix A.</w:t>
      </w:r>
    </w:p>
    <w:p w14:paraId="2260D7F9" w14:textId="77777777" w:rsidR="00D965AE" w:rsidRDefault="00D965AE" w:rsidP="00B216BE">
      <w:pPr>
        <w:rPr>
          <w:rFonts w:ascii="Candara Light" w:hAnsi="Candara Light"/>
        </w:rPr>
      </w:pPr>
    </w:p>
    <w:p w14:paraId="493F7E1B" w14:textId="77777777" w:rsidR="00D965AE" w:rsidRDefault="00D965AE" w:rsidP="00B216BE">
      <w:pPr>
        <w:rPr>
          <w:ins w:id="77" w:author="Laskovy, Andrew M" w:date="2022-08-23T15:44:00Z"/>
          <w:rFonts w:ascii="Candara Light" w:hAnsi="Candara Light"/>
        </w:rPr>
      </w:pPr>
    </w:p>
    <w:p w14:paraId="6431EA33" w14:textId="451E23FE" w:rsidR="00B216BE" w:rsidRDefault="00482105" w:rsidP="00B216BE">
      <w:pPr>
        <w:rPr>
          <w:rFonts w:ascii="Candara Light" w:hAnsi="Candara Light"/>
        </w:rPr>
      </w:pPr>
      <w:r>
        <w:rPr>
          <w:rFonts w:ascii="Candara Light" w:hAnsi="Candara Light"/>
        </w:rPr>
        <w:lastRenderedPageBreak/>
        <w:t>As part of this</w:t>
      </w:r>
      <w:r w:rsidR="00801488">
        <w:rPr>
          <w:rFonts w:ascii="Candara Light" w:hAnsi="Candara Light"/>
        </w:rPr>
        <w:t xml:space="preserve"> project we will develop, test, and deploy </w:t>
      </w:r>
      <w:r>
        <w:rPr>
          <w:rFonts w:ascii="Candara Light" w:hAnsi="Candara Light"/>
        </w:rPr>
        <w:t xml:space="preserve">a </w:t>
      </w:r>
      <w:r w:rsidR="00801488">
        <w:rPr>
          <w:rFonts w:ascii="Candara Light" w:hAnsi="Candara Light"/>
        </w:rPr>
        <w:t xml:space="preserve">smart contract </w:t>
      </w:r>
      <w:r w:rsidR="00256C0F">
        <w:rPr>
          <w:rFonts w:ascii="Candara Light" w:hAnsi="Candara Light"/>
        </w:rPr>
        <w:t xml:space="preserve">using the </w:t>
      </w:r>
      <w:proofErr w:type="spellStart"/>
      <w:r w:rsidR="00801488">
        <w:rPr>
          <w:rFonts w:ascii="Candara Light" w:hAnsi="Candara Light"/>
        </w:rPr>
        <w:t>HardHat</w:t>
      </w:r>
      <w:proofErr w:type="spellEnd"/>
      <w:r w:rsidR="00801488">
        <w:rPr>
          <w:rFonts w:ascii="Candara Light" w:hAnsi="Candara Light"/>
        </w:rPr>
        <w:t xml:space="preserve"> development environment</w:t>
      </w:r>
      <w:r w:rsidR="000D6721">
        <w:rPr>
          <w:rFonts w:ascii="Candara Light" w:hAnsi="Candara Light"/>
        </w:rPr>
        <w:t>.</w:t>
      </w:r>
      <w:r w:rsidR="00B216BE">
        <w:rPr>
          <w:rFonts w:ascii="Candara Light" w:hAnsi="Candara Light"/>
        </w:rPr>
        <w:t xml:space="preserve"> To </w:t>
      </w:r>
      <w:r w:rsidR="000E3F59">
        <w:rPr>
          <w:rFonts w:ascii="Candara Light" w:hAnsi="Candara Light"/>
        </w:rPr>
        <w:t>s</w:t>
      </w:r>
      <w:r w:rsidR="00B216BE">
        <w:rPr>
          <w:rFonts w:ascii="Candara Light" w:hAnsi="Candara Light"/>
        </w:rPr>
        <w:t xml:space="preserve">et up the environment, </w:t>
      </w:r>
      <w:r w:rsidR="00596495">
        <w:rPr>
          <w:rFonts w:ascii="Candara Light" w:hAnsi="Candara Light"/>
        </w:rPr>
        <w:t xml:space="preserve">we can use any </w:t>
      </w:r>
      <w:r w:rsidR="00607FF2">
        <w:rPr>
          <w:rFonts w:ascii="Candara Light" w:hAnsi="Candara Light"/>
        </w:rPr>
        <w:t>JavaScript</w:t>
      </w:r>
      <w:r w:rsidR="00E726DE">
        <w:rPr>
          <w:rFonts w:ascii="Candara Light" w:hAnsi="Candara Light"/>
        </w:rPr>
        <w:t xml:space="preserve"> </w:t>
      </w:r>
      <w:r w:rsidR="00BC3F15">
        <w:rPr>
          <w:rFonts w:ascii="Candara Light" w:hAnsi="Candara Light"/>
        </w:rPr>
        <w:t xml:space="preserve">code editor. In this case we will be using </w:t>
      </w:r>
      <w:proofErr w:type="spellStart"/>
      <w:r w:rsidR="00562BAD">
        <w:rPr>
          <w:rFonts w:ascii="Candara Light" w:hAnsi="Candara Light"/>
        </w:rPr>
        <w:t>VSCode</w:t>
      </w:r>
      <w:proofErr w:type="spellEnd"/>
      <w:r w:rsidR="00607FF2">
        <w:rPr>
          <w:rFonts w:ascii="Candara Light" w:hAnsi="Candara Light"/>
        </w:rPr>
        <w:t xml:space="preserve"> and deploy the project</w:t>
      </w:r>
      <w:r w:rsidR="00B216BE">
        <w:rPr>
          <w:rFonts w:ascii="Candara Light" w:hAnsi="Candara Light"/>
        </w:rPr>
        <w:t xml:space="preserve"> us</w:t>
      </w:r>
      <w:r w:rsidR="00607FF2">
        <w:rPr>
          <w:rFonts w:ascii="Candara Light" w:hAnsi="Candara Light"/>
        </w:rPr>
        <w:t>ing</w:t>
      </w:r>
      <w:r w:rsidR="00B216BE">
        <w:rPr>
          <w:rFonts w:ascii="Candara Light" w:hAnsi="Candara Light"/>
        </w:rPr>
        <w:t xml:space="preserve"> “</w:t>
      </w:r>
      <w:proofErr w:type="spellStart"/>
      <w:r w:rsidR="00B216BE">
        <w:rPr>
          <w:rFonts w:ascii="Candara Light" w:hAnsi="Candara Light"/>
        </w:rPr>
        <w:t>npm</w:t>
      </w:r>
      <w:proofErr w:type="spellEnd"/>
      <w:r w:rsidR="00B216BE">
        <w:rPr>
          <w:rFonts w:ascii="Candara Light" w:hAnsi="Candara Light"/>
        </w:rPr>
        <w:t xml:space="preserve">” to install </w:t>
      </w:r>
      <w:r w:rsidR="00256C0F">
        <w:rPr>
          <w:rFonts w:ascii="Candara Light" w:hAnsi="Candara Light"/>
        </w:rPr>
        <w:t xml:space="preserve">the </w:t>
      </w:r>
      <w:r w:rsidR="00B216BE">
        <w:rPr>
          <w:rFonts w:ascii="Candara Light" w:hAnsi="Candara Light"/>
        </w:rPr>
        <w:t>hardhat package</w:t>
      </w:r>
      <w:r w:rsidR="00CF3F16">
        <w:rPr>
          <w:rFonts w:ascii="Candara Light" w:hAnsi="Candara Light"/>
        </w:rPr>
        <w:t xml:space="preserve"> </w:t>
      </w:r>
      <w:r w:rsidR="00607FF2">
        <w:rPr>
          <w:rFonts w:ascii="Candara Light" w:hAnsi="Candara Light"/>
        </w:rPr>
        <w:t>from</w:t>
      </w:r>
      <w:r w:rsidR="00CF3F16">
        <w:rPr>
          <w:rFonts w:ascii="Candara Light" w:hAnsi="Candara Light"/>
        </w:rPr>
        <w:t xml:space="preserve"> the terminal</w:t>
      </w:r>
      <w:r w:rsidR="00B216BE">
        <w:rPr>
          <w:rFonts w:ascii="Candara Light" w:hAnsi="Candara Light"/>
        </w:rPr>
        <w:t>.</w:t>
      </w:r>
    </w:p>
    <w:p w14:paraId="2033A775" w14:textId="11DC51FE" w:rsidR="00FF030A" w:rsidRPr="00D82F99" w:rsidRDefault="00FF030A" w:rsidP="00D82F99">
      <w:pPr>
        <w:numPr>
          <w:ilvl w:val="0"/>
          <w:numId w:val="1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proofErr w:type="spellStart"/>
      <w:r>
        <w:rPr>
          <w:rFonts w:ascii="Consolas" w:eastAsia="Times New Roman" w:hAnsi="Consolas" w:cs="Courier New"/>
          <w:color w:val="000000"/>
          <w:sz w:val="18"/>
          <w:szCs w:val="18"/>
          <w:bdr w:val="none" w:sz="0" w:space="0" w:color="auto" w:frame="1"/>
          <w:lang w:eastAsia="en-CA"/>
        </w:rPr>
        <w:t>npm</w:t>
      </w:r>
      <w:proofErr w:type="spellEnd"/>
      <w:r>
        <w:rPr>
          <w:rFonts w:ascii="Consolas" w:eastAsia="Times New Roman" w:hAnsi="Consolas" w:cs="Courier New"/>
          <w:color w:val="000000"/>
          <w:sz w:val="18"/>
          <w:szCs w:val="18"/>
          <w:bdr w:val="none" w:sz="0" w:space="0" w:color="auto" w:frame="1"/>
          <w:lang w:eastAsia="en-CA"/>
        </w:rPr>
        <w:t xml:space="preserve"> in</w:t>
      </w:r>
      <w:r w:rsidR="00D82F99">
        <w:rPr>
          <w:rFonts w:ascii="Consolas" w:eastAsia="Times New Roman" w:hAnsi="Consolas" w:cs="Courier New"/>
          <w:color w:val="000000"/>
          <w:sz w:val="18"/>
          <w:szCs w:val="18"/>
          <w:bdr w:val="none" w:sz="0" w:space="0" w:color="auto" w:frame="1"/>
          <w:lang w:eastAsia="en-CA"/>
        </w:rPr>
        <w:t>s</w:t>
      </w:r>
      <w:r>
        <w:rPr>
          <w:rFonts w:ascii="Consolas" w:eastAsia="Times New Roman" w:hAnsi="Consolas" w:cs="Courier New"/>
          <w:color w:val="000000"/>
          <w:sz w:val="18"/>
          <w:szCs w:val="18"/>
          <w:bdr w:val="none" w:sz="0" w:space="0" w:color="auto" w:frame="1"/>
          <w:lang w:eastAsia="en-CA"/>
        </w:rPr>
        <w:t>tall –save-dev hardhat</w:t>
      </w:r>
    </w:p>
    <w:p w14:paraId="69A227FB" w14:textId="2E690731" w:rsidR="00D87752" w:rsidRPr="00D87752" w:rsidRDefault="00D82F99" w:rsidP="00D87752">
      <w:pPr>
        <w:numPr>
          <w:ilvl w:val="0"/>
          <w:numId w:val="1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proofErr w:type="spellStart"/>
      <w:r>
        <w:rPr>
          <w:rFonts w:ascii="Consolas" w:eastAsia="Times New Roman" w:hAnsi="Consolas" w:cs="Times New Roman"/>
          <w:color w:val="000000"/>
          <w:sz w:val="18"/>
          <w:szCs w:val="18"/>
          <w:lang w:eastAsia="en-CA"/>
        </w:rPr>
        <w:t>npx</w:t>
      </w:r>
      <w:proofErr w:type="spellEnd"/>
      <w:r>
        <w:rPr>
          <w:rFonts w:ascii="Consolas" w:eastAsia="Times New Roman" w:hAnsi="Consolas" w:cs="Times New Roman"/>
          <w:color w:val="000000"/>
          <w:sz w:val="18"/>
          <w:szCs w:val="18"/>
          <w:lang w:eastAsia="en-CA"/>
        </w:rPr>
        <w:t xml:space="preserve"> hardhat</w:t>
      </w:r>
    </w:p>
    <w:p w14:paraId="69F28070" w14:textId="237AA38E" w:rsidR="00B216BE" w:rsidRDefault="00B216BE" w:rsidP="00B216BE">
      <w:pPr>
        <w:rPr>
          <w:rFonts w:ascii="Candara Light" w:hAnsi="Candara Light"/>
        </w:rPr>
      </w:pPr>
      <w:r>
        <w:rPr>
          <w:rFonts w:ascii="Candara Light" w:hAnsi="Candara Light"/>
        </w:rPr>
        <w:t xml:space="preserve">After running the script, </w:t>
      </w:r>
      <w:r w:rsidR="000A2D3E">
        <w:rPr>
          <w:rFonts w:ascii="Candara Light" w:hAnsi="Candara Light"/>
        </w:rPr>
        <w:t xml:space="preserve">a </w:t>
      </w:r>
      <w:r>
        <w:rPr>
          <w:rFonts w:ascii="Candara Light" w:hAnsi="Candara Light"/>
        </w:rPr>
        <w:t xml:space="preserve">sample application will be created </w:t>
      </w:r>
      <w:r w:rsidR="0052710F">
        <w:rPr>
          <w:rFonts w:ascii="Candara Light" w:hAnsi="Candara Light"/>
        </w:rPr>
        <w:t xml:space="preserve">which includes the </w:t>
      </w:r>
      <w:r w:rsidR="00F37A85">
        <w:rPr>
          <w:rFonts w:ascii="Candara Light" w:hAnsi="Candara Light"/>
        </w:rPr>
        <w:t>pr</w:t>
      </w:r>
      <w:r w:rsidR="00620BB2">
        <w:rPr>
          <w:rFonts w:ascii="Candara Light" w:hAnsi="Candara Light"/>
        </w:rPr>
        <w:t>oject folder structure</w:t>
      </w:r>
      <w:r w:rsidR="00715D44">
        <w:rPr>
          <w:rFonts w:ascii="Candara Light" w:hAnsi="Candara Light"/>
        </w:rPr>
        <w:t xml:space="preserve">. </w:t>
      </w:r>
    </w:p>
    <w:p w14:paraId="0F544163" w14:textId="40CB3195" w:rsidR="00245EBE" w:rsidRDefault="004B7B0E" w:rsidP="00DF290C">
      <w:pPr>
        <w:jc w:val="center"/>
        <w:rPr>
          <w:rFonts w:ascii="Candara Light" w:hAnsi="Candara Light"/>
        </w:rPr>
      </w:pPr>
      <w:r>
        <w:rPr>
          <w:noProof/>
        </w:rPr>
        <w:drawing>
          <wp:inline distT="0" distB="0" distL="0" distR="0" wp14:anchorId="4E39E636" wp14:editId="3B44E015">
            <wp:extent cx="5899868" cy="2116455"/>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736"/>
                    <a:stretch/>
                  </pic:blipFill>
                  <pic:spPr bwMode="auto">
                    <a:xfrm>
                      <a:off x="0" y="0"/>
                      <a:ext cx="5899868" cy="2116455"/>
                    </a:xfrm>
                    <a:prstGeom prst="rect">
                      <a:avLst/>
                    </a:prstGeom>
                    <a:ln>
                      <a:noFill/>
                    </a:ln>
                    <a:extLst>
                      <a:ext uri="{53640926-AAD7-44D8-BBD7-CCE9431645EC}">
                        <a14:shadowObscured xmlns:a14="http://schemas.microsoft.com/office/drawing/2010/main"/>
                      </a:ext>
                    </a:extLst>
                  </pic:spPr>
                </pic:pic>
              </a:graphicData>
            </a:graphic>
          </wp:inline>
        </w:drawing>
      </w:r>
    </w:p>
    <w:p w14:paraId="05A8FF2C" w14:textId="67333E04" w:rsidR="00DF290C" w:rsidRDefault="00152D7D" w:rsidP="00DF290C">
      <w:pPr>
        <w:jc w:val="center"/>
        <w:rPr>
          <w:rFonts w:ascii="Candara Light" w:hAnsi="Candara Light"/>
        </w:rPr>
      </w:pPr>
      <w:r w:rsidRPr="00EE2847">
        <w:rPr>
          <w:rFonts w:ascii="Candara Light" w:hAnsi="Candara Light"/>
          <w:b/>
          <w:bCs/>
        </w:rPr>
        <w:t>Figure</w:t>
      </w:r>
      <w:r w:rsidR="00EE2847" w:rsidRPr="00EE2847">
        <w:rPr>
          <w:rFonts w:ascii="Candara Light" w:hAnsi="Candara Light"/>
          <w:b/>
          <w:bCs/>
        </w:rPr>
        <w:t xml:space="preserve"> 12</w:t>
      </w:r>
      <w:r>
        <w:rPr>
          <w:rFonts w:ascii="Candara Light" w:hAnsi="Candara Light"/>
        </w:rPr>
        <w:t>: Sample smart contract project structure</w:t>
      </w:r>
    </w:p>
    <w:p w14:paraId="67922C59" w14:textId="723F4240" w:rsidR="00951A6C" w:rsidRDefault="00FE30FD" w:rsidP="00951A6C">
      <w:pPr>
        <w:rPr>
          <w:rFonts w:ascii="Candara Light" w:hAnsi="Candara Light"/>
        </w:rPr>
      </w:pPr>
      <w:r>
        <w:rPr>
          <w:rFonts w:ascii="Candara Light" w:hAnsi="Candara Light"/>
        </w:rPr>
        <w:t>The purpose of each directory</w:t>
      </w:r>
      <w:r w:rsidR="002E007C">
        <w:rPr>
          <w:rFonts w:ascii="Candara Light" w:hAnsi="Candara Light"/>
        </w:rPr>
        <w:t xml:space="preserve"> is a</w:t>
      </w:r>
      <w:r w:rsidR="0070418B">
        <w:rPr>
          <w:rFonts w:ascii="Candara Light" w:hAnsi="Candara Light"/>
        </w:rPr>
        <w:t>s</w:t>
      </w:r>
      <w:r w:rsidR="002E007C">
        <w:rPr>
          <w:rFonts w:ascii="Candara Light" w:hAnsi="Candara Light"/>
        </w:rPr>
        <w:t xml:space="preserve"> follows</w:t>
      </w:r>
      <w:r>
        <w:rPr>
          <w:rFonts w:ascii="Candara Light" w:hAnsi="Candara Light"/>
        </w:rPr>
        <w:t>:</w:t>
      </w:r>
    </w:p>
    <w:p w14:paraId="4BE2DF35" w14:textId="67618AA1" w:rsidR="005B3740" w:rsidRDefault="00F2495A" w:rsidP="00951A6C">
      <w:pPr>
        <w:rPr>
          <w:rFonts w:ascii="Candara Light" w:hAnsi="Candara Light"/>
        </w:rPr>
      </w:pPr>
      <w:r>
        <w:rPr>
          <w:rStyle w:val="Strong"/>
          <w:rFonts w:ascii="Courier New" w:hAnsi="Courier New" w:cs="Courier New"/>
          <w:color w:val="292929"/>
          <w:spacing w:val="-1"/>
          <w:sz w:val="23"/>
          <w:szCs w:val="23"/>
        </w:rPr>
        <w:t>Contracts</w:t>
      </w:r>
      <w:r>
        <w:rPr>
          <w:rFonts w:ascii="Candara Light" w:hAnsi="Candara Light"/>
        </w:rPr>
        <w:t xml:space="preserve"> </w:t>
      </w:r>
      <w:r w:rsidR="005B3740">
        <w:rPr>
          <w:rFonts w:ascii="Candara Light" w:hAnsi="Candara Light"/>
        </w:rPr>
        <w:t>-</w:t>
      </w:r>
      <w:r w:rsidR="00E337F5">
        <w:rPr>
          <w:rFonts w:ascii="Candara Light" w:hAnsi="Candara Light"/>
        </w:rPr>
        <w:t>&gt; This</w:t>
      </w:r>
      <w:r w:rsidR="00AE0F7E">
        <w:rPr>
          <w:rFonts w:ascii="Candara Light" w:hAnsi="Candara Light"/>
        </w:rPr>
        <w:t xml:space="preserve"> folder contains all contracts, interfaces, </w:t>
      </w:r>
      <w:r w:rsidR="008C2E65">
        <w:rPr>
          <w:rFonts w:ascii="Candara Light" w:hAnsi="Candara Light"/>
        </w:rPr>
        <w:t xml:space="preserve">and external </w:t>
      </w:r>
      <w:proofErr w:type="gramStart"/>
      <w:r w:rsidR="00AE0F7E">
        <w:rPr>
          <w:rFonts w:ascii="Candara Light" w:hAnsi="Candara Light"/>
        </w:rPr>
        <w:t xml:space="preserve">libraries </w:t>
      </w:r>
      <w:r w:rsidR="00F53E75">
        <w:rPr>
          <w:rFonts w:ascii="Candara Light" w:hAnsi="Candara Light"/>
        </w:rPr>
        <w:t xml:space="preserve"> </w:t>
      </w:r>
      <w:r w:rsidR="00CA3365">
        <w:rPr>
          <w:rFonts w:ascii="Candara Light" w:hAnsi="Candara Light"/>
        </w:rPr>
        <w:t>created</w:t>
      </w:r>
      <w:proofErr w:type="gramEnd"/>
      <w:r w:rsidR="00CA3365">
        <w:rPr>
          <w:rFonts w:ascii="Candara Light" w:hAnsi="Candara Light"/>
        </w:rPr>
        <w:t xml:space="preserve"> by the developer</w:t>
      </w:r>
      <w:r w:rsidR="00F53E75">
        <w:rPr>
          <w:rFonts w:ascii="Candara Light" w:hAnsi="Candara Light"/>
        </w:rPr>
        <w:t>. Each contract is written in solidity and contain</w:t>
      </w:r>
      <w:ins w:id="78" w:author="Laskovy, Andrew M" w:date="2022-08-23T15:52:00Z">
        <w:r w:rsidR="00A2346D">
          <w:rPr>
            <w:rFonts w:ascii="Candara Light" w:hAnsi="Candara Light"/>
          </w:rPr>
          <w:t>s</w:t>
        </w:r>
      </w:ins>
      <w:r w:rsidR="00F53E75">
        <w:rPr>
          <w:rFonts w:ascii="Candara Light" w:hAnsi="Candara Light"/>
        </w:rPr>
        <w:t xml:space="preserve"> </w:t>
      </w:r>
      <w:r w:rsidR="003223D1">
        <w:rPr>
          <w:rFonts w:ascii="Candara Light" w:hAnsi="Candara Light"/>
        </w:rPr>
        <w:t xml:space="preserve">information about each block as well as functions </w:t>
      </w:r>
      <w:r w:rsidR="00A2346D">
        <w:rPr>
          <w:rFonts w:ascii="Candara Light" w:hAnsi="Candara Light"/>
        </w:rPr>
        <w:t xml:space="preserve">needed </w:t>
      </w:r>
      <w:r w:rsidR="003223D1">
        <w:rPr>
          <w:rFonts w:ascii="Candara Light" w:hAnsi="Candara Light"/>
        </w:rPr>
        <w:t>for</w:t>
      </w:r>
      <w:r w:rsidR="00A2346D">
        <w:rPr>
          <w:rFonts w:ascii="Candara Light" w:hAnsi="Candara Light"/>
        </w:rPr>
        <w:t xml:space="preserve"> the</w:t>
      </w:r>
      <w:r w:rsidR="003223D1">
        <w:rPr>
          <w:rFonts w:ascii="Candara Light" w:hAnsi="Candara Light"/>
        </w:rPr>
        <w:t xml:space="preserve"> contract to execute</w:t>
      </w:r>
      <w:r w:rsidR="00E337F5">
        <w:rPr>
          <w:rFonts w:ascii="Candara Light" w:hAnsi="Candara Light"/>
        </w:rPr>
        <w:t>.</w:t>
      </w:r>
    </w:p>
    <w:p w14:paraId="2CBE8357" w14:textId="2FC395E3" w:rsidR="00801488" w:rsidRDefault="00E337F5" w:rsidP="000A33F7">
      <w:pPr>
        <w:rPr>
          <w:rStyle w:val="Strong"/>
          <w:rFonts w:ascii="Candara Light" w:hAnsi="Candara Light" w:cs="Courier New"/>
          <w:b w:val="0"/>
          <w:bCs w:val="0"/>
          <w:color w:val="292929"/>
          <w:spacing w:val="-1"/>
        </w:rPr>
      </w:pPr>
      <w:r>
        <w:rPr>
          <w:rStyle w:val="Strong"/>
          <w:rFonts w:ascii="Courier New" w:hAnsi="Courier New" w:cs="Courier New"/>
          <w:color w:val="292929"/>
          <w:spacing w:val="-1"/>
          <w:sz w:val="23"/>
          <w:szCs w:val="23"/>
        </w:rPr>
        <w:t xml:space="preserve">Deployments </w:t>
      </w:r>
      <w:r w:rsidR="002E0853">
        <w:rPr>
          <w:rStyle w:val="Strong"/>
          <w:rFonts w:ascii="Candara Light" w:hAnsi="Candara Light" w:cs="Courier New"/>
          <w:color w:val="292929"/>
          <w:spacing w:val="-1"/>
        </w:rPr>
        <w:t xml:space="preserve">-&gt; </w:t>
      </w:r>
      <w:r w:rsidR="002E0853" w:rsidRPr="002E0853">
        <w:rPr>
          <w:rStyle w:val="Strong"/>
          <w:rFonts w:ascii="Candara Light" w:hAnsi="Candara Light" w:cs="Courier New"/>
          <w:b w:val="0"/>
          <w:bCs w:val="0"/>
          <w:color w:val="292929"/>
          <w:spacing w:val="-1"/>
        </w:rPr>
        <w:t>scripts to</w:t>
      </w:r>
      <w:r w:rsidR="002E0853">
        <w:rPr>
          <w:rStyle w:val="Strong"/>
          <w:rFonts w:ascii="Candara Light" w:hAnsi="Candara Light" w:cs="Courier New"/>
          <w:color w:val="292929"/>
          <w:spacing w:val="-1"/>
        </w:rPr>
        <w:t xml:space="preserve"> </w:t>
      </w:r>
      <w:r w:rsidR="003E7640">
        <w:rPr>
          <w:rStyle w:val="Strong"/>
          <w:rFonts w:ascii="Candara Light" w:hAnsi="Candara Light" w:cs="Courier New"/>
          <w:b w:val="0"/>
          <w:bCs w:val="0"/>
          <w:color w:val="292929"/>
          <w:spacing w:val="-1"/>
        </w:rPr>
        <w:t>deploy contract to the network</w:t>
      </w:r>
    </w:p>
    <w:p w14:paraId="7D5A0140" w14:textId="73CC16DA" w:rsidR="00FA48E1" w:rsidRDefault="00FA48E1" w:rsidP="000A33F7">
      <w:pPr>
        <w:rPr>
          <w:rStyle w:val="Strong"/>
          <w:rFonts w:ascii="Candara Light" w:hAnsi="Candara Light" w:cs="Courier New"/>
          <w:b w:val="0"/>
          <w:bCs w:val="0"/>
          <w:color w:val="292929"/>
          <w:spacing w:val="-1"/>
        </w:rPr>
      </w:pPr>
      <w:r w:rsidRPr="008B74AC">
        <w:rPr>
          <w:rStyle w:val="Strong"/>
          <w:rFonts w:ascii="Courier New" w:hAnsi="Courier New" w:cs="Courier New"/>
          <w:color w:val="292929"/>
          <w:spacing w:val="-1"/>
        </w:rPr>
        <w:t>Scripts</w:t>
      </w:r>
      <w:r>
        <w:rPr>
          <w:rStyle w:val="Strong"/>
          <w:rFonts w:ascii="Candara Light" w:hAnsi="Candara Light" w:cs="Courier New"/>
          <w:b w:val="0"/>
          <w:bCs w:val="0"/>
          <w:color w:val="292929"/>
          <w:spacing w:val="-1"/>
        </w:rPr>
        <w:t xml:space="preserve"> -&gt; test cases for each smart contract</w:t>
      </w:r>
    </w:p>
    <w:p w14:paraId="77959CCE" w14:textId="7E82A119" w:rsidR="00A2588A" w:rsidRDefault="00A2588A" w:rsidP="000A33F7">
      <w:pPr>
        <w:rPr>
          <w:rStyle w:val="Strong"/>
          <w:rFonts w:ascii="Candara Light" w:hAnsi="Candara Light" w:cs="Courier New"/>
          <w:b w:val="0"/>
          <w:bCs w:val="0"/>
          <w:color w:val="292929"/>
          <w:spacing w:val="-1"/>
        </w:rPr>
      </w:pPr>
      <w:r w:rsidRPr="008B74AC">
        <w:rPr>
          <w:rStyle w:val="Strong"/>
          <w:rFonts w:ascii="Courier New" w:hAnsi="Courier New" w:cs="Courier New"/>
          <w:color w:val="292929"/>
          <w:spacing w:val="-1"/>
        </w:rPr>
        <w:t>Artifacts</w:t>
      </w:r>
      <w:r>
        <w:rPr>
          <w:rStyle w:val="Strong"/>
          <w:rFonts w:ascii="Candara Light" w:hAnsi="Candara Light" w:cs="Courier New"/>
          <w:b w:val="0"/>
          <w:bCs w:val="0"/>
          <w:color w:val="292929"/>
          <w:spacing w:val="-1"/>
        </w:rPr>
        <w:t xml:space="preserve"> -&gt; all the relevant information such as ABI used to connect to the client-side application</w:t>
      </w:r>
    </w:p>
    <w:p w14:paraId="746B384F" w14:textId="033B3415" w:rsidR="005068CB" w:rsidRDefault="00AA12E8" w:rsidP="000A33F7">
      <w:pPr>
        <w:rPr>
          <w:rStyle w:val="Strong"/>
          <w:rFonts w:ascii="Candara Light" w:hAnsi="Candara Light" w:cs="Courier New"/>
          <w:b w:val="0"/>
          <w:bCs w:val="0"/>
          <w:color w:val="292929"/>
          <w:spacing w:val="-1"/>
        </w:rPr>
      </w:pPr>
      <w:r w:rsidRPr="008B74AC">
        <w:rPr>
          <w:rStyle w:val="Strong"/>
          <w:rFonts w:ascii="Courier New" w:hAnsi="Courier New" w:cs="Courier New"/>
          <w:color w:val="292929"/>
          <w:spacing w:val="-1"/>
        </w:rPr>
        <w:t>Hardhat.config.js</w:t>
      </w:r>
      <w:r>
        <w:rPr>
          <w:rStyle w:val="Strong"/>
          <w:rFonts w:ascii="Candara Light" w:hAnsi="Candara Light" w:cs="Courier New"/>
          <w:b w:val="0"/>
          <w:bCs w:val="0"/>
          <w:color w:val="292929"/>
          <w:spacing w:val="-1"/>
        </w:rPr>
        <w:t xml:space="preserve"> -&gt; configuration of </w:t>
      </w:r>
      <w:r w:rsidR="008B74AC">
        <w:rPr>
          <w:rStyle w:val="Strong"/>
          <w:rFonts w:ascii="Candara Light" w:hAnsi="Candara Light" w:cs="Courier New"/>
          <w:b w:val="0"/>
          <w:bCs w:val="0"/>
          <w:color w:val="292929"/>
          <w:spacing w:val="-1"/>
        </w:rPr>
        <w:t>hardhat, usually include</w:t>
      </w:r>
      <w:ins w:id="79" w:author="Laskovy, Andrew M" w:date="2022-08-23T22:24:00Z">
        <w:r w:rsidR="00F05307">
          <w:rPr>
            <w:rStyle w:val="Strong"/>
            <w:rFonts w:ascii="Candara Light" w:hAnsi="Candara Light" w:cs="Courier New"/>
            <w:b w:val="0"/>
            <w:bCs w:val="0"/>
            <w:color w:val="292929"/>
            <w:spacing w:val="-1"/>
          </w:rPr>
          <w:t>s</w:t>
        </w:r>
      </w:ins>
      <w:r w:rsidR="008B74AC">
        <w:rPr>
          <w:rStyle w:val="Strong"/>
          <w:rFonts w:ascii="Candara Light" w:hAnsi="Candara Light" w:cs="Courier New"/>
          <w:b w:val="0"/>
          <w:bCs w:val="0"/>
          <w:color w:val="292929"/>
          <w:spacing w:val="-1"/>
        </w:rPr>
        <w:t xml:space="preserve"> information such as the version of solidity, connected network, and account used to push the smart contract to the blockchain network.</w:t>
      </w:r>
    </w:p>
    <w:p w14:paraId="4C2EA746" w14:textId="37EC95B0" w:rsidR="00ED0D9C" w:rsidRPr="00123BA5" w:rsidRDefault="0035112A" w:rsidP="000A33F7">
      <w:pPr>
        <w:rPr>
          <w:rStyle w:val="Strong"/>
          <w:rFonts w:ascii="Candara Light" w:hAnsi="Candara Light" w:cs="Courier New"/>
          <w:b w:val="0"/>
          <w:bCs w:val="0"/>
          <w:color w:val="292929"/>
          <w:spacing w:val="-1"/>
        </w:rPr>
      </w:pPr>
      <w:r>
        <w:rPr>
          <w:rStyle w:val="Strong"/>
          <w:rFonts w:ascii="Candara Light" w:hAnsi="Candara Light" w:cs="Courier New"/>
          <w:b w:val="0"/>
          <w:bCs w:val="0"/>
          <w:color w:val="292929"/>
          <w:spacing w:val="-1"/>
        </w:rPr>
        <w:t xml:space="preserve">After </w:t>
      </w:r>
      <w:r w:rsidR="008D42DC">
        <w:rPr>
          <w:rStyle w:val="Strong"/>
          <w:rFonts w:ascii="Candara Light" w:hAnsi="Candara Light" w:cs="Courier New"/>
          <w:b w:val="0"/>
          <w:bCs w:val="0"/>
          <w:color w:val="292929"/>
          <w:spacing w:val="-1"/>
        </w:rPr>
        <w:t>creating</w:t>
      </w:r>
      <w:r>
        <w:rPr>
          <w:rStyle w:val="Strong"/>
          <w:rFonts w:ascii="Candara Light" w:hAnsi="Candara Light" w:cs="Courier New"/>
          <w:b w:val="0"/>
          <w:bCs w:val="0"/>
          <w:color w:val="292929"/>
          <w:spacing w:val="-1"/>
        </w:rPr>
        <w:t xml:space="preserve"> the sample project, the first thing we need to do is set up the configuration file for our smart contract project. </w:t>
      </w:r>
      <w:r w:rsidR="002F4487">
        <w:rPr>
          <w:rStyle w:val="Strong"/>
          <w:rFonts w:ascii="Candara Light" w:hAnsi="Candara Light" w:cs="Courier New"/>
          <w:b w:val="0"/>
          <w:bCs w:val="0"/>
          <w:color w:val="292929"/>
          <w:spacing w:val="-1"/>
        </w:rPr>
        <w:t xml:space="preserve">In this case, we need to push the smart contract to </w:t>
      </w:r>
      <w:proofErr w:type="spellStart"/>
      <w:r w:rsidR="002F4487">
        <w:rPr>
          <w:rStyle w:val="Strong"/>
          <w:rFonts w:ascii="Candara Light" w:hAnsi="Candara Light" w:cs="Courier New"/>
          <w:b w:val="0"/>
          <w:bCs w:val="0"/>
          <w:color w:val="292929"/>
          <w:spacing w:val="-1"/>
        </w:rPr>
        <w:t>Ropsten</w:t>
      </w:r>
      <w:proofErr w:type="spellEnd"/>
      <w:r w:rsidR="002F4487">
        <w:rPr>
          <w:rStyle w:val="Strong"/>
          <w:rFonts w:ascii="Candara Light" w:hAnsi="Candara Light" w:cs="Courier New"/>
          <w:b w:val="0"/>
          <w:bCs w:val="0"/>
          <w:color w:val="292929"/>
          <w:spacing w:val="-1"/>
        </w:rPr>
        <w:t xml:space="preserve"> </w:t>
      </w:r>
      <w:r w:rsidR="000956EB">
        <w:rPr>
          <w:rStyle w:val="Strong"/>
          <w:rFonts w:ascii="Candara Light" w:hAnsi="Candara Light" w:cs="Courier New"/>
          <w:b w:val="0"/>
          <w:bCs w:val="0"/>
          <w:color w:val="292929"/>
          <w:spacing w:val="-1"/>
        </w:rPr>
        <w:t xml:space="preserve">test </w:t>
      </w:r>
      <w:r w:rsidR="002F4487">
        <w:rPr>
          <w:rStyle w:val="Strong"/>
          <w:rFonts w:ascii="Candara Light" w:hAnsi="Candara Light" w:cs="Courier New"/>
          <w:b w:val="0"/>
          <w:bCs w:val="0"/>
          <w:color w:val="292929"/>
          <w:spacing w:val="-1"/>
        </w:rPr>
        <w:t xml:space="preserve">network, which </w:t>
      </w:r>
      <w:r w:rsidR="000E40E8">
        <w:rPr>
          <w:rStyle w:val="Strong"/>
          <w:rFonts w:ascii="Candara Light" w:hAnsi="Candara Light" w:cs="Courier New"/>
          <w:b w:val="0"/>
          <w:bCs w:val="0"/>
          <w:color w:val="292929"/>
          <w:spacing w:val="-1"/>
        </w:rPr>
        <w:t xml:space="preserve">permits testing of blockchain development prior to </w:t>
      </w:r>
      <w:proofErr w:type="spellStart"/>
      <w:r w:rsidR="000E40E8">
        <w:rPr>
          <w:rStyle w:val="Strong"/>
          <w:rFonts w:ascii="Candara Light" w:hAnsi="Candara Light" w:cs="Courier New"/>
          <w:b w:val="0"/>
          <w:bCs w:val="0"/>
          <w:color w:val="292929"/>
          <w:spacing w:val="-1"/>
        </w:rPr>
        <w:t>mainnet</w:t>
      </w:r>
      <w:proofErr w:type="spellEnd"/>
      <w:r w:rsidR="000E40E8">
        <w:rPr>
          <w:rStyle w:val="Strong"/>
          <w:rFonts w:ascii="Candara Light" w:hAnsi="Candara Light" w:cs="Courier New"/>
          <w:b w:val="0"/>
          <w:bCs w:val="0"/>
          <w:color w:val="292929"/>
          <w:spacing w:val="-1"/>
        </w:rPr>
        <w:t xml:space="preserve"> release.</w:t>
      </w:r>
      <w:r w:rsidR="00FA1F29">
        <w:rPr>
          <w:rStyle w:val="Strong"/>
          <w:rFonts w:ascii="Candara Light" w:hAnsi="Candara Light" w:cs="Courier New"/>
          <w:b w:val="0"/>
          <w:bCs w:val="0"/>
          <w:color w:val="292929"/>
          <w:spacing w:val="-1"/>
        </w:rPr>
        <w:t xml:space="preserve"> [</w:t>
      </w:r>
      <w:hyperlink r:id="rId44" w:history="1">
        <w:r w:rsidR="004A7C2F">
          <w:rPr>
            <w:rStyle w:val="Hyperlink"/>
            <w:rFonts w:ascii="Candara Light" w:hAnsi="Candara Light" w:cs="Courier New"/>
            <w:spacing w:val="-1"/>
          </w:rPr>
          <w:t>13</w:t>
        </w:r>
      </w:hyperlink>
      <w:r w:rsidR="00FA1F29">
        <w:rPr>
          <w:rStyle w:val="Strong"/>
          <w:rFonts w:ascii="Candara Light" w:hAnsi="Candara Light" w:cs="Courier New"/>
          <w:b w:val="0"/>
          <w:bCs w:val="0"/>
          <w:color w:val="292929"/>
          <w:spacing w:val="-1"/>
        </w:rPr>
        <w:t>]</w:t>
      </w:r>
      <w:r w:rsidR="009A1BB5">
        <w:rPr>
          <w:rStyle w:val="Strong"/>
          <w:rFonts w:ascii="Candara Light" w:hAnsi="Candara Light" w:cs="Courier New"/>
          <w:b w:val="0"/>
          <w:bCs w:val="0"/>
          <w:color w:val="292929"/>
          <w:spacing w:val="-1"/>
        </w:rPr>
        <w:t xml:space="preserve"> The test network behaves the same as </w:t>
      </w:r>
      <w:proofErr w:type="spellStart"/>
      <w:r w:rsidR="009A1BB5">
        <w:rPr>
          <w:rStyle w:val="Strong"/>
          <w:rFonts w:ascii="Candara Light" w:hAnsi="Candara Light" w:cs="Courier New"/>
          <w:b w:val="0"/>
          <w:bCs w:val="0"/>
          <w:color w:val="292929"/>
          <w:spacing w:val="-1"/>
        </w:rPr>
        <w:t>mainnet</w:t>
      </w:r>
      <w:proofErr w:type="spellEnd"/>
      <w:r w:rsidR="009A1BB5">
        <w:rPr>
          <w:rStyle w:val="Strong"/>
          <w:rFonts w:ascii="Candara Light" w:hAnsi="Candara Light" w:cs="Courier New"/>
          <w:b w:val="0"/>
          <w:bCs w:val="0"/>
          <w:color w:val="292929"/>
          <w:spacing w:val="-1"/>
        </w:rPr>
        <w:t xml:space="preserve"> and provides free test Ether </w:t>
      </w:r>
      <w:r w:rsidR="00931407">
        <w:rPr>
          <w:rStyle w:val="Strong"/>
          <w:rFonts w:ascii="Candara Light" w:hAnsi="Candara Light" w:cs="Courier New"/>
          <w:b w:val="0"/>
          <w:bCs w:val="0"/>
          <w:color w:val="292929"/>
          <w:spacing w:val="-1"/>
        </w:rPr>
        <w:t>to</w:t>
      </w:r>
      <w:r w:rsidR="009A1BB5">
        <w:rPr>
          <w:rStyle w:val="Strong"/>
          <w:rFonts w:ascii="Candara Light" w:hAnsi="Candara Light" w:cs="Courier New"/>
          <w:b w:val="0"/>
          <w:bCs w:val="0"/>
          <w:color w:val="292929"/>
          <w:spacing w:val="-1"/>
        </w:rPr>
        <w:t xml:space="preserve"> </w:t>
      </w:r>
      <w:r w:rsidR="00766D11">
        <w:rPr>
          <w:rStyle w:val="Strong"/>
          <w:rFonts w:ascii="Candara Light" w:hAnsi="Candara Light" w:cs="Courier New"/>
          <w:b w:val="0"/>
          <w:bCs w:val="0"/>
          <w:color w:val="292929"/>
          <w:spacing w:val="-1"/>
        </w:rPr>
        <w:t>use to perform transactions on the network.</w:t>
      </w:r>
      <w:r w:rsidR="00E8674D">
        <w:rPr>
          <w:rStyle w:val="Strong"/>
          <w:rFonts w:ascii="Candara Light" w:hAnsi="Candara Light" w:cs="Courier New"/>
          <w:b w:val="0"/>
          <w:bCs w:val="0"/>
          <w:color w:val="292929"/>
          <w:spacing w:val="-1"/>
        </w:rPr>
        <w:t xml:space="preserve"> </w:t>
      </w:r>
      <w:r w:rsidR="00FB077F">
        <w:rPr>
          <w:rStyle w:val="Strong"/>
          <w:rFonts w:ascii="Candara Light" w:hAnsi="Candara Light" w:cs="Courier New"/>
          <w:b w:val="0"/>
          <w:bCs w:val="0"/>
          <w:color w:val="292929"/>
          <w:spacing w:val="-1"/>
        </w:rPr>
        <w:t xml:space="preserve">Each test net </w:t>
      </w:r>
      <w:r w:rsidR="00131221">
        <w:rPr>
          <w:rStyle w:val="Strong"/>
          <w:rFonts w:ascii="Candara Light" w:hAnsi="Candara Light" w:cs="Courier New"/>
          <w:b w:val="0"/>
          <w:bCs w:val="0"/>
          <w:color w:val="292929"/>
          <w:spacing w:val="-1"/>
        </w:rPr>
        <w:t xml:space="preserve">either </w:t>
      </w:r>
      <w:r w:rsidR="0066237F">
        <w:rPr>
          <w:rStyle w:val="Strong"/>
          <w:rFonts w:ascii="Candara Light" w:hAnsi="Candara Light" w:cs="Courier New"/>
          <w:b w:val="0"/>
          <w:bCs w:val="0"/>
          <w:color w:val="292929"/>
          <w:spacing w:val="-1"/>
        </w:rPr>
        <w:t xml:space="preserve">uses </w:t>
      </w:r>
      <w:r w:rsidR="007F30D1">
        <w:rPr>
          <w:rStyle w:val="Strong"/>
          <w:rFonts w:ascii="Candara Light" w:hAnsi="Candara Light" w:cs="Courier New"/>
          <w:b w:val="0"/>
          <w:bCs w:val="0"/>
          <w:color w:val="292929"/>
          <w:spacing w:val="-1"/>
        </w:rPr>
        <w:t>proof-of-work</w:t>
      </w:r>
      <w:r w:rsidR="00131221">
        <w:rPr>
          <w:rStyle w:val="Strong"/>
          <w:rFonts w:ascii="Candara Light" w:hAnsi="Candara Light" w:cs="Courier New"/>
          <w:b w:val="0"/>
          <w:bCs w:val="0"/>
          <w:color w:val="292929"/>
          <w:spacing w:val="-1"/>
        </w:rPr>
        <w:t xml:space="preserve"> or </w:t>
      </w:r>
      <w:r w:rsidR="007F30D1">
        <w:rPr>
          <w:rStyle w:val="Strong"/>
          <w:rFonts w:ascii="Candara Light" w:hAnsi="Candara Light" w:cs="Courier New"/>
          <w:b w:val="0"/>
          <w:bCs w:val="0"/>
          <w:color w:val="292929"/>
          <w:spacing w:val="-1"/>
        </w:rPr>
        <w:t>proof-of-</w:t>
      </w:r>
      <w:r w:rsidR="00131221">
        <w:rPr>
          <w:rStyle w:val="Strong"/>
          <w:rFonts w:ascii="Candara Light" w:hAnsi="Candara Light" w:cs="Courier New"/>
          <w:b w:val="0"/>
          <w:bCs w:val="0"/>
          <w:color w:val="292929"/>
          <w:spacing w:val="-1"/>
        </w:rPr>
        <w:t>authority as their validation algorithms</w:t>
      </w:r>
      <w:r w:rsidR="00866AA3">
        <w:rPr>
          <w:rStyle w:val="Strong"/>
          <w:rFonts w:ascii="Candara Light" w:hAnsi="Candara Light" w:cs="Courier New"/>
          <w:b w:val="0"/>
          <w:bCs w:val="0"/>
          <w:color w:val="292929"/>
          <w:spacing w:val="-1"/>
        </w:rPr>
        <w:t xml:space="preserve">. Each test net </w:t>
      </w:r>
      <w:proofErr w:type="gramStart"/>
      <w:r w:rsidR="00866AA3">
        <w:rPr>
          <w:rStyle w:val="Strong"/>
          <w:rFonts w:ascii="Candara Light" w:hAnsi="Candara Light" w:cs="Courier New"/>
          <w:b w:val="0"/>
          <w:bCs w:val="0"/>
          <w:color w:val="292929"/>
          <w:spacing w:val="-1"/>
        </w:rPr>
        <w:t>are</w:t>
      </w:r>
      <w:proofErr w:type="gramEnd"/>
      <w:r w:rsidR="00DC0C65">
        <w:rPr>
          <w:rStyle w:val="Strong"/>
          <w:rFonts w:ascii="Candara Light" w:hAnsi="Candara Light" w:cs="Courier New"/>
          <w:b w:val="0"/>
          <w:bCs w:val="0"/>
          <w:color w:val="292929"/>
          <w:spacing w:val="-1"/>
        </w:rPr>
        <w:t xml:space="preserve"> usually supported by </w:t>
      </w:r>
      <w:r w:rsidR="008C6F8C">
        <w:rPr>
          <w:rStyle w:val="Strong"/>
          <w:rFonts w:ascii="Candara Light" w:hAnsi="Candara Light" w:cs="Courier New"/>
          <w:b w:val="0"/>
          <w:bCs w:val="0"/>
          <w:color w:val="292929"/>
          <w:spacing w:val="-1"/>
        </w:rPr>
        <w:t xml:space="preserve">different </w:t>
      </w:r>
      <w:r w:rsidR="00100E00">
        <w:rPr>
          <w:rStyle w:val="Strong"/>
          <w:rFonts w:ascii="Candara Light" w:hAnsi="Candara Light" w:cs="Courier New"/>
          <w:b w:val="0"/>
          <w:bCs w:val="0"/>
          <w:color w:val="292929"/>
          <w:spacing w:val="-1"/>
        </w:rPr>
        <w:t>web3</w:t>
      </w:r>
      <w:r w:rsidR="008C6F8C">
        <w:rPr>
          <w:rStyle w:val="Strong"/>
          <w:rFonts w:ascii="Candara Light" w:hAnsi="Candara Light" w:cs="Courier New"/>
          <w:b w:val="0"/>
          <w:bCs w:val="0"/>
          <w:color w:val="292929"/>
          <w:spacing w:val="-1"/>
        </w:rPr>
        <w:t>.0</w:t>
      </w:r>
      <w:r w:rsidR="00100E00">
        <w:rPr>
          <w:rStyle w:val="Strong"/>
          <w:rFonts w:ascii="Candara Light" w:hAnsi="Candara Light" w:cs="Courier New"/>
          <w:b w:val="0"/>
          <w:bCs w:val="0"/>
          <w:color w:val="292929"/>
          <w:spacing w:val="-1"/>
        </w:rPr>
        <w:t xml:space="preserve"> libraries </w:t>
      </w:r>
      <w:r w:rsidR="00191040">
        <w:rPr>
          <w:rStyle w:val="Strong"/>
          <w:rFonts w:ascii="Candara Light" w:hAnsi="Candara Light" w:cs="Courier New"/>
          <w:b w:val="0"/>
          <w:bCs w:val="0"/>
          <w:color w:val="292929"/>
          <w:spacing w:val="-1"/>
        </w:rPr>
        <w:t>such as</w:t>
      </w:r>
      <w:r w:rsidR="00100E00">
        <w:rPr>
          <w:rStyle w:val="Strong"/>
          <w:rFonts w:ascii="Candara Light" w:hAnsi="Candara Light" w:cs="Courier New"/>
          <w:b w:val="0"/>
          <w:bCs w:val="0"/>
          <w:color w:val="292929"/>
          <w:spacing w:val="-1"/>
        </w:rPr>
        <w:t xml:space="preserve"> </w:t>
      </w:r>
      <w:proofErr w:type="spellStart"/>
      <w:r w:rsidR="00100E00">
        <w:rPr>
          <w:rStyle w:val="Strong"/>
          <w:rFonts w:ascii="Candara Light" w:hAnsi="Candara Light" w:cs="Courier New"/>
          <w:b w:val="0"/>
          <w:bCs w:val="0"/>
          <w:color w:val="292929"/>
          <w:spacing w:val="-1"/>
        </w:rPr>
        <w:t>geth</w:t>
      </w:r>
      <w:proofErr w:type="spellEnd"/>
      <w:r w:rsidR="00100E00">
        <w:rPr>
          <w:rStyle w:val="Strong"/>
          <w:rFonts w:ascii="Candara Light" w:hAnsi="Candara Light" w:cs="Courier New"/>
          <w:b w:val="0"/>
          <w:bCs w:val="0"/>
          <w:color w:val="292929"/>
          <w:spacing w:val="-1"/>
        </w:rPr>
        <w:t xml:space="preserve"> and </w:t>
      </w:r>
      <w:r w:rsidR="00191040">
        <w:rPr>
          <w:rStyle w:val="Strong"/>
          <w:rFonts w:ascii="Candara Light" w:hAnsi="Candara Light" w:cs="Courier New"/>
          <w:b w:val="0"/>
          <w:bCs w:val="0"/>
          <w:color w:val="292929"/>
          <w:spacing w:val="-1"/>
        </w:rPr>
        <w:t>parity</w:t>
      </w:r>
      <w:r w:rsidR="00B72B5B">
        <w:rPr>
          <w:rStyle w:val="Strong"/>
          <w:rFonts w:ascii="Candara Light" w:hAnsi="Candara Light" w:cs="Courier New"/>
          <w:b w:val="0"/>
          <w:bCs w:val="0"/>
          <w:color w:val="292929"/>
          <w:spacing w:val="-1"/>
        </w:rPr>
        <w:t xml:space="preserve">, potentially provide </w:t>
      </w:r>
      <w:r w:rsidR="00106D1E">
        <w:rPr>
          <w:rStyle w:val="Strong"/>
          <w:rFonts w:ascii="Candara Light" w:hAnsi="Candara Light" w:cs="Courier New"/>
          <w:b w:val="0"/>
          <w:bCs w:val="0"/>
          <w:color w:val="292929"/>
          <w:spacing w:val="-1"/>
        </w:rPr>
        <w:t xml:space="preserve">better network connection and </w:t>
      </w:r>
      <w:r w:rsidR="00B72B5B">
        <w:rPr>
          <w:rStyle w:val="Strong"/>
          <w:rFonts w:ascii="Candara Light" w:hAnsi="Candara Light" w:cs="Courier New"/>
          <w:b w:val="0"/>
          <w:bCs w:val="0"/>
          <w:color w:val="292929"/>
          <w:spacing w:val="-1"/>
        </w:rPr>
        <w:t xml:space="preserve">more </w:t>
      </w:r>
      <w:r w:rsidR="005E6D0A">
        <w:rPr>
          <w:rStyle w:val="Strong"/>
          <w:rFonts w:ascii="Candara Light" w:hAnsi="Candara Light" w:cs="Courier New"/>
          <w:b w:val="0"/>
          <w:bCs w:val="0"/>
          <w:color w:val="292929"/>
          <w:spacing w:val="-1"/>
        </w:rPr>
        <w:t>blockchain framework to work with</w:t>
      </w:r>
      <w:r w:rsidR="00106D1E">
        <w:rPr>
          <w:rStyle w:val="Strong"/>
          <w:rFonts w:ascii="Candara Light" w:hAnsi="Candara Light" w:cs="Courier New"/>
          <w:b w:val="0"/>
          <w:bCs w:val="0"/>
          <w:color w:val="292929"/>
          <w:spacing w:val="-1"/>
        </w:rPr>
        <w:t>.</w:t>
      </w:r>
      <w:r w:rsidR="005773CC">
        <w:rPr>
          <w:rStyle w:val="Strong"/>
          <w:rFonts w:ascii="Candara Light" w:hAnsi="Candara Light" w:cs="Courier New"/>
          <w:b w:val="0"/>
          <w:bCs w:val="0"/>
          <w:color w:val="292929"/>
          <w:spacing w:val="-1"/>
        </w:rPr>
        <w:t xml:space="preserve"> Below are </w:t>
      </w:r>
      <w:r w:rsidR="005773CC" w:rsidRPr="00123BA5">
        <w:rPr>
          <w:rStyle w:val="Strong"/>
          <w:rFonts w:ascii="Candara Light" w:hAnsi="Candara Light" w:cs="Courier New"/>
          <w:b w:val="0"/>
          <w:bCs w:val="0"/>
          <w:color w:val="292929"/>
          <w:spacing w:val="-1"/>
        </w:rPr>
        <w:t>some other examples of test net</w:t>
      </w:r>
      <w:r w:rsidR="00D7140F" w:rsidRPr="00123BA5">
        <w:rPr>
          <w:rStyle w:val="Strong"/>
          <w:rFonts w:ascii="Candara Light" w:hAnsi="Candara Light" w:cs="Courier New"/>
          <w:b w:val="0"/>
          <w:bCs w:val="0"/>
          <w:color w:val="292929"/>
          <w:spacing w:val="-1"/>
        </w:rPr>
        <w:t>.</w:t>
      </w:r>
      <w:r w:rsidR="00123BA5">
        <w:rPr>
          <w:rStyle w:val="Strong"/>
          <w:rFonts w:ascii="Candara Light" w:hAnsi="Candara Light" w:cs="Courier New"/>
          <w:b w:val="0"/>
          <w:bCs w:val="0"/>
          <w:color w:val="292929"/>
          <w:spacing w:val="-1"/>
        </w:rPr>
        <w:t xml:space="preserve"> [</w:t>
      </w:r>
      <w:hyperlink r:id="rId45" w:history="1">
        <w:r w:rsidR="000D4083">
          <w:rPr>
            <w:rStyle w:val="Hyperlink"/>
            <w:rFonts w:ascii="Candara Light" w:hAnsi="Candara Light" w:cs="Courier New"/>
            <w:spacing w:val="-1"/>
          </w:rPr>
          <w:t>14</w:t>
        </w:r>
      </w:hyperlink>
      <w:r w:rsidR="00123BA5">
        <w:rPr>
          <w:rStyle w:val="Strong"/>
          <w:rFonts w:ascii="Candara Light" w:hAnsi="Candara Light" w:cs="Courier New"/>
          <w:b w:val="0"/>
          <w:bCs w:val="0"/>
          <w:color w:val="292929"/>
          <w:spacing w:val="-1"/>
        </w:rPr>
        <w:t>]</w:t>
      </w:r>
    </w:p>
    <w:tbl>
      <w:tblPr>
        <w:tblStyle w:val="TableGrid"/>
        <w:tblW w:w="0" w:type="auto"/>
        <w:tblLook w:val="04A0" w:firstRow="1" w:lastRow="0" w:firstColumn="1" w:lastColumn="0" w:noHBand="0" w:noVBand="1"/>
      </w:tblPr>
      <w:tblGrid>
        <w:gridCol w:w="3116"/>
        <w:gridCol w:w="3117"/>
        <w:gridCol w:w="3117"/>
      </w:tblGrid>
      <w:tr w:rsidR="005773CC" w:rsidRPr="00123BA5" w14:paraId="29B48965" w14:textId="77777777" w:rsidTr="00123BA5">
        <w:tc>
          <w:tcPr>
            <w:tcW w:w="3116" w:type="dxa"/>
            <w:shd w:val="clear" w:color="auto" w:fill="4472C4" w:themeFill="accent1"/>
          </w:tcPr>
          <w:p w14:paraId="7B66C487" w14:textId="33979146" w:rsidR="005773CC" w:rsidRPr="00123BA5" w:rsidRDefault="005773CC" w:rsidP="000A33F7">
            <w:pPr>
              <w:rPr>
                <w:rFonts w:ascii="Candara Light" w:hAnsi="Candara Light"/>
                <w:color w:val="FFFFFF" w:themeColor="background1"/>
              </w:rPr>
            </w:pPr>
            <w:r w:rsidRPr="00123BA5">
              <w:rPr>
                <w:rFonts w:ascii="Candara Light" w:hAnsi="Candara Light"/>
                <w:color w:val="FFFFFF" w:themeColor="background1"/>
              </w:rPr>
              <w:lastRenderedPageBreak/>
              <w:t>Network</w:t>
            </w:r>
          </w:p>
        </w:tc>
        <w:tc>
          <w:tcPr>
            <w:tcW w:w="3117" w:type="dxa"/>
            <w:shd w:val="clear" w:color="auto" w:fill="4472C4" w:themeFill="accent1"/>
          </w:tcPr>
          <w:p w14:paraId="308E68F4" w14:textId="7981AE92" w:rsidR="005773CC" w:rsidRPr="00123BA5" w:rsidRDefault="005773CC" w:rsidP="000A33F7">
            <w:pPr>
              <w:rPr>
                <w:rFonts w:ascii="Candara Light" w:hAnsi="Candara Light"/>
              </w:rPr>
            </w:pPr>
            <w:r w:rsidRPr="00123BA5">
              <w:rPr>
                <w:rFonts w:ascii="Candara Light" w:hAnsi="Candara Light"/>
                <w:color w:val="FFFFFF" w:themeColor="background1"/>
              </w:rPr>
              <w:t>Network ID</w:t>
            </w:r>
          </w:p>
        </w:tc>
        <w:tc>
          <w:tcPr>
            <w:tcW w:w="3117" w:type="dxa"/>
            <w:shd w:val="clear" w:color="auto" w:fill="4472C4" w:themeFill="accent1"/>
          </w:tcPr>
          <w:p w14:paraId="625D207F" w14:textId="665CA298" w:rsidR="005773CC" w:rsidRPr="00123BA5" w:rsidRDefault="00FA550A" w:rsidP="000A33F7">
            <w:pPr>
              <w:rPr>
                <w:rFonts w:ascii="Candara Light" w:hAnsi="Candara Light"/>
              </w:rPr>
            </w:pPr>
            <w:r w:rsidRPr="00123BA5">
              <w:rPr>
                <w:rFonts w:ascii="Candara Light" w:hAnsi="Candara Light"/>
                <w:color w:val="FFFFFF" w:themeColor="background1"/>
              </w:rPr>
              <w:t>Detail</w:t>
            </w:r>
          </w:p>
        </w:tc>
      </w:tr>
      <w:tr w:rsidR="005773CC" w:rsidRPr="00123BA5" w14:paraId="09714B55" w14:textId="77777777" w:rsidTr="005773CC">
        <w:tc>
          <w:tcPr>
            <w:tcW w:w="3116" w:type="dxa"/>
          </w:tcPr>
          <w:p w14:paraId="0E07B8B1" w14:textId="628F0DAE" w:rsidR="005773CC" w:rsidRPr="00123BA5" w:rsidRDefault="00D7140F" w:rsidP="000A33F7">
            <w:pPr>
              <w:rPr>
                <w:rFonts w:ascii="Candara Light" w:hAnsi="Candara Light"/>
              </w:rPr>
            </w:pPr>
            <w:r w:rsidRPr="00123BA5">
              <w:rPr>
                <w:rFonts w:ascii="Candara Light" w:hAnsi="Candara Light"/>
              </w:rPr>
              <w:t>Main</w:t>
            </w:r>
          </w:p>
        </w:tc>
        <w:tc>
          <w:tcPr>
            <w:tcW w:w="3117" w:type="dxa"/>
          </w:tcPr>
          <w:p w14:paraId="59451F56" w14:textId="250CBEDA" w:rsidR="005773CC" w:rsidRPr="00123BA5" w:rsidRDefault="00D7140F" w:rsidP="000A33F7">
            <w:pPr>
              <w:rPr>
                <w:rFonts w:ascii="Candara Light" w:hAnsi="Candara Light"/>
              </w:rPr>
            </w:pPr>
            <w:r w:rsidRPr="00123BA5">
              <w:rPr>
                <w:rFonts w:ascii="Candara Light" w:hAnsi="Candara Light"/>
              </w:rPr>
              <w:t>1</w:t>
            </w:r>
          </w:p>
        </w:tc>
        <w:tc>
          <w:tcPr>
            <w:tcW w:w="3117" w:type="dxa"/>
          </w:tcPr>
          <w:p w14:paraId="4BD0198E" w14:textId="77777777" w:rsidR="005773CC" w:rsidRPr="00123BA5" w:rsidRDefault="005773CC" w:rsidP="000A33F7">
            <w:pPr>
              <w:rPr>
                <w:rFonts w:ascii="Candara Light" w:hAnsi="Candara Light"/>
              </w:rPr>
            </w:pPr>
          </w:p>
        </w:tc>
      </w:tr>
      <w:tr w:rsidR="005773CC" w:rsidRPr="00123BA5" w14:paraId="581250A2" w14:textId="77777777" w:rsidTr="005773CC">
        <w:tc>
          <w:tcPr>
            <w:tcW w:w="3116" w:type="dxa"/>
          </w:tcPr>
          <w:p w14:paraId="5A63C130" w14:textId="7748B538" w:rsidR="005773CC" w:rsidRPr="00123BA5" w:rsidRDefault="00D7140F" w:rsidP="000A33F7">
            <w:pPr>
              <w:rPr>
                <w:rFonts w:ascii="Candara Light" w:hAnsi="Candara Light"/>
              </w:rPr>
            </w:pPr>
            <w:proofErr w:type="spellStart"/>
            <w:r w:rsidRPr="00123BA5">
              <w:rPr>
                <w:rFonts w:ascii="Candara Light" w:hAnsi="Candara Light"/>
              </w:rPr>
              <w:t>Ropsten</w:t>
            </w:r>
            <w:proofErr w:type="spellEnd"/>
          </w:p>
        </w:tc>
        <w:tc>
          <w:tcPr>
            <w:tcW w:w="3117" w:type="dxa"/>
          </w:tcPr>
          <w:p w14:paraId="3FF728F4" w14:textId="3B5D210D" w:rsidR="005773CC" w:rsidRPr="00123BA5" w:rsidRDefault="00D7140F" w:rsidP="000A33F7">
            <w:pPr>
              <w:rPr>
                <w:rFonts w:ascii="Candara Light" w:hAnsi="Candara Light"/>
              </w:rPr>
            </w:pPr>
            <w:r w:rsidRPr="00123BA5">
              <w:rPr>
                <w:rFonts w:ascii="Candara Light" w:hAnsi="Candara Light"/>
              </w:rPr>
              <w:t>3</w:t>
            </w:r>
          </w:p>
        </w:tc>
        <w:tc>
          <w:tcPr>
            <w:tcW w:w="3117" w:type="dxa"/>
          </w:tcPr>
          <w:p w14:paraId="07EADC4E" w14:textId="67DE9A57" w:rsidR="005773CC" w:rsidRPr="00123BA5" w:rsidRDefault="00D7140F" w:rsidP="000A33F7">
            <w:pPr>
              <w:rPr>
                <w:rFonts w:ascii="Candara Light" w:hAnsi="Candara Light"/>
              </w:rPr>
            </w:pPr>
            <w:r w:rsidRPr="00123BA5">
              <w:rPr>
                <w:rFonts w:ascii="Candara Light" w:hAnsi="Candara Light"/>
              </w:rPr>
              <w:t>P</w:t>
            </w:r>
            <w:r w:rsidR="00FA550A" w:rsidRPr="00123BA5">
              <w:rPr>
                <w:rFonts w:ascii="Candara Light" w:hAnsi="Candara Light"/>
              </w:rPr>
              <w:t xml:space="preserve">OW, support by </w:t>
            </w:r>
            <w:proofErr w:type="spellStart"/>
            <w:r w:rsidR="0017551E" w:rsidRPr="00123BA5">
              <w:rPr>
                <w:rFonts w:ascii="Candara Light" w:hAnsi="Candara Light"/>
              </w:rPr>
              <w:t>geth</w:t>
            </w:r>
            <w:proofErr w:type="spellEnd"/>
            <w:r w:rsidR="00AC5F26" w:rsidRPr="00123BA5">
              <w:rPr>
                <w:rFonts w:ascii="Candara Light" w:hAnsi="Candara Light"/>
              </w:rPr>
              <w:t xml:space="preserve"> and parity</w:t>
            </w:r>
            <w:r w:rsidR="00DE6AE8" w:rsidRPr="00123BA5">
              <w:rPr>
                <w:rFonts w:ascii="Candara Light" w:hAnsi="Candara Light"/>
              </w:rPr>
              <w:t xml:space="preserve"> </w:t>
            </w:r>
          </w:p>
        </w:tc>
      </w:tr>
      <w:tr w:rsidR="005773CC" w:rsidRPr="00123BA5" w14:paraId="104D6893" w14:textId="77777777" w:rsidTr="005773CC">
        <w:tc>
          <w:tcPr>
            <w:tcW w:w="3116" w:type="dxa"/>
          </w:tcPr>
          <w:p w14:paraId="51AC4ED0" w14:textId="36FF3E5B" w:rsidR="005773CC" w:rsidRPr="00123BA5" w:rsidRDefault="00FA550A" w:rsidP="000A33F7">
            <w:pPr>
              <w:rPr>
                <w:rFonts w:ascii="Candara Light" w:hAnsi="Candara Light"/>
              </w:rPr>
            </w:pPr>
            <w:proofErr w:type="spellStart"/>
            <w:r w:rsidRPr="00123BA5">
              <w:rPr>
                <w:rFonts w:ascii="Candara Light" w:hAnsi="Candara Light"/>
              </w:rPr>
              <w:t>Rinkeby</w:t>
            </w:r>
            <w:proofErr w:type="spellEnd"/>
          </w:p>
        </w:tc>
        <w:tc>
          <w:tcPr>
            <w:tcW w:w="3117" w:type="dxa"/>
          </w:tcPr>
          <w:p w14:paraId="5A5853FB" w14:textId="7907FAF4" w:rsidR="005773CC" w:rsidRPr="00123BA5" w:rsidRDefault="00FA550A" w:rsidP="000A33F7">
            <w:pPr>
              <w:rPr>
                <w:rFonts w:ascii="Candara Light" w:hAnsi="Candara Light"/>
              </w:rPr>
            </w:pPr>
            <w:r w:rsidRPr="00123BA5">
              <w:rPr>
                <w:rFonts w:ascii="Candara Light" w:hAnsi="Candara Light"/>
              </w:rPr>
              <w:t>4</w:t>
            </w:r>
          </w:p>
        </w:tc>
        <w:tc>
          <w:tcPr>
            <w:tcW w:w="3117" w:type="dxa"/>
          </w:tcPr>
          <w:p w14:paraId="099ABCE6" w14:textId="51504ADE" w:rsidR="005773CC" w:rsidRPr="00123BA5" w:rsidRDefault="00FA550A" w:rsidP="000A33F7">
            <w:pPr>
              <w:rPr>
                <w:rFonts w:ascii="Candara Light" w:hAnsi="Candara Light"/>
              </w:rPr>
            </w:pPr>
            <w:r w:rsidRPr="00123BA5">
              <w:rPr>
                <w:rFonts w:ascii="Candara Light" w:hAnsi="Candara Light"/>
              </w:rPr>
              <w:t>POA</w:t>
            </w:r>
            <w:r w:rsidR="00AC5F26" w:rsidRPr="00123BA5">
              <w:rPr>
                <w:rFonts w:ascii="Candara Light" w:hAnsi="Candara Light"/>
              </w:rPr>
              <w:t xml:space="preserve">, supported by </w:t>
            </w:r>
            <w:proofErr w:type="spellStart"/>
            <w:r w:rsidR="00AC5F26" w:rsidRPr="00123BA5">
              <w:rPr>
                <w:rFonts w:ascii="Candara Light" w:hAnsi="Candara Light"/>
              </w:rPr>
              <w:t>geth</w:t>
            </w:r>
            <w:proofErr w:type="spellEnd"/>
          </w:p>
        </w:tc>
      </w:tr>
      <w:tr w:rsidR="005773CC" w:rsidRPr="00123BA5" w14:paraId="40345603" w14:textId="77777777" w:rsidTr="005773CC">
        <w:tc>
          <w:tcPr>
            <w:tcW w:w="3116" w:type="dxa"/>
          </w:tcPr>
          <w:p w14:paraId="04B1788B" w14:textId="2FE3D7DA" w:rsidR="005773CC" w:rsidRPr="00123BA5" w:rsidRDefault="00FA550A" w:rsidP="000A33F7">
            <w:pPr>
              <w:rPr>
                <w:rFonts w:ascii="Candara Light" w:hAnsi="Candara Light"/>
              </w:rPr>
            </w:pPr>
            <w:proofErr w:type="spellStart"/>
            <w:r w:rsidRPr="00123BA5">
              <w:rPr>
                <w:rFonts w:ascii="Candara Light" w:hAnsi="Candara Light"/>
              </w:rPr>
              <w:t>Kovan</w:t>
            </w:r>
            <w:proofErr w:type="spellEnd"/>
          </w:p>
        </w:tc>
        <w:tc>
          <w:tcPr>
            <w:tcW w:w="3117" w:type="dxa"/>
          </w:tcPr>
          <w:p w14:paraId="276A1542" w14:textId="74FFCA6C" w:rsidR="005773CC" w:rsidRPr="00123BA5" w:rsidRDefault="00FA550A" w:rsidP="000A33F7">
            <w:pPr>
              <w:rPr>
                <w:rFonts w:ascii="Candara Light" w:hAnsi="Candara Light"/>
              </w:rPr>
            </w:pPr>
            <w:r w:rsidRPr="00123BA5">
              <w:rPr>
                <w:rFonts w:ascii="Candara Light" w:hAnsi="Candara Light"/>
              </w:rPr>
              <w:t>42</w:t>
            </w:r>
          </w:p>
        </w:tc>
        <w:tc>
          <w:tcPr>
            <w:tcW w:w="3117" w:type="dxa"/>
          </w:tcPr>
          <w:p w14:paraId="2BBE57A0" w14:textId="1CC7148E" w:rsidR="005773CC" w:rsidRPr="00123BA5" w:rsidRDefault="00FA550A" w:rsidP="000A33F7">
            <w:pPr>
              <w:rPr>
                <w:rFonts w:ascii="Candara Light" w:hAnsi="Candara Light"/>
              </w:rPr>
            </w:pPr>
            <w:r w:rsidRPr="00123BA5">
              <w:rPr>
                <w:rFonts w:ascii="Candara Light" w:hAnsi="Candara Light"/>
              </w:rPr>
              <w:t>POA</w:t>
            </w:r>
            <w:r w:rsidR="00AC5F26" w:rsidRPr="00123BA5">
              <w:rPr>
                <w:rFonts w:ascii="Candara Light" w:hAnsi="Candara Light"/>
              </w:rPr>
              <w:t>, supported by parity</w:t>
            </w:r>
          </w:p>
        </w:tc>
      </w:tr>
    </w:tbl>
    <w:p w14:paraId="10344A09" w14:textId="52C711D8" w:rsidR="00402576" w:rsidRDefault="00B5105A" w:rsidP="00B5105A">
      <w:pPr>
        <w:jc w:val="center"/>
        <w:rPr>
          <w:rFonts w:ascii="Candara Light" w:hAnsi="Candara Light"/>
        </w:rPr>
      </w:pPr>
      <w:r w:rsidRPr="005A2166">
        <w:rPr>
          <w:rFonts w:ascii="Candara Light" w:hAnsi="Candara Light"/>
          <w:b/>
          <w:bCs/>
        </w:rPr>
        <w:t>Table</w:t>
      </w:r>
      <w:r w:rsidR="005A2166" w:rsidRPr="005A2166">
        <w:rPr>
          <w:rFonts w:ascii="Candara Light" w:hAnsi="Candara Light"/>
          <w:b/>
          <w:bCs/>
        </w:rPr>
        <w:t xml:space="preserve"> </w:t>
      </w:r>
      <w:r w:rsidR="00EE2847">
        <w:rPr>
          <w:rFonts w:ascii="Candara Light" w:hAnsi="Candara Light"/>
          <w:b/>
          <w:bCs/>
        </w:rPr>
        <w:t>2</w:t>
      </w:r>
      <w:r>
        <w:rPr>
          <w:rFonts w:ascii="Candara Light" w:hAnsi="Candara Light"/>
        </w:rPr>
        <w:t xml:space="preserve">: </w:t>
      </w:r>
      <w:r w:rsidR="000A20C2">
        <w:rPr>
          <w:rFonts w:ascii="Candara Light" w:hAnsi="Candara Light"/>
        </w:rPr>
        <w:t>comparison between different blockchain network</w:t>
      </w:r>
    </w:p>
    <w:p w14:paraId="4D4ABA20" w14:textId="77777777" w:rsidR="00861F0F" w:rsidRDefault="00780E53" w:rsidP="000A33F7">
      <w:pPr>
        <w:rPr>
          <w:rFonts w:ascii="Candara Light" w:hAnsi="Candara Light"/>
        </w:rPr>
      </w:pPr>
      <w:r>
        <w:rPr>
          <w:rFonts w:ascii="Candara Light" w:hAnsi="Candara Light"/>
        </w:rPr>
        <w:t xml:space="preserve">To access to the network, we will need to connect our smart contract to a node provider. In this case we use </w:t>
      </w:r>
      <w:r w:rsidR="00A23A1C">
        <w:rPr>
          <w:rFonts w:ascii="Candara Light" w:hAnsi="Candara Light"/>
        </w:rPr>
        <w:t>alchemy</w:t>
      </w:r>
      <w:r w:rsidR="00FA05B3">
        <w:rPr>
          <w:rFonts w:ascii="Candara Light" w:hAnsi="Candara Light"/>
        </w:rPr>
        <w:t xml:space="preserve">, where we can </w:t>
      </w:r>
      <w:r w:rsidR="00BD00D7">
        <w:rPr>
          <w:rFonts w:ascii="Candara Light" w:hAnsi="Candara Light"/>
        </w:rPr>
        <w:t>choose</w:t>
      </w:r>
      <w:r w:rsidR="00FA05B3">
        <w:rPr>
          <w:rFonts w:ascii="Candara Light" w:hAnsi="Candara Light"/>
        </w:rPr>
        <w:t xml:space="preserve"> different </w:t>
      </w:r>
      <w:r w:rsidR="00BD00D7">
        <w:rPr>
          <w:rFonts w:ascii="Candara Light" w:hAnsi="Candara Light"/>
        </w:rPr>
        <w:t>blockchain</w:t>
      </w:r>
      <w:r w:rsidR="0045779E">
        <w:rPr>
          <w:rFonts w:ascii="Candara Light" w:hAnsi="Candara Light"/>
        </w:rPr>
        <w:t>s</w:t>
      </w:r>
      <w:r w:rsidR="00BD00D7">
        <w:rPr>
          <w:rFonts w:ascii="Candara Light" w:hAnsi="Candara Light"/>
        </w:rPr>
        <w:t xml:space="preserve"> and different network</w:t>
      </w:r>
      <w:r w:rsidR="0045779E">
        <w:rPr>
          <w:rFonts w:ascii="Candara Light" w:hAnsi="Candara Light"/>
        </w:rPr>
        <w:t>s</w:t>
      </w:r>
      <w:r w:rsidR="00BD00D7">
        <w:rPr>
          <w:rFonts w:ascii="Candara Light" w:hAnsi="Candara Light"/>
        </w:rPr>
        <w:t xml:space="preserve"> we want to connect</w:t>
      </w:r>
      <w:r w:rsidR="0045779E">
        <w:rPr>
          <w:rFonts w:ascii="Candara Light" w:hAnsi="Candara Light"/>
        </w:rPr>
        <w:t xml:space="preserve"> to</w:t>
      </w:r>
      <w:r w:rsidR="00BD00D7">
        <w:rPr>
          <w:rFonts w:ascii="Candara Light" w:hAnsi="Candara Light"/>
        </w:rPr>
        <w:t xml:space="preserve">. </w:t>
      </w:r>
      <w:r w:rsidR="00475167">
        <w:rPr>
          <w:rFonts w:ascii="Candara Light" w:hAnsi="Candara Light"/>
        </w:rPr>
        <w:t xml:space="preserve">Once </w:t>
      </w:r>
      <w:r w:rsidR="0045779E">
        <w:rPr>
          <w:rFonts w:ascii="Candara Light" w:hAnsi="Candara Light"/>
        </w:rPr>
        <w:t xml:space="preserve">a </w:t>
      </w:r>
      <w:r w:rsidR="00475167">
        <w:rPr>
          <w:rFonts w:ascii="Candara Light" w:hAnsi="Candara Light"/>
        </w:rPr>
        <w:t xml:space="preserve">node is created, it will provide an HTTP key </w:t>
      </w:r>
      <w:r w:rsidR="003D5DCD">
        <w:rPr>
          <w:rFonts w:ascii="Candara Light" w:hAnsi="Candara Light"/>
        </w:rPr>
        <w:t>that will be used</w:t>
      </w:r>
      <w:r w:rsidR="00475167">
        <w:rPr>
          <w:rFonts w:ascii="Candara Light" w:hAnsi="Candara Light"/>
        </w:rPr>
        <w:t xml:space="preserve"> to </w:t>
      </w:r>
      <w:r w:rsidR="00790528">
        <w:rPr>
          <w:rFonts w:ascii="Candara Light" w:hAnsi="Candara Light"/>
        </w:rPr>
        <w:t>locate our smart contract to the network</w:t>
      </w:r>
      <w:r w:rsidR="005B5125">
        <w:rPr>
          <w:rFonts w:ascii="Candara Light" w:hAnsi="Candara Light"/>
        </w:rPr>
        <w:t>.</w:t>
      </w:r>
      <w:r w:rsidR="00790528">
        <w:rPr>
          <w:rFonts w:ascii="Candara Light" w:hAnsi="Candara Light"/>
        </w:rPr>
        <w:t xml:space="preserve"> </w:t>
      </w:r>
      <w:r w:rsidR="005B5125">
        <w:rPr>
          <w:rFonts w:ascii="Candara Light" w:hAnsi="Candara Light"/>
        </w:rPr>
        <w:t>We</w:t>
      </w:r>
      <w:r w:rsidR="00790528">
        <w:rPr>
          <w:rFonts w:ascii="Candara Light" w:hAnsi="Candara Light"/>
        </w:rPr>
        <w:t xml:space="preserve"> simply copy the key and paste </w:t>
      </w:r>
      <w:r w:rsidR="005B5125">
        <w:rPr>
          <w:rFonts w:ascii="Candara Light" w:hAnsi="Candara Light"/>
        </w:rPr>
        <w:t>it</w:t>
      </w:r>
      <w:r w:rsidR="00790528">
        <w:rPr>
          <w:rFonts w:ascii="Candara Light" w:hAnsi="Candara Light"/>
        </w:rPr>
        <w:t xml:space="preserve"> into </w:t>
      </w:r>
      <w:r w:rsidR="00E47301">
        <w:rPr>
          <w:rFonts w:ascii="Candara Light" w:hAnsi="Candara Light"/>
        </w:rPr>
        <w:t>the config file.</w:t>
      </w:r>
    </w:p>
    <w:p w14:paraId="6B5A79E0" w14:textId="6181D810" w:rsidR="00780E53" w:rsidRDefault="00790528" w:rsidP="000A33F7">
      <w:pPr>
        <w:rPr>
          <w:rFonts w:ascii="Candara Light" w:hAnsi="Candara Light"/>
        </w:rPr>
      </w:pPr>
      <w:r>
        <w:rPr>
          <w:noProof/>
        </w:rPr>
        <w:drawing>
          <wp:inline distT="0" distB="0" distL="0" distR="0" wp14:anchorId="5100541B" wp14:editId="79346096">
            <wp:extent cx="5943600" cy="17151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5135"/>
                    </a:xfrm>
                    <a:prstGeom prst="rect">
                      <a:avLst/>
                    </a:prstGeom>
                  </pic:spPr>
                </pic:pic>
              </a:graphicData>
            </a:graphic>
          </wp:inline>
        </w:drawing>
      </w:r>
    </w:p>
    <w:p w14:paraId="17388344" w14:textId="15249B01" w:rsidR="000D04B1" w:rsidRDefault="000D04B1" w:rsidP="000D04B1">
      <w:pPr>
        <w:jc w:val="center"/>
        <w:rPr>
          <w:rFonts w:ascii="Candara Light" w:hAnsi="Candara Light"/>
        </w:rPr>
      </w:pPr>
      <w:r w:rsidRPr="00EE2847">
        <w:rPr>
          <w:rFonts w:ascii="Candara Light" w:hAnsi="Candara Light"/>
          <w:b/>
          <w:bCs/>
        </w:rPr>
        <w:t>Figure</w:t>
      </w:r>
      <w:r w:rsidR="00EE2847" w:rsidRPr="00EE2847">
        <w:rPr>
          <w:rFonts w:ascii="Candara Light" w:hAnsi="Candara Light"/>
          <w:b/>
          <w:bCs/>
        </w:rPr>
        <w:t xml:space="preserve"> 13</w:t>
      </w:r>
      <w:r>
        <w:rPr>
          <w:rFonts w:ascii="Candara Light" w:hAnsi="Candara Light"/>
        </w:rPr>
        <w:t xml:space="preserve">: </w:t>
      </w:r>
      <w:r w:rsidR="00211D99">
        <w:rPr>
          <w:rFonts w:ascii="Candara Light" w:hAnsi="Candara Light"/>
        </w:rPr>
        <w:t>node set up in Alchemy</w:t>
      </w:r>
    </w:p>
    <w:p w14:paraId="14F5EFC0" w14:textId="4FD0BE27" w:rsidR="00E47301" w:rsidRDefault="00E47301" w:rsidP="000A33F7">
      <w:pPr>
        <w:rPr>
          <w:rFonts w:ascii="Candara Light" w:hAnsi="Candara Light"/>
        </w:rPr>
      </w:pPr>
      <w:r>
        <w:rPr>
          <w:rFonts w:ascii="Candara Light" w:hAnsi="Candara Light"/>
        </w:rPr>
        <w:t xml:space="preserve">The second </w:t>
      </w:r>
      <w:r w:rsidR="004A5A2A">
        <w:rPr>
          <w:rFonts w:ascii="Candara Light" w:hAnsi="Candara Light"/>
        </w:rPr>
        <w:t>piece of information need</w:t>
      </w:r>
      <w:r w:rsidR="00AC4209">
        <w:rPr>
          <w:rFonts w:ascii="Candara Light" w:hAnsi="Candara Light"/>
        </w:rPr>
        <w:t>ed</w:t>
      </w:r>
      <w:r w:rsidR="004A5A2A">
        <w:rPr>
          <w:rFonts w:ascii="Candara Light" w:hAnsi="Candara Light"/>
        </w:rPr>
        <w:t xml:space="preserve"> to deploy our contract to the network is the account to use to push the contract</w:t>
      </w:r>
      <w:r w:rsidR="00784953">
        <w:rPr>
          <w:rFonts w:ascii="Candara Light" w:hAnsi="Candara Light"/>
        </w:rPr>
        <w:t>.</w:t>
      </w:r>
      <w:r w:rsidR="004A5A2A">
        <w:rPr>
          <w:rFonts w:ascii="Candara Light" w:hAnsi="Candara Light"/>
        </w:rPr>
        <w:t xml:space="preserve"> </w:t>
      </w:r>
      <w:r w:rsidR="00861F0F">
        <w:rPr>
          <w:rFonts w:ascii="Candara Light" w:hAnsi="Candara Light"/>
        </w:rPr>
        <w:t>T</w:t>
      </w:r>
      <w:r w:rsidR="004A5A2A">
        <w:rPr>
          <w:rFonts w:ascii="Candara Light" w:hAnsi="Candara Light"/>
        </w:rPr>
        <w:t>he main reason we need an account is that</w:t>
      </w:r>
      <w:r w:rsidR="00471E27">
        <w:rPr>
          <w:rFonts w:ascii="Candara Light" w:hAnsi="Candara Light"/>
        </w:rPr>
        <w:t xml:space="preserve"> </w:t>
      </w:r>
      <w:proofErr w:type="gramStart"/>
      <w:r w:rsidR="00471E27">
        <w:rPr>
          <w:rFonts w:ascii="Candara Light" w:hAnsi="Candara Light"/>
        </w:rPr>
        <w:t>in order to</w:t>
      </w:r>
      <w:proofErr w:type="gramEnd"/>
      <w:r w:rsidR="00471E27">
        <w:rPr>
          <w:rFonts w:ascii="Candara Light" w:hAnsi="Candara Light"/>
        </w:rPr>
        <w:t xml:space="preserve"> create any item on</w:t>
      </w:r>
      <w:r w:rsidR="004A5A2A">
        <w:rPr>
          <w:rFonts w:ascii="Candara Light" w:hAnsi="Candara Light"/>
        </w:rPr>
        <w:t xml:space="preserve"> the blockchain network, </w:t>
      </w:r>
      <w:r w:rsidR="00B61D9E">
        <w:rPr>
          <w:rFonts w:ascii="Candara Light" w:hAnsi="Candara Light"/>
        </w:rPr>
        <w:t>“</w:t>
      </w:r>
      <w:r w:rsidR="005D42AB">
        <w:rPr>
          <w:rFonts w:ascii="Candara Light" w:hAnsi="Candara Light"/>
        </w:rPr>
        <w:t>gas</w:t>
      </w:r>
      <w:r w:rsidR="00B61D9E">
        <w:rPr>
          <w:rFonts w:ascii="Candara Light" w:hAnsi="Candara Light"/>
        </w:rPr>
        <w:t>”</w:t>
      </w:r>
      <w:r w:rsidR="005D42AB">
        <w:rPr>
          <w:rFonts w:ascii="Candara Light" w:hAnsi="Candara Light"/>
        </w:rPr>
        <w:t xml:space="preserve"> is needed</w:t>
      </w:r>
      <w:r w:rsidR="007B488B">
        <w:rPr>
          <w:rFonts w:ascii="Candara Light" w:hAnsi="Candara Light"/>
        </w:rPr>
        <w:t xml:space="preserve"> </w:t>
      </w:r>
      <w:r w:rsidR="00604DA2">
        <w:rPr>
          <w:rFonts w:ascii="Candara Light" w:hAnsi="Candara Light"/>
        </w:rPr>
        <w:t>and is based on</w:t>
      </w:r>
      <w:r w:rsidR="007B488B">
        <w:rPr>
          <w:rFonts w:ascii="Candara Light" w:hAnsi="Candara Light"/>
        </w:rPr>
        <w:t xml:space="preserve"> the supply and demand for the computational power</w:t>
      </w:r>
      <w:r w:rsidR="000E5487">
        <w:rPr>
          <w:rFonts w:ascii="Candara Light" w:hAnsi="Candara Light"/>
        </w:rPr>
        <w:t xml:space="preserve"> </w:t>
      </w:r>
      <w:r w:rsidR="00604DA2">
        <w:rPr>
          <w:rFonts w:ascii="Candara Light" w:hAnsi="Candara Light"/>
        </w:rPr>
        <w:t xml:space="preserve">needed to process the </w:t>
      </w:r>
      <w:r w:rsidR="00080B1F">
        <w:rPr>
          <w:rFonts w:ascii="Candara Light" w:hAnsi="Candara Light"/>
        </w:rPr>
        <w:t>deployment in the network.</w:t>
      </w:r>
      <w:r w:rsidR="001874AF">
        <w:rPr>
          <w:rFonts w:ascii="Candara Light" w:hAnsi="Candara Light"/>
        </w:rPr>
        <w:t xml:space="preserve"> “gas”</w:t>
      </w:r>
      <w:r w:rsidR="001874AF" w:rsidRPr="001874AF">
        <w:rPr>
          <w:rFonts w:ascii="Candara Light" w:hAnsi="Candara Light"/>
        </w:rPr>
        <w:t xml:space="preserve"> is based on the existing supply and demand for the computational power needed to process the deployment of the smart contract to the network</w:t>
      </w:r>
      <w:r w:rsidR="001874AF">
        <w:rPr>
          <w:rFonts w:ascii="Candara Light" w:hAnsi="Candara Light"/>
        </w:rPr>
        <w:t>.</w:t>
      </w:r>
      <w:r w:rsidR="000D04B1">
        <w:rPr>
          <w:rFonts w:ascii="Candara Light" w:hAnsi="Candara Light"/>
        </w:rPr>
        <w:t xml:space="preserve"> Therefore, an account is needed to pay </w:t>
      </w:r>
      <w:r w:rsidR="00F41B60">
        <w:rPr>
          <w:rFonts w:ascii="Candara Light" w:hAnsi="Candara Light"/>
        </w:rPr>
        <w:t xml:space="preserve">a </w:t>
      </w:r>
      <w:r w:rsidR="000D04B1">
        <w:rPr>
          <w:rFonts w:ascii="Candara Light" w:hAnsi="Candara Light"/>
        </w:rPr>
        <w:t>gas fee to deploy the contract to the network. [</w:t>
      </w:r>
      <w:hyperlink r:id="rId47" w:anchor=":~:text=Key%20Takeaways,smart%20contracts%20and%20other%20transactions." w:history="1">
        <w:r w:rsidR="008E6FAC">
          <w:rPr>
            <w:rStyle w:val="Hyperlink"/>
            <w:rFonts w:ascii="Candara Light" w:hAnsi="Candara Light"/>
          </w:rPr>
          <w:t>15</w:t>
        </w:r>
      </w:hyperlink>
      <w:r w:rsidR="000D04B1">
        <w:rPr>
          <w:rFonts w:ascii="Candara Light" w:hAnsi="Candara Light"/>
        </w:rPr>
        <w:t>]</w:t>
      </w:r>
    </w:p>
    <w:p w14:paraId="39348BEF" w14:textId="40884692" w:rsidR="00211D99" w:rsidRPr="003E7640" w:rsidRDefault="004140F8" w:rsidP="000A33F7">
      <w:pPr>
        <w:rPr>
          <w:rFonts w:ascii="Candara Light" w:hAnsi="Candara Light"/>
        </w:rPr>
      </w:pPr>
      <w:r>
        <w:rPr>
          <w:rFonts w:ascii="Candara Light" w:hAnsi="Candara Light"/>
        </w:rPr>
        <w:t xml:space="preserve">An account can be created in crypto wallet. In this case we will be using </w:t>
      </w:r>
      <w:proofErr w:type="spellStart"/>
      <w:r>
        <w:rPr>
          <w:rFonts w:ascii="Candara Light" w:hAnsi="Candara Light"/>
        </w:rPr>
        <w:t>MetaMask</w:t>
      </w:r>
      <w:proofErr w:type="spellEnd"/>
      <w:r>
        <w:rPr>
          <w:rFonts w:ascii="Candara Light" w:hAnsi="Candara Light"/>
        </w:rPr>
        <w:t xml:space="preserve"> as our wallet. </w:t>
      </w:r>
      <w:r w:rsidR="00E303C3">
        <w:rPr>
          <w:rFonts w:ascii="Candara Light" w:hAnsi="Candara Light"/>
        </w:rPr>
        <w:t>An account</w:t>
      </w:r>
      <w:r w:rsidR="000443A6">
        <w:rPr>
          <w:rFonts w:ascii="Candara Light" w:hAnsi="Candara Light"/>
        </w:rPr>
        <w:t xml:space="preserve"> will be a string with random letters and digit, and these are information we need to set up the config file. </w:t>
      </w:r>
      <w:r w:rsidR="00F2392D">
        <w:rPr>
          <w:rFonts w:ascii="Candara Light" w:hAnsi="Candara Light"/>
        </w:rPr>
        <w:t>To</w:t>
      </w:r>
      <w:r w:rsidR="00BA7603">
        <w:rPr>
          <w:rFonts w:ascii="Candara Light" w:hAnsi="Candara Light"/>
        </w:rPr>
        <w:t xml:space="preserve"> creat</w:t>
      </w:r>
      <w:r w:rsidR="00F2392D">
        <w:rPr>
          <w:rFonts w:ascii="Candara Light" w:hAnsi="Candara Light"/>
        </w:rPr>
        <w:t>e</w:t>
      </w:r>
      <w:r w:rsidR="00BA7603">
        <w:rPr>
          <w:rFonts w:ascii="Candara Light" w:hAnsi="Candara Light"/>
        </w:rPr>
        <w:t xml:space="preserve"> the wallet, a</w:t>
      </w:r>
      <w:r w:rsidR="00994252">
        <w:rPr>
          <w:rFonts w:ascii="Candara Light" w:hAnsi="Candara Light"/>
        </w:rPr>
        <w:t xml:space="preserve"> </w:t>
      </w:r>
      <w:r w:rsidR="00AF5CDB">
        <w:rPr>
          <w:rFonts w:ascii="Candara Light" w:hAnsi="Candara Light"/>
        </w:rPr>
        <w:t xml:space="preserve">secret recovery phrase </w:t>
      </w:r>
      <w:r w:rsidR="00994252">
        <w:rPr>
          <w:rFonts w:ascii="Candara Light" w:hAnsi="Candara Light"/>
        </w:rPr>
        <w:t xml:space="preserve">will be created which contains </w:t>
      </w:r>
      <w:r w:rsidR="00F07127">
        <w:rPr>
          <w:rFonts w:ascii="Candara Light" w:hAnsi="Candara Light"/>
        </w:rPr>
        <w:t>a combination of vocabulary</w:t>
      </w:r>
      <w:r w:rsidR="00AF5CDB">
        <w:rPr>
          <w:rFonts w:ascii="Candara Light" w:hAnsi="Candara Light"/>
        </w:rPr>
        <w:t>.</w:t>
      </w:r>
      <w:r w:rsidR="007B112E">
        <w:rPr>
          <w:rFonts w:ascii="Candara Light" w:hAnsi="Candara Light"/>
        </w:rPr>
        <w:t xml:space="preserve"> This secret recovery phrase is used to back up all cryptocurrencies </w:t>
      </w:r>
      <w:r w:rsidR="00DE639C">
        <w:rPr>
          <w:rFonts w:ascii="Candara Light" w:hAnsi="Candara Light"/>
        </w:rPr>
        <w:t xml:space="preserve">and access to all accounts </w:t>
      </w:r>
      <w:r w:rsidR="00B16998">
        <w:rPr>
          <w:rFonts w:ascii="Candara Light" w:hAnsi="Candara Light"/>
        </w:rPr>
        <w:t xml:space="preserve">contained </w:t>
      </w:r>
      <w:r w:rsidR="00DE639C">
        <w:rPr>
          <w:rFonts w:ascii="Candara Light" w:hAnsi="Candara Light"/>
        </w:rPr>
        <w:t xml:space="preserve">in the wallet. </w:t>
      </w:r>
      <w:r w:rsidR="004F36F8">
        <w:rPr>
          <w:rFonts w:ascii="Candara Light" w:hAnsi="Candara Light"/>
        </w:rPr>
        <w:t xml:space="preserve">Once the wallet </w:t>
      </w:r>
      <w:r w:rsidR="00EB2B88">
        <w:rPr>
          <w:rFonts w:ascii="Candara Light" w:hAnsi="Candara Light"/>
        </w:rPr>
        <w:t>set-up is finished</w:t>
      </w:r>
      <w:r w:rsidR="004F36F8">
        <w:rPr>
          <w:rFonts w:ascii="Candara Light" w:hAnsi="Candara Light"/>
        </w:rPr>
        <w:t xml:space="preserve">, it can connect to </w:t>
      </w:r>
      <w:r w:rsidR="00EB2B88">
        <w:rPr>
          <w:rFonts w:ascii="Candara Light" w:hAnsi="Candara Light"/>
        </w:rPr>
        <w:t>the</w:t>
      </w:r>
      <w:r w:rsidR="004F36F8">
        <w:rPr>
          <w:rFonts w:ascii="Candara Light" w:hAnsi="Candara Light"/>
        </w:rPr>
        <w:t xml:space="preserve"> </w:t>
      </w:r>
      <w:proofErr w:type="spellStart"/>
      <w:r w:rsidR="00F01FBB">
        <w:rPr>
          <w:rFonts w:ascii="Candara Light" w:hAnsi="Candara Light"/>
        </w:rPr>
        <w:t>Ropsten</w:t>
      </w:r>
      <w:proofErr w:type="spellEnd"/>
      <w:r w:rsidR="00F01FBB">
        <w:rPr>
          <w:rFonts w:ascii="Candara Light" w:hAnsi="Candara Light"/>
        </w:rPr>
        <w:t xml:space="preserve"> test network</w:t>
      </w:r>
      <w:r w:rsidR="00E216CE">
        <w:rPr>
          <w:rFonts w:ascii="Candara Light" w:hAnsi="Candara Light"/>
        </w:rPr>
        <w:t xml:space="preserve">. </w:t>
      </w:r>
      <w:r w:rsidR="0030299A">
        <w:rPr>
          <w:rFonts w:ascii="Candara Light" w:hAnsi="Candara Light"/>
        </w:rPr>
        <w:t>Free</w:t>
      </w:r>
      <w:r w:rsidR="00F01FBB">
        <w:rPr>
          <w:rFonts w:ascii="Candara Light" w:hAnsi="Candara Light"/>
        </w:rPr>
        <w:t xml:space="preserve"> </w:t>
      </w:r>
      <w:r w:rsidR="00050B6B">
        <w:rPr>
          <w:rFonts w:ascii="Candara Light" w:hAnsi="Candara Light"/>
        </w:rPr>
        <w:t xml:space="preserve">test Ether </w:t>
      </w:r>
      <w:r w:rsidR="0030299A">
        <w:rPr>
          <w:rFonts w:ascii="Candara Light" w:hAnsi="Candara Light"/>
        </w:rPr>
        <w:t>can be obtained</w:t>
      </w:r>
      <w:r w:rsidR="00050B6B">
        <w:rPr>
          <w:rFonts w:ascii="Candara Light" w:hAnsi="Candara Light"/>
        </w:rPr>
        <w:t xml:space="preserve"> from any faucet</w:t>
      </w:r>
      <w:r w:rsidR="00F224A8">
        <w:rPr>
          <w:rFonts w:ascii="Candara Light" w:hAnsi="Candara Light"/>
        </w:rPr>
        <w:t xml:space="preserve">, which are websites that </w:t>
      </w:r>
      <w:r w:rsidR="005265C1">
        <w:rPr>
          <w:rFonts w:ascii="Candara Light" w:hAnsi="Candara Light"/>
        </w:rPr>
        <w:t xml:space="preserve">can earn crypto by performing some simple tasks such as watching ads, solving quizzes, etc. </w:t>
      </w:r>
      <w:r w:rsidR="00E72289">
        <w:rPr>
          <w:rFonts w:ascii="Candara Light" w:hAnsi="Candara Light"/>
        </w:rPr>
        <w:t>After earning</w:t>
      </w:r>
      <w:r w:rsidR="002D778D">
        <w:rPr>
          <w:rFonts w:ascii="Candara Light" w:hAnsi="Candara Light"/>
        </w:rPr>
        <w:t xml:space="preserve"> some</w:t>
      </w:r>
      <w:r w:rsidR="00C25F5A">
        <w:rPr>
          <w:rFonts w:ascii="Candara Light" w:hAnsi="Candara Light"/>
        </w:rPr>
        <w:t xml:space="preserve"> Ether, we can then use those Ether for </w:t>
      </w:r>
      <w:r w:rsidR="005F2A5C">
        <w:rPr>
          <w:rFonts w:ascii="Candara Light" w:hAnsi="Candara Light"/>
        </w:rPr>
        <w:t>deployment of the smart contract</w:t>
      </w:r>
      <w:r w:rsidR="00C25F5A">
        <w:rPr>
          <w:rFonts w:ascii="Candara Light" w:hAnsi="Candara Light"/>
        </w:rPr>
        <w:t>. [</w:t>
      </w:r>
      <w:hyperlink r:id="rId48" w:history="1">
        <w:r w:rsidR="005A2166">
          <w:rPr>
            <w:rStyle w:val="Hyperlink"/>
            <w:rFonts w:ascii="Candara Light" w:hAnsi="Candara Light"/>
          </w:rPr>
          <w:t>16</w:t>
        </w:r>
      </w:hyperlink>
      <w:r w:rsidR="00C25F5A">
        <w:rPr>
          <w:rFonts w:ascii="Candara Light" w:hAnsi="Candara Light"/>
        </w:rPr>
        <w:t>]</w:t>
      </w:r>
      <w:r w:rsidR="003424BD">
        <w:rPr>
          <w:rFonts w:ascii="Candara Light" w:hAnsi="Candara Light"/>
        </w:rPr>
        <w:t xml:space="preserve"> </w:t>
      </w:r>
    </w:p>
    <w:p w14:paraId="0D502F81" w14:textId="5362F5C0" w:rsidR="00F04C46" w:rsidRPr="00FF030A" w:rsidRDefault="00F04C46" w:rsidP="00FF030A">
      <w:pPr>
        <w:pStyle w:val="ListParagraph"/>
        <w:numPr>
          <w:ilvl w:val="0"/>
          <w:numId w:val="1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FF030A">
        <w:rPr>
          <w:rFonts w:ascii="Consolas" w:eastAsia="Times New Roman" w:hAnsi="Consolas" w:cs="Courier New"/>
          <w:color w:val="000000"/>
          <w:sz w:val="18"/>
          <w:szCs w:val="18"/>
          <w:bdr w:val="none" w:sz="0" w:space="0" w:color="auto" w:frame="1"/>
          <w:lang w:eastAsia="en-CA"/>
        </w:rPr>
        <w:t>require(</w:t>
      </w:r>
      <w:r w:rsidR="00B5105A">
        <w:rPr>
          <w:rFonts w:ascii="Consolas" w:eastAsia="Times New Roman" w:hAnsi="Consolas" w:cs="Courier New"/>
          <w:color w:val="0000FF"/>
          <w:sz w:val="18"/>
          <w:szCs w:val="18"/>
          <w:bdr w:val="none" w:sz="0" w:space="0" w:color="auto" w:frame="1"/>
          <w:lang w:eastAsia="en-CA"/>
        </w:rPr>
        <w:t>‘</w:t>
      </w:r>
      <w:r w:rsidRPr="00FF030A">
        <w:rPr>
          <w:rFonts w:ascii="Consolas" w:eastAsia="Times New Roman" w:hAnsi="Consolas" w:cs="Courier New"/>
          <w:color w:val="0000FF"/>
          <w:sz w:val="18"/>
          <w:szCs w:val="18"/>
          <w:bdr w:val="none" w:sz="0" w:space="0" w:color="auto" w:frame="1"/>
          <w:lang w:eastAsia="en-CA"/>
        </w:rPr>
        <w:t>@</w:t>
      </w:r>
      <w:proofErr w:type="spellStart"/>
      <w:r w:rsidRPr="00FF030A">
        <w:rPr>
          <w:rFonts w:ascii="Consolas" w:eastAsia="Times New Roman" w:hAnsi="Consolas" w:cs="Courier New"/>
          <w:color w:val="0000FF"/>
          <w:sz w:val="18"/>
          <w:szCs w:val="18"/>
          <w:bdr w:val="none" w:sz="0" w:space="0" w:color="auto" w:frame="1"/>
          <w:lang w:eastAsia="en-CA"/>
        </w:rPr>
        <w:t>nomiclabs</w:t>
      </w:r>
      <w:proofErr w:type="spellEnd"/>
      <w:r w:rsidRPr="00FF030A">
        <w:rPr>
          <w:rFonts w:ascii="Consolas" w:eastAsia="Times New Roman" w:hAnsi="Consolas" w:cs="Courier New"/>
          <w:color w:val="0000FF"/>
          <w:sz w:val="18"/>
          <w:szCs w:val="18"/>
          <w:bdr w:val="none" w:sz="0" w:space="0" w:color="auto" w:frame="1"/>
          <w:lang w:eastAsia="en-CA"/>
        </w:rPr>
        <w:t>/hardhat-waffle</w:t>
      </w:r>
      <w:r w:rsidR="00B5105A">
        <w:rPr>
          <w:rFonts w:ascii="Consolas" w:eastAsia="Times New Roman" w:hAnsi="Consolas" w:cs="Courier New"/>
          <w:color w:val="0000FF"/>
          <w:sz w:val="18"/>
          <w:szCs w:val="18"/>
          <w:bdr w:val="none" w:sz="0" w:space="0" w:color="auto" w:frame="1"/>
          <w:lang w:eastAsia="en-CA"/>
        </w:rPr>
        <w:t>’</w:t>
      </w:r>
      <w:r w:rsidRPr="00FF030A">
        <w:rPr>
          <w:rFonts w:ascii="Consolas" w:eastAsia="Times New Roman" w:hAnsi="Consolas" w:cs="Courier New"/>
          <w:color w:val="000000"/>
          <w:sz w:val="18"/>
          <w:szCs w:val="18"/>
          <w:bdr w:val="none" w:sz="0" w:space="0" w:color="auto" w:frame="1"/>
          <w:lang w:eastAsia="en-CA"/>
        </w:rPr>
        <w:t>)</w:t>
      </w:r>
    </w:p>
    <w:p w14:paraId="583B2C92" w14:textId="77777777" w:rsidR="00F04C46" w:rsidRPr="00F04C46" w:rsidRDefault="00F04C46" w:rsidP="00F04C46">
      <w:pPr>
        <w:numPr>
          <w:ilvl w:val="0"/>
          <w:numId w:val="1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Times New Roman"/>
          <w:color w:val="000000"/>
          <w:sz w:val="18"/>
          <w:szCs w:val="18"/>
          <w:lang w:eastAsia="en-CA"/>
        </w:rPr>
        <w:t> </w:t>
      </w:r>
    </w:p>
    <w:p w14:paraId="7129CC88" w14:textId="77777777" w:rsidR="00F04C46" w:rsidRPr="00F04C46" w:rsidRDefault="00F04C46" w:rsidP="00F04C4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proofErr w:type="spellStart"/>
      <w:r w:rsidRPr="00F04C46">
        <w:rPr>
          <w:rFonts w:ascii="Consolas" w:eastAsia="Times New Roman" w:hAnsi="Consolas" w:cs="Courier New"/>
          <w:color w:val="000000"/>
          <w:sz w:val="18"/>
          <w:szCs w:val="18"/>
          <w:bdr w:val="none" w:sz="0" w:space="0" w:color="auto" w:frame="1"/>
          <w:lang w:eastAsia="en-CA"/>
        </w:rPr>
        <w:t>module.exports</w:t>
      </w:r>
      <w:proofErr w:type="spellEnd"/>
      <w:r w:rsidRPr="00F04C46">
        <w:rPr>
          <w:rFonts w:ascii="Consolas" w:eastAsia="Times New Roman" w:hAnsi="Consolas" w:cs="Courier New"/>
          <w:color w:val="000000"/>
          <w:sz w:val="18"/>
          <w:szCs w:val="18"/>
          <w:bdr w:val="none" w:sz="0" w:space="0" w:color="auto" w:frame="1"/>
          <w:lang w:eastAsia="en-CA"/>
        </w:rPr>
        <w:t>= {</w:t>
      </w:r>
    </w:p>
    <w:p w14:paraId="6B986208" w14:textId="4AD5221C" w:rsidR="00F04C46" w:rsidRPr="00F04C46" w:rsidRDefault="00F04C46" w:rsidP="00F04C4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xml:space="preserve">  solidity: </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FF"/>
          <w:sz w:val="18"/>
          <w:szCs w:val="18"/>
          <w:bdr w:val="none" w:sz="0" w:space="0" w:color="auto" w:frame="1"/>
          <w:lang w:eastAsia="en-CA"/>
        </w:rPr>
        <w:t>0.8.0</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00"/>
          <w:sz w:val="18"/>
          <w:szCs w:val="18"/>
          <w:bdr w:val="none" w:sz="0" w:space="0" w:color="auto" w:frame="1"/>
          <w:lang w:eastAsia="en-CA"/>
        </w:rPr>
        <w:t>,</w:t>
      </w:r>
    </w:p>
    <w:p w14:paraId="4FF5CB03" w14:textId="77777777" w:rsidR="00F04C46" w:rsidRPr="00F04C46" w:rsidRDefault="00F04C46" w:rsidP="00F04C46">
      <w:pPr>
        <w:numPr>
          <w:ilvl w:val="0"/>
          <w:numId w:val="1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networks:{</w:t>
      </w:r>
    </w:p>
    <w:p w14:paraId="237A008B" w14:textId="77777777" w:rsidR="00F04C46" w:rsidRPr="00F04C46" w:rsidRDefault="00F04C46" w:rsidP="00F04C4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w:t>
      </w:r>
      <w:proofErr w:type="spellStart"/>
      <w:r w:rsidRPr="00F04C46">
        <w:rPr>
          <w:rFonts w:ascii="Consolas" w:eastAsia="Times New Roman" w:hAnsi="Consolas" w:cs="Courier New"/>
          <w:color w:val="000000"/>
          <w:sz w:val="18"/>
          <w:szCs w:val="18"/>
          <w:bdr w:val="none" w:sz="0" w:space="0" w:color="auto" w:frame="1"/>
          <w:lang w:eastAsia="en-CA"/>
        </w:rPr>
        <w:t>ropsten</w:t>
      </w:r>
      <w:proofErr w:type="spellEnd"/>
      <w:r w:rsidRPr="00F04C46">
        <w:rPr>
          <w:rFonts w:ascii="Consolas" w:eastAsia="Times New Roman" w:hAnsi="Consolas" w:cs="Courier New"/>
          <w:color w:val="000000"/>
          <w:sz w:val="18"/>
          <w:szCs w:val="18"/>
          <w:bdr w:val="none" w:sz="0" w:space="0" w:color="auto" w:frame="1"/>
          <w:lang w:eastAsia="en-CA"/>
        </w:rPr>
        <w:t>:{</w:t>
      </w:r>
    </w:p>
    <w:p w14:paraId="1A738ECB" w14:textId="7D929C04" w:rsidR="00F04C46" w:rsidRPr="00F04C46" w:rsidRDefault="00F04C46" w:rsidP="00F04C4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xml:space="preserve">      url: </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FF"/>
          <w:sz w:val="18"/>
          <w:szCs w:val="18"/>
          <w:bdr w:val="none" w:sz="0" w:space="0" w:color="auto" w:frame="1"/>
          <w:lang w:eastAsia="en-CA"/>
        </w:rPr>
        <w:t>https://eth-ropsten.alchemyapi.io/v2/J2x0OA_WjOqtE-dy7DpvVt9aJzx1Il65</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00"/>
          <w:sz w:val="18"/>
          <w:szCs w:val="18"/>
          <w:bdr w:val="none" w:sz="0" w:space="0" w:color="auto" w:frame="1"/>
          <w:lang w:eastAsia="en-CA"/>
        </w:rPr>
        <w:t>,</w:t>
      </w:r>
    </w:p>
    <w:p w14:paraId="5E39C15C" w14:textId="3B71A97D" w:rsidR="00F04C46" w:rsidRPr="00F04C46" w:rsidRDefault="00F04C46" w:rsidP="00F04C4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accounts: [</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FF"/>
          <w:sz w:val="18"/>
          <w:szCs w:val="18"/>
          <w:bdr w:val="none" w:sz="0" w:space="0" w:color="auto" w:frame="1"/>
          <w:lang w:eastAsia="en-CA"/>
        </w:rPr>
        <w:t>a0ae23cd6659c94984236894ced0764687e217d4ddecc7638982d822aaa227e2</w:t>
      </w:r>
      <w:r w:rsidR="00B5105A">
        <w:rPr>
          <w:rFonts w:ascii="Consolas" w:eastAsia="Times New Roman" w:hAnsi="Consolas" w:cs="Courier New"/>
          <w:color w:val="0000FF"/>
          <w:sz w:val="18"/>
          <w:szCs w:val="18"/>
          <w:bdr w:val="none" w:sz="0" w:space="0" w:color="auto" w:frame="1"/>
          <w:lang w:eastAsia="en-CA"/>
        </w:rPr>
        <w:t>’</w:t>
      </w:r>
      <w:r w:rsidRPr="00F04C46">
        <w:rPr>
          <w:rFonts w:ascii="Consolas" w:eastAsia="Times New Roman" w:hAnsi="Consolas" w:cs="Courier New"/>
          <w:color w:val="000000"/>
          <w:sz w:val="18"/>
          <w:szCs w:val="18"/>
          <w:bdr w:val="none" w:sz="0" w:space="0" w:color="auto" w:frame="1"/>
          <w:lang w:eastAsia="en-CA"/>
        </w:rPr>
        <w:t>]</w:t>
      </w:r>
    </w:p>
    <w:p w14:paraId="68BBC86D" w14:textId="77777777" w:rsidR="00F04C46" w:rsidRPr="00F04C46" w:rsidRDefault="00F04C46" w:rsidP="00F04C4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lastRenderedPageBreak/>
        <w:t>    }</w:t>
      </w:r>
    </w:p>
    <w:p w14:paraId="0704EDEB" w14:textId="77777777" w:rsidR="00F04C46" w:rsidRPr="00F04C46" w:rsidRDefault="00F04C46" w:rsidP="00F04C4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  }</w:t>
      </w:r>
    </w:p>
    <w:p w14:paraId="63280E8F" w14:textId="77777777" w:rsidR="00F04C46" w:rsidRPr="00F04C46" w:rsidRDefault="00F04C46" w:rsidP="00F04C4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04C46">
        <w:rPr>
          <w:rFonts w:ascii="Consolas" w:eastAsia="Times New Roman" w:hAnsi="Consolas" w:cs="Courier New"/>
          <w:color w:val="000000"/>
          <w:sz w:val="18"/>
          <w:szCs w:val="18"/>
          <w:bdr w:val="none" w:sz="0" w:space="0" w:color="auto" w:frame="1"/>
          <w:lang w:eastAsia="en-CA"/>
        </w:rPr>
        <w:t>}</w:t>
      </w:r>
    </w:p>
    <w:p w14:paraId="57AEA170" w14:textId="61ED6A6B" w:rsidR="003F5202" w:rsidRDefault="003F1A56" w:rsidP="00B5105A">
      <w:pPr>
        <w:jc w:val="center"/>
        <w:rPr>
          <w:ins w:id="80" w:author="Laskovy, Andrew M" w:date="2022-08-23T22:47:00Z"/>
          <w:rFonts w:ascii="Candara Light" w:hAnsi="Candara Light"/>
        </w:rPr>
      </w:pPr>
      <w:r w:rsidRPr="00112799">
        <w:rPr>
          <w:rFonts w:ascii="Candara Light" w:hAnsi="Candara Light"/>
          <w:b/>
          <w:bCs/>
        </w:rPr>
        <w:t>Figure</w:t>
      </w:r>
      <w:r w:rsidR="00112799" w:rsidRPr="00112799">
        <w:rPr>
          <w:rFonts w:ascii="Candara Light" w:hAnsi="Candara Light"/>
          <w:b/>
          <w:bCs/>
        </w:rPr>
        <w:t xml:space="preserve"> 14</w:t>
      </w:r>
      <w:r w:rsidR="00112799">
        <w:rPr>
          <w:rFonts w:ascii="Candara Light" w:hAnsi="Candara Light"/>
        </w:rPr>
        <w:t xml:space="preserve">: </w:t>
      </w:r>
      <w:r w:rsidR="00B5105A">
        <w:rPr>
          <w:rFonts w:ascii="Candara Light" w:hAnsi="Candara Light"/>
        </w:rPr>
        <w:t>Hardhat.config.js</w:t>
      </w:r>
    </w:p>
    <w:p w14:paraId="5425674D" w14:textId="1695A136" w:rsidR="009071F9" w:rsidRDefault="00EC5D04" w:rsidP="0026697C">
      <w:pPr>
        <w:rPr>
          <w:rFonts w:ascii="Candara Light" w:hAnsi="Candara Light"/>
        </w:rPr>
      </w:pPr>
      <w:r>
        <w:rPr>
          <w:rFonts w:ascii="Candara Light" w:hAnsi="Candara Light"/>
        </w:rPr>
        <w:t xml:space="preserve">After completing the set up, </w:t>
      </w:r>
      <w:r w:rsidR="0067005B">
        <w:rPr>
          <w:rFonts w:ascii="Candara Light" w:hAnsi="Candara Light"/>
        </w:rPr>
        <w:t>smart contract can be developed in “Contract” folder and be tested in the Ethereum test network</w:t>
      </w:r>
      <w:r w:rsidR="002F6F2E">
        <w:rPr>
          <w:rFonts w:ascii="Candara Light" w:hAnsi="Candara Light"/>
        </w:rPr>
        <w:t>.</w:t>
      </w:r>
    </w:p>
    <w:p w14:paraId="182D127E" w14:textId="77777777" w:rsidR="00E4450B" w:rsidRDefault="00E4450B" w:rsidP="009C73CC">
      <w:pPr>
        <w:pStyle w:val="Heading2"/>
        <w:rPr>
          <w:color w:val="FFFFFF" w:themeColor="background1"/>
          <w:shd w:val="clear" w:color="auto" w:fill="4472C4" w:themeFill="accent1"/>
        </w:rPr>
      </w:pPr>
    </w:p>
    <w:p w14:paraId="5BC38226" w14:textId="6C12AAFA" w:rsidR="009C73CC" w:rsidRDefault="009C73CC" w:rsidP="009C73CC">
      <w:pPr>
        <w:pStyle w:val="Heading2"/>
      </w:pPr>
      <w:r>
        <w:rPr>
          <w:color w:val="FFFFFF" w:themeColor="background1"/>
          <w:shd w:val="clear" w:color="auto" w:fill="4472C4" w:themeFill="accent1"/>
        </w:rPr>
        <w:t xml:space="preserve"> </w:t>
      </w:r>
      <w:bookmarkStart w:id="81" w:name="_Toc109659292"/>
      <w:r>
        <w:rPr>
          <w:color w:val="FFFFFF" w:themeColor="background1"/>
          <w:shd w:val="clear" w:color="auto" w:fill="4472C4" w:themeFill="accent1"/>
        </w:rPr>
        <w:t>3.5</w:t>
      </w:r>
      <w:r w:rsidRPr="00674654">
        <w:rPr>
          <w:color w:val="FFFFFF" w:themeColor="background1"/>
          <w:shd w:val="clear" w:color="auto" w:fill="4472C4" w:themeFill="accent1"/>
        </w:rPr>
        <w:t xml:space="preserve">  </w:t>
      </w:r>
      <w:r w:rsidRPr="00674654">
        <w:rPr>
          <w:color w:val="FFFFFF" w:themeColor="background1"/>
        </w:rPr>
        <w:t xml:space="preserve"> </w:t>
      </w:r>
      <w:r>
        <w:t>Build</w:t>
      </w:r>
      <w:r w:rsidR="00653729">
        <w:t>ing the</w:t>
      </w:r>
      <w:r>
        <w:t xml:space="preserve"> Smart Contract</w:t>
      </w:r>
      <w:bookmarkEnd w:id="81"/>
    </w:p>
    <w:p w14:paraId="6DCC454F" w14:textId="62BCC8A3" w:rsidR="006E5225" w:rsidRDefault="00C65AD6" w:rsidP="00230300">
      <w:pPr>
        <w:rPr>
          <w:rFonts w:ascii="Candara Light" w:hAnsi="Candara Light"/>
        </w:rPr>
      </w:pPr>
      <w:r w:rsidRPr="00C65AD6">
        <w:rPr>
          <w:rFonts w:ascii="Candara Light" w:hAnsi="Candara Light"/>
        </w:rPr>
        <w:t>The first step for developing our smart contract is to create a file named ‘</w:t>
      </w:r>
      <w:proofErr w:type="spellStart"/>
      <w:r w:rsidRPr="00C65AD6">
        <w:rPr>
          <w:rFonts w:ascii="Candara Light" w:hAnsi="Candara Light"/>
        </w:rPr>
        <w:t>transactions.sol</w:t>
      </w:r>
      <w:proofErr w:type="spellEnd"/>
      <w:r w:rsidRPr="00C65AD6">
        <w:rPr>
          <w:rFonts w:ascii="Candara Light" w:hAnsi="Candara Light"/>
        </w:rPr>
        <w:t>” and store it in the Contracts folder within the development environment</w:t>
      </w:r>
      <w:r w:rsidR="00067522">
        <w:rPr>
          <w:rFonts w:ascii="Candara Light" w:hAnsi="Candara Light"/>
        </w:rPr>
        <w:t xml:space="preserve">. </w:t>
      </w:r>
      <w:r w:rsidR="009477D9">
        <w:rPr>
          <w:rFonts w:ascii="Candara Light" w:hAnsi="Candara Light"/>
        </w:rPr>
        <w:t xml:space="preserve">As part of </w:t>
      </w:r>
      <w:r w:rsidR="00482BBE">
        <w:rPr>
          <w:rFonts w:ascii="Candara Light" w:hAnsi="Candara Light"/>
        </w:rPr>
        <w:t xml:space="preserve">each </w:t>
      </w:r>
      <w:r w:rsidR="009477D9">
        <w:rPr>
          <w:rFonts w:ascii="Candara Light" w:hAnsi="Candara Light"/>
        </w:rPr>
        <w:t>transaction, we</w:t>
      </w:r>
      <w:r w:rsidR="00482BBE">
        <w:rPr>
          <w:rFonts w:ascii="Candara Light" w:hAnsi="Candara Light"/>
        </w:rPr>
        <w:t xml:space="preserve"> want </w:t>
      </w:r>
      <w:r w:rsidR="009477D9">
        <w:rPr>
          <w:rFonts w:ascii="Candara Light" w:hAnsi="Candara Light"/>
        </w:rPr>
        <w:t xml:space="preserve">the </w:t>
      </w:r>
      <w:r w:rsidR="00482BBE">
        <w:rPr>
          <w:rFonts w:ascii="Candara Light" w:hAnsi="Candara Light"/>
        </w:rPr>
        <w:t xml:space="preserve">user to be able to see the detail </w:t>
      </w:r>
      <w:r w:rsidR="009477D9">
        <w:rPr>
          <w:rFonts w:ascii="Candara Light" w:hAnsi="Candara Light"/>
        </w:rPr>
        <w:t>of the</w:t>
      </w:r>
      <w:r w:rsidR="00482BBE">
        <w:rPr>
          <w:rFonts w:ascii="Candara Light" w:hAnsi="Candara Light"/>
        </w:rPr>
        <w:t xml:space="preserve"> </w:t>
      </w:r>
      <w:r w:rsidR="00966B7D">
        <w:rPr>
          <w:rFonts w:ascii="Candara Light" w:hAnsi="Candara Light"/>
        </w:rPr>
        <w:t>transaction</w:t>
      </w:r>
      <w:r w:rsidR="00482BBE">
        <w:rPr>
          <w:rFonts w:ascii="Candara Light" w:hAnsi="Candara Light"/>
        </w:rPr>
        <w:t xml:space="preserve"> together with additional information such as </w:t>
      </w:r>
      <w:r w:rsidR="002E5F0C">
        <w:rPr>
          <w:rFonts w:ascii="Candara Light" w:hAnsi="Candara Light"/>
        </w:rPr>
        <w:t xml:space="preserve">a </w:t>
      </w:r>
      <w:r w:rsidR="00482BBE">
        <w:rPr>
          <w:rFonts w:ascii="Candara Light" w:hAnsi="Candara Light"/>
        </w:rPr>
        <w:t>message and keyword</w:t>
      </w:r>
      <w:r w:rsidR="00F14EE6">
        <w:rPr>
          <w:rFonts w:ascii="Candara Light" w:hAnsi="Candara Light"/>
        </w:rPr>
        <w:t xml:space="preserve">. </w:t>
      </w:r>
      <w:r w:rsidR="00E4450B">
        <w:rPr>
          <w:rFonts w:ascii="Candara Light" w:hAnsi="Candara Light"/>
        </w:rPr>
        <w:t>This additional information</w:t>
      </w:r>
      <w:r w:rsidR="00F14EE6">
        <w:rPr>
          <w:rFonts w:ascii="Candara Light" w:hAnsi="Candara Light"/>
        </w:rPr>
        <w:t xml:space="preserve"> can also be </w:t>
      </w:r>
      <w:r w:rsidR="00073C9E">
        <w:rPr>
          <w:rFonts w:ascii="Candara Light" w:hAnsi="Candara Light"/>
        </w:rPr>
        <w:t xml:space="preserve">a </w:t>
      </w:r>
      <w:r w:rsidR="00F14EE6">
        <w:rPr>
          <w:rFonts w:ascii="Candara Light" w:hAnsi="Candara Light"/>
        </w:rPr>
        <w:t xml:space="preserve">description or signature if each block is treated as a </w:t>
      </w:r>
      <w:r w:rsidR="008F52C8">
        <w:rPr>
          <w:rFonts w:ascii="Candara Light" w:hAnsi="Candara Light"/>
        </w:rPr>
        <w:t>separate product.</w:t>
      </w:r>
    </w:p>
    <w:p w14:paraId="520FFC87" w14:textId="77777777" w:rsidR="00B47860" w:rsidRPr="00B47860" w:rsidRDefault="00B47860" w:rsidP="00B47860">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B47860">
        <w:rPr>
          <w:rFonts w:ascii="Consolas" w:eastAsia="Times New Roman" w:hAnsi="Consolas" w:cs="Courier New"/>
          <w:color w:val="000000"/>
          <w:sz w:val="18"/>
          <w:szCs w:val="18"/>
          <w:bdr w:val="none" w:sz="0" w:space="0" w:color="auto" w:frame="1"/>
          <w:lang w:eastAsia="en-CA"/>
        </w:rPr>
        <w:t>pragma solidity ^0.8.0;</w:t>
      </w:r>
    </w:p>
    <w:p w14:paraId="4A57B08B" w14:textId="77777777" w:rsidR="00B47860" w:rsidRPr="00B47860" w:rsidRDefault="00B47860" w:rsidP="00B47860">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B47860">
        <w:rPr>
          <w:rFonts w:ascii="Consolas" w:eastAsia="Times New Roman" w:hAnsi="Consolas" w:cs="Courier New"/>
          <w:color w:val="000000"/>
          <w:sz w:val="18"/>
          <w:szCs w:val="18"/>
          <w:bdr w:val="none" w:sz="0" w:space="0" w:color="auto" w:frame="1"/>
          <w:lang w:eastAsia="en-CA"/>
        </w:rPr>
        <w:t>contract Transactions {</w:t>
      </w:r>
    </w:p>
    <w:p w14:paraId="211C94BF" w14:textId="77777777" w:rsidR="00B47860" w:rsidRPr="00B47860" w:rsidRDefault="00B47860" w:rsidP="00B47860">
      <w:pPr>
        <w:numPr>
          <w:ilvl w:val="0"/>
          <w:numId w:val="1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B47860">
        <w:rPr>
          <w:rFonts w:ascii="Consolas" w:eastAsia="Times New Roman" w:hAnsi="Consolas" w:cs="Times New Roman"/>
          <w:color w:val="000000"/>
          <w:sz w:val="18"/>
          <w:szCs w:val="18"/>
          <w:lang w:eastAsia="en-CA"/>
        </w:rPr>
        <w:t> </w:t>
      </w:r>
    </w:p>
    <w:p w14:paraId="371DDBDB" w14:textId="40BC3105" w:rsidR="00B47860" w:rsidRPr="00B47860" w:rsidRDefault="00B47860" w:rsidP="00B47860">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B47860">
        <w:rPr>
          <w:rFonts w:ascii="Consolas" w:eastAsia="Times New Roman" w:hAnsi="Consolas" w:cs="Courier New"/>
          <w:color w:val="000000"/>
          <w:sz w:val="18"/>
          <w:szCs w:val="18"/>
          <w:bdr w:val="none" w:sz="0" w:space="0" w:color="auto" w:frame="1"/>
          <w:lang w:eastAsia="en-CA"/>
        </w:rPr>
        <w:t>}</w:t>
      </w:r>
    </w:p>
    <w:p w14:paraId="0FE37C31" w14:textId="0DBBF7AC" w:rsidR="00B55C4B" w:rsidRDefault="00232AB0" w:rsidP="00230300">
      <w:pPr>
        <w:rPr>
          <w:rFonts w:ascii="Candara Light" w:hAnsi="Candara Light"/>
        </w:rPr>
      </w:pPr>
      <w:r w:rsidRPr="00232AB0">
        <w:rPr>
          <w:rFonts w:ascii="Candara Light" w:hAnsi="Candara Light"/>
        </w:rPr>
        <w:t>Within the ‘</w:t>
      </w:r>
      <w:proofErr w:type="spellStart"/>
      <w:r w:rsidRPr="00232AB0">
        <w:rPr>
          <w:rFonts w:ascii="Candara Light" w:hAnsi="Candara Light"/>
        </w:rPr>
        <w:t>transactions.sol</w:t>
      </w:r>
      <w:proofErr w:type="spellEnd"/>
      <w:r w:rsidRPr="00232AB0">
        <w:rPr>
          <w:rFonts w:ascii="Candara Light" w:hAnsi="Candara Light"/>
        </w:rPr>
        <w:t>’ file, first</w:t>
      </w:r>
      <w:r w:rsidR="00B633B7">
        <w:rPr>
          <w:rFonts w:ascii="Candara Light" w:hAnsi="Candara Light"/>
        </w:rPr>
        <w:t xml:space="preserve">, the </w:t>
      </w:r>
      <w:r w:rsidR="00B07C08">
        <w:rPr>
          <w:rFonts w:ascii="Candara Light" w:hAnsi="Candara Light"/>
        </w:rPr>
        <w:t xml:space="preserve">version of solidity and </w:t>
      </w:r>
      <w:r w:rsidR="00B633B7">
        <w:rPr>
          <w:rFonts w:ascii="Candara Light" w:hAnsi="Candara Light"/>
        </w:rPr>
        <w:t xml:space="preserve">contract </w:t>
      </w:r>
      <w:r w:rsidR="00B07C08">
        <w:rPr>
          <w:rFonts w:ascii="Candara Light" w:hAnsi="Candara Light"/>
        </w:rPr>
        <w:t xml:space="preserve">name </w:t>
      </w:r>
      <w:r w:rsidR="00B633B7">
        <w:rPr>
          <w:rFonts w:ascii="Candara Light" w:hAnsi="Candara Light"/>
        </w:rPr>
        <w:t>needs to be declared</w:t>
      </w:r>
      <w:del w:id="82" w:author="Laskovy, Andrew M" w:date="2022-08-23T22:55:00Z">
        <w:r w:rsidR="00B07C08">
          <w:rPr>
            <w:rFonts w:ascii="Candara Light" w:hAnsi="Candara Light"/>
          </w:rPr>
          <w:delText>,</w:delText>
        </w:r>
      </w:del>
      <w:r w:rsidR="00B07C08">
        <w:rPr>
          <w:rFonts w:ascii="Candara Light" w:hAnsi="Candara Light"/>
        </w:rPr>
        <w:t xml:space="preserve"> </w:t>
      </w:r>
      <w:r w:rsidR="0090242B">
        <w:rPr>
          <w:rFonts w:ascii="Candara Light" w:hAnsi="Candara Light"/>
        </w:rPr>
        <w:t xml:space="preserve">Next, </w:t>
      </w:r>
      <w:r w:rsidR="00F2047B">
        <w:rPr>
          <w:rFonts w:ascii="Candara Light" w:hAnsi="Candara Light"/>
        </w:rPr>
        <w:t xml:space="preserve">we will set up the basic </w:t>
      </w:r>
      <w:r w:rsidR="005038A3">
        <w:rPr>
          <w:rFonts w:ascii="Candara Light" w:hAnsi="Candara Light"/>
        </w:rPr>
        <w:t>data structure and global variable</w:t>
      </w:r>
      <w:ins w:id="83" w:author="Laskovy, Andrew M" w:date="2022-08-23T22:55:00Z">
        <w:r w:rsidR="002419BD">
          <w:rPr>
            <w:rFonts w:ascii="Candara Light" w:hAnsi="Candara Light"/>
          </w:rPr>
          <w:t>s</w:t>
        </w:r>
      </w:ins>
      <w:r w:rsidR="005038A3">
        <w:rPr>
          <w:rFonts w:ascii="Candara Light" w:hAnsi="Candara Light"/>
        </w:rPr>
        <w:t xml:space="preserve"> needed for our smart contract</w:t>
      </w:r>
      <w:r w:rsidR="00070C54">
        <w:rPr>
          <w:rFonts w:ascii="Candara Light" w:hAnsi="Candara Light"/>
        </w:rPr>
        <w:t>.</w:t>
      </w:r>
      <w:r w:rsidR="00482BBE">
        <w:rPr>
          <w:rFonts w:ascii="Candara Light" w:hAnsi="Candara Light"/>
        </w:rPr>
        <w:t xml:space="preserve"> </w:t>
      </w:r>
    </w:p>
    <w:p w14:paraId="762AFD50"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pragma solidity ^0.8.0;</w:t>
      </w:r>
    </w:p>
    <w:p w14:paraId="6A44ECDB"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contract Transactions {</w:t>
      </w:r>
    </w:p>
    <w:p w14:paraId="713F8511"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xml:space="preserve">    uint256 </w:t>
      </w:r>
      <w:proofErr w:type="spellStart"/>
      <w:r w:rsidRPr="00070C54">
        <w:rPr>
          <w:rFonts w:ascii="Consolas" w:eastAsia="Times New Roman" w:hAnsi="Consolas" w:cs="Courier New"/>
          <w:color w:val="000000"/>
          <w:sz w:val="18"/>
          <w:szCs w:val="18"/>
          <w:bdr w:val="none" w:sz="0" w:space="0" w:color="auto" w:frame="1"/>
          <w:lang w:eastAsia="en-CA"/>
        </w:rPr>
        <w:t>transactionCount</w:t>
      </w:r>
      <w:proofErr w:type="spellEnd"/>
      <w:r w:rsidRPr="00070C54">
        <w:rPr>
          <w:rFonts w:ascii="Consolas" w:eastAsia="Times New Roman" w:hAnsi="Consolas" w:cs="Courier New"/>
          <w:color w:val="000000"/>
          <w:sz w:val="18"/>
          <w:szCs w:val="18"/>
          <w:bdr w:val="none" w:sz="0" w:space="0" w:color="auto" w:frame="1"/>
          <w:lang w:eastAsia="en-CA"/>
        </w:rPr>
        <w:t>;</w:t>
      </w:r>
    </w:p>
    <w:p w14:paraId="2CE0D284" w14:textId="77777777" w:rsidR="00070C54" w:rsidRPr="00070C54" w:rsidRDefault="00070C54" w:rsidP="00070C54">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Times New Roman"/>
          <w:color w:val="000000"/>
          <w:sz w:val="18"/>
          <w:szCs w:val="18"/>
          <w:lang w:eastAsia="en-CA"/>
        </w:rPr>
        <w:t> </w:t>
      </w:r>
    </w:p>
    <w:p w14:paraId="47F8D6D0"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xml:space="preserve">    event Transfer(address </w:t>
      </w:r>
      <w:r w:rsidRPr="00070C54">
        <w:rPr>
          <w:rFonts w:ascii="Consolas" w:eastAsia="Times New Roman" w:hAnsi="Consolas" w:cs="Courier New"/>
          <w:b/>
          <w:bCs/>
          <w:color w:val="006699"/>
          <w:sz w:val="18"/>
          <w:szCs w:val="18"/>
          <w:bdr w:val="none" w:sz="0" w:space="0" w:color="auto" w:frame="1"/>
          <w:lang w:eastAsia="en-CA"/>
        </w:rPr>
        <w:t>from</w:t>
      </w:r>
      <w:r w:rsidRPr="00070C54">
        <w:rPr>
          <w:rFonts w:ascii="Consolas" w:eastAsia="Times New Roman" w:hAnsi="Consolas" w:cs="Courier New"/>
          <w:color w:val="000000"/>
          <w:sz w:val="18"/>
          <w:szCs w:val="18"/>
          <w:bdr w:val="none" w:sz="0" w:space="0" w:color="auto" w:frame="1"/>
          <w:lang w:eastAsia="en-CA"/>
        </w:rPr>
        <w:t xml:space="preserve">, address receiver, </w:t>
      </w:r>
      <w:proofErr w:type="spellStart"/>
      <w:r w:rsidRPr="00070C54">
        <w:rPr>
          <w:rFonts w:ascii="Consolas" w:eastAsia="Times New Roman" w:hAnsi="Consolas" w:cs="Courier New"/>
          <w:color w:val="000000"/>
          <w:sz w:val="18"/>
          <w:szCs w:val="18"/>
          <w:bdr w:val="none" w:sz="0" w:space="0" w:color="auto" w:frame="1"/>
          <w:lang w:eastAsia="en-CA"/>
        </w:rPr>
        <w:t>uint</w:t>
      </w:r>
      <w:proofErr w:type="spellEnd"/>
      <w:r w:rsidRPr="00070C54">
        <w:rPr>
          <w:rFonts w:ascii="Consolas" w:eastAsia="Times New Roman" w:hAnsi="Consolas" w:cs="Courier New"/>
          <w:color w:val="000000"/>
          <w:sz w:val="18"/>
          <w:szCs w:val="18"/>
          <w:bdr w:val="none" w:sz="0" w:space="0" w:color="auto" w:frame="1"/>
          <w:lang w:eastAsia="en-CA"/>
        </w:rPr>
        <w:t xml:space="preserve"> amount, string message, uint256 timestamp, string keyword);</w:t>
      </w:r>
    </w:p>
    <w:p w14:paraId="3055C0A1"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w:t>
      </w:r>
      <w:r w:rsidRPr="00070C54">
        <w:rPr>
          <w:rFonts w:ascii="Consolas" w:eastAsia="Times New Roman" w:hAnsi="Consolas" w:cs="Times New Roman"/>
          <w:color w:val="000000"/>
          <w:sz w:val="18"/>
          <w:szCs w:val="18"/>
          <w:lang w:eastAsia="en-CA"/>
        </w:rPr>
        <w:t> </w:t>
      </w:r>
    </w:p>
    <w:p w14:paraId="64CBBCDF"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xml:space="preserve">    struct </w:t>
      </w:r>
      <w:proofErr w:type="spellStart"/>
      <w:r w:rsidRPr="00070C54">
        <w:rPr>
          <w:rFonts w:ascii="Consolas" w:eastAsia="Times New Roman" w:hAnsi="Consolas" w:cs="Courier New"/>
          <w:color w:val="000000"/>
          <w:sz w:val="18"/>
          <w:szCs w:val="18"/>
          <w:bdr w:val="none" w:sz="0" w:space="0" w:color="auto" w:frame="1"/>
          <w:lang w:eastAsia="en-CA"/>
        </w:rPr>
        <w:t>TransferStruct</w:t>
      </w:r>
      <w:proofErr w:type="spellEnd"/>
      <w:r w:rsidRPr="00070C54">
        <w:rPr>
          <w:rFonts w:ascii="Consolas" w:eastAsia="Times New Roman" w:hAnsi="Consolas" w:cs="Courier New"/>
          <w:color w:val="000000"/>
          <w:sz w:val="18"/>
          <w:szCs w:val="18"/>
          <w:bdr w:val="none" w:sz="0" w:space="0" w:color="auto" w:frame="1"/>
          <w:lang w:eastAsia="en-CA"/>
        </w:rPr>
        <w:t xml:space="preserve"> {</w:t>
      </w:r>
    </w:p>
    <w:p w14:paraId="7719B5CA"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address sender;</w:t>
      </w:r>
    </w:p>
    <w:p w14:paraId="305FED1C"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address receiver;</w:t>
      </w:r>
    </w:p>
    <w:p w14:paraId="6B182635"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w:t>
      </w:r>
      <w:proofErr w:type="spellStart"/>
      <w:r w:rsidRPr="00070C54">
        <w:rPr>
          <w:rFonts w:ascii="Consolas" w:eastAsia="Times New Roman" w:hAnsi="Consolas" w:cs="Courier New"/>
          <w:color w:val="000000"/>
          <w:sz w:val="18"/>
          <w:szCs w:val="18"/>
          <w:bdr w:val="none" w:sz="0" w:space="0" w:color="auto" w:frame="1"/>
          <w:lang w:eastAsia="en-CA"/>
        </w:rPr>
        <w:t>uint</w:t>
      </w:r>
      <w:proofErr w:type="spellEnd"/>
      <w:r w:rsidRPr="00070C54">
        <w:rPr>
          <w:rFonts w:ascii="Consolas" w:eastAsia="Times New Roman" w:hAnsi="Consolas" w:cs="Courier New"/>
          <w:color w:val="000000"/>
          <w:sz w:val="18"/>
          <w:szCs w:val="18"/>
          <w:bdr w:val="none" w:sz="0" w:space="0" w:color="auto" w:frame="1"/>
          <w:lang w:eastAsia="en-CA"/>
        </w:rPr>
        <w:t xml:space="preserve"> amount;</w:t>
      </w:r>
    </w:p>
    <w:p w14:paraId="187EB3B2"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string message;</w:t>
      </w:r>
    </w:p>
    <w:p w14:paraId="4FC071A1"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uint256 timestamp;</w:t>
      </w:r>
    </w:p>
    <w:p w14:paraId="24D40FA5"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string keyword;</w:t>
      </w:r>
    </w:p>
    <w:p w14:paraId="766904D4" w14:textId="77777777" w:rsidR="00070C54" w:rsidRPr="00070C54"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w:t>
      </w:r>
    </w:p>
    <w:p w14:paraId="35EB3BB1" w14:textId="77777777" w:rsidR="00070C54" w:rsidRPr="00070C54" w:rsidRDefault="00070C54" w:rsidP="00070C54">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Times New Roman"/>
          <w:color w:val="000000"/>
          <w:sz w:val="18"/>
          <w:szCs w:val="18"/>
          <w:lang w:eastAsia="en-CA"/>
        </w:rPr>
        <w:t> </w:t>
      </w:r>
    </w:p>
    <w:p w14:paraId="1C5DC6C0" w14:textId="67363AC2" w:rsidR="00070C54" w:rsidRPr="00D93D63" w:rsidRDefault="00070C54"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    </w:t>
      </w:r>
      <w:proofErr w:type="spellStart"/>
      <w:r w:rsidRPr="00070C54">
        <w:rPr>
          <w:rFonts w:ascii="Consolas" w:eastAsia="Times New Roman" w:hAnsi="Consolas" w:cs="Courier New"/>
          <w:color w:val="000000"/>
          <w:sz w:val="18"/>
          <w:szCs w:val="18"/>
          <w:bdr w:val="none" w:sz="0" w:space="0" w:color="auto" w:frame="1"/>
          <w:lang w:eastAsia="en-CA"/>
        </w:rPr>
        <w:t>TransferStruct</w:t>
      </w:r>
      <w:proofErr w:type="spellEnd"/>
      <w:r w:rsidRPr="00070C54">
        <w:rPr>
          <w:rFonts w:ascii="Consolas" w:eastAsia="Times New Roman" w:hAnsi="Consolas" w:cs="Courier New"/>
          <w:color w:val="000000"/>
          <w:sz w:val="18"/>
          <w:szCs w:val="18"/>
          <w:bdr w:val="none" w:sz="0" w:space="0" w:color="auto" w:frame="1"/>
          <w:lang w:eastAsia="en-CA"/>
        </w:rPr>
        <w:t>[] transactions;</w:t>
      </w:r>
    </w:p>
    <w:p w14:paraId="267907FC" w14:textId="77777777" w:rsidR="00D93D63" w:rsidRPr="00D93D63" w:rsidRDefault="00D93D63" w:rsidP="00070C5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p>
    <w:p w14:paraId="4F080AD5" w14:textId="2CCD9E14" w:rsidR="00D93D63" w:rsidRPr="00070C54" w:rsidRDefault="00D93D63" w:rsidP="00D93D63">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Pr>
          <w:rFonts w:ascii="Consolas" w:eastAsia="Times New Roman" w:hAnsi="Consolas" w:cs="Courier New"/>
          <w:color w:val="000000"/>
          <w:sz w:val="18"/>
          <w:szCs w:val="18"/>
          <w:bdr w:val="none" w:sz="0" w:space="0" w:color="auto" w:frame="1"/>
          <w:lang w:eastAsia="en-CA"/>
        </w:rPr>
        <w:t xml:space="preserve">    </w:t>
      </w:r>
      <w:r w:rsidRPr="00D93D63">
        <w:rPr>
          <w:rFonts w:ascii="Consolas" w:eastAsia="Times New Roman" w:hAnsi="Consolas" w:cs="Courier New"/>
          <w:color w:val="000000"/>
          <w:sz w:val="18"/>
          <w:szCs w:val="18"/>
          <w:bdr w:val="none" w:sz="0" w:space="0" w:color="auto" w:frame="1"/>
          <w:lang w:eastAsia="en-CA"/>
        </w:rPr>
        <w:t xml:space="preserve">event Transfer(address from, address receiver, </w:t>
      </w:r>
      <w:proofErr w:type="spellStart"/>
      <w:r w:rsidRPr="00D93D63">
        <w:rPr>
          <w:rFonts w:ascii="Consolas" w:eastAsia="Times New Roman" w:hAnsi="Consolas" w:cs="Courier New"/>
          <w:color w:val="000000"/>
          <w:sz w:val="18"/>
          <w:szCs w:val="18"/>
          <w:bdr w:val="none" w:sz="0" w:space="0" w:color="auto" w:frame="1"/>
          <w:lang w:eastAsia="en-CA"/>
        </w:rPr>
        <w:t>uint</w:t>
      </w:r>
      <w:proofErr w:type="spellEnd"/>
      <w:r w:rsidRPr="00D93D63">
        <w:rPr>
          <w:rFonts w:ascii="Consolas" w:eastAsia="Times New Roman" w:hAnsi="Consolas" w:cs="Courier New"/>
          <w:color w:val="000000"/>
          <w:sz w:val="18"/>
          <w:szCs w:val="18"/>
          <w:bdr w:val="none" w:sz="0" w:space="0" w:color="auto" w:frame="1"/>
          <w:lang w:eastAsia="en-CA"/>
        </w:rPr>
        <w:t xml:space="preserve"> amount, string message, uint256 timestamp, string keyword);</w:t>
      </w:r>
    </w:p>
    <w:p w14:paraId="549E783C" w14:textId="77777777" w:rsidR="00070C54" w:rsidRPr="00070C54" w:rsidRDefault="00070C54" w:rsidP="00070C5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070C54">
        <w:rPr>
          <w:rFonts w:ascii="Consolas" w:eastAsia="Times New Roman" w:hAnsi="Consolas" w:cs="Courier New"/>
          <w:color w:val="000000"/>
          <w:sz w:val="18"/>
          <w:szCs w:val="18"/>
          <w:bdr w:val="none" w:sz="0" w:space="0" w:color="auto" w:frame="1"/>
          <w:lang w:eastAsia="en-CA"/>
        </w:rPr>
        <w:t>}</w:t>
      </w:r>
    </w:p>
    <w:p w14:paraId="0650BE61" w14:textId="7752274B" w:rsidR="00B12E83" w:rsidRDefault="00B12E83" w:rsidP="00230300">
      <w:pPr>
        <w:rPr>
          <w:rFonts w:ascii="Candara Light" w:hAnsi="Candara Light"/>
        </w:rPr>
      </w:pPr>
      <w:proofErr w:type="spellStart"/>
      <w:r w:rsidRPr="00BA228B">
        <w:rPr>
          <w:rFonts w:ascii="Candara Light" w:hAnsi="Candara Light"/>
          <w:b/>
          <w:bCs/>
        </w:rPr>
        <w:t>transactionCount</w:t>
      </w:r>
      <w:proofErr w:type="spellEnd"/>
      <w:r w:rsidR="00BA228B">
        <w:rPr>
          <w:rFonts w:ascii="Candara Light" w:hAnsi="Candara Light"/>
        </w:rPr>
        <w:t xml:space="preserve"> -&gt;</w:t>
      </w:r>
      <w:r>
        <w:rPr>
          <w:rFonts w:ascii="Candara Light" w:hAnsi="Candara Light"/>
        </w:rPr>
        <w:t xml:space="preserve"> global variable </w:t>
      </w:r>
      <w:r w:rsidR="002419BD">
        <w:rPr>
          <w:rFonts w:ascii="Candara Light" w:hAnsi="Candara Light"/>
        </w:rPr>
        <w:t>which</w:t>
      </w:r>
      <w:r w:rsidR="002869E4">
        <w:rPr>
          <w:rFonts w:ascii="Candara Light" w:hAnsi="Candara Light"/>
        </w:rPr>
        <w:t xml:space="preserve"> counts the number of </w:t>
      </w:r>
      <w:r w:rsidR="00ED76B5">
        <w:rPr>
          <w:rFonts w:ascii="Candara Light" w:hAnsi="Candara Light"/>
        </w:rPr>
        <w:t>blocks</w:t>
      </w:r>
      <w:r w:rsidR="002869E4">
        <w:rPr>
          <w:rFonts w:ascii="Candara Light" w:hAnsi="Candara Light"/>
        </w:rPr>
        <w:t xml:space="preserve"> added to the blockchain. </w:t>
      </w:r>
      <w:r w:rsidR="00C73F9D">
        <w:rPr>
          <w:rFonts w:ascii="Candara Light" w:hAnsi="Candara Light"/>
        </w:rPr>
        <w:t>Functions for this variable will be developed inside the contract as well.</w:t>
      </w:r>
    </w:p>
    <w:p w14:paraId="66714E35" w14:textId="6E34046C" w:rsidR="00070C54" w:rsidRDefault="00335FBD" w:rsidP="00230300">
      <w:pPr>
        <w:rPr>
          <w:rFonts w:ascii="Candara Light" w:hAnsi="Candara Light"/>
        </w:rPr>
      </w:pPr>
      <w:proofErr w:type="spellStart"/>
      <w:r w:rsidRPr="00BA228B">
        <w:rPr>
          <w:rFonts w:ascii="Candara Light" w:hAnsi="Candara Light"/>
          <w:b/>
          <w:bCs/>
        </w:rPr>
        <w:t>TransferStruct</w:t>
      </w:r>
      <w:proofErr w:type="spellEnd"/>
      <w:r>
        <w:rPr>
          <w:rFonts w:ascii="Candara Light" w:hAnsi="Candara Light"/>
        </w:rPr>
        <w:t xml:space="preserve"> </w:t>
      </w:r>
      <w:r w:rsidR="00BA228B">
        <w:rPr>
          <w:rFonts w:ascii="Candara Light" w:hAnsi="Candara Light"/>
        </w:rPr>
        <w:t xml:space="preserve">-&gt; </w:t>
      </w:r>
      <w:r w:rsidR="00BA1DBA">
        <w:rPr>
          <w:rFonts w:ascii="Candara Light" w:hAnsi="Candara Light"/>
        </w:rPr>
        <w:t>contains the</w:t>
      </w:r>
      <w:r w:rsidR="00BA228B">
        <w:rPr>
          <w:rFonts w:ascii="Candara Light" w:hAnsi="Candara Light"/>
        </w:rPr>
        <w:t xml:space="preserve"> </w:t>
      </w:r>
      <w:r w:rsidR="005945EF">
        <w:rPr>
          <w:rFonts w:ascii="Candara Light" w:hAnsi="Candara Light"/>
        </w:rPr>
        <w:t xml:space="preserve">data structure for each block, and stores information </w:t>
      </w:r>
      <w:r w:rsidR="001402DF">
        <w:rPr>
          <w:rFonts w:ascii="Candara Light" w:hAnsi="Candara Light"/>
        </w:rPr>
        <w:t xml:space="preserve">related to each transaction. In this case </w:t>
      </w:r>
      <w:r w:rsidR="005E2555">
        <w:rPr>
          <w:rFonts w:ascii="Candara Light" w:hAnsi="Candara Light"/>
        </w:rPr>
        <w:t xml:space="preserve">it provides information about the sender, receiver, amount, message, </w:t>
      </w:r>
      <w:r w:rsidR="005E2555">
        <w:rPr>
          <w:rFonts w:ascii="Candara Light" w:hAnsi="Candara Light"/>
        </w:rPr>
        <w:lastRenderedPageBreak/>
        <w:t xml:space="preserve">timestamp and keyword. </w:t>
      </w:r>
      <w:r w:rsidR="00644AA9">
        <w:rPr>
          <w:rFonts w:ascii="Candara Light" w:hAnsi="Candara Light"/>
        </w:rPr>
        <w:t xml:space="preserve">Data </w:t>
      </w:r>
      <w:r w:rsidR="00BE0540">
        <w:rPr>
          <w:rFonts w:ascii="Candara Light" w:hAnsi="Candara Light"/>
        </w:rPr>
        <w:t>structures</w:t>
      </w:r>
      <w:r w:rsidR="00644AA9">
        <w:rPr>
          <w:rFonts w:ascii="Candara Light" w:hAnsi="Candara Light"/>
        </w:rPr>
        <w:t xml:space="preserve"> vary and appropriate attribute</w:t>
      </w:r>
      <w:ins w:id="84" w:author="Laskovy, Andrew M" w:date="2022-08-23T22:57:00Z">
        <w:r w:rsidR="007A7115">
          <w:rPr>
            <w:rFonts w:ascii="Candara Light" w:hAnsi="Candara Light"/>
          </w:rPr>
          <w:t>s</w:t>
        </w:r>
      </w:ins>
      <w:r w:rsidR="009E58CC">
        <w:rPr>
          <w:rFonts w:ascii="Candara Light" w:hAnsi="Candara Light"/>
        </w:rPr>
        <w:t xml:space="preserve"> </w:t>
      </w:r>
      <w:r w:rsidR="00B12E83">
        <w:rPr>
          <w:rFonts w:ascii="Candara Light" w:hAnsi="Candara Light"/>
        </w:rPr>
        <w:t>can be created for different projects</w:t>
      </w:r>
      <w:r w:rsidR="009E58CC">
        <w:rPr>
          <w:rFonts w:ascii="Candara Light" w:hAnsi="Candara Light"/>
        </w:rPr>
        <w:t>.</w:t>
      </w:r>
    </w:p>
    <w:p w14:paraId="4C1CDAD7" w14:textId="56B4AC0B" w:rsidR="00ED76B5" w:rsidRDefault="003D0EB7" w:rsidP="00230300">
      <w:pPr>
        <w:rPr>
          <w:rFonts w:ascii="Candara Light" w:hAnsi="Candara Light"/>
        </w:rPr>
      </w:pPr>
      <w:r w:rsidRPr="001E2867">
        <w:rPr>
          <w:rFonts w:ascii="Candara Light" w:hAnsi="Candara Light"/>
          <w:b/>
          <w:bCs/>
        </w:rPr>
        <w:t>Transactions</w:t>
      </w:r>
      <w:r w:rsidR="001E2867">
        <w:rPr>
          <w:rFonts w:ascii="Candara Light" w:hAnsi="Candara Light"/>
          <w:b/>
          <w:bCs/>
        </w:rPr>
        <w:t xml:space="preserve"> -&gt; </w:t>
      </w:r>
      <w:r>
        <w:rPr>
          <w:rFonts w:ascii="Candara Light" w:hAnsi="Candara Light"/>
        </w:rPr>
        <w:t>list of</w:t>
      </w:r>
      <w:r w:rsidR="00232AB0">
        <w:rPr>
          <w:rFonts w:ascii="Candara Light" w:hAnsi="Candara Light"/>
        </w:rPr>
        <w:t xml:space="preserve"> “</w:t>
      </w:r>
      <w:proofErr w:type="spellStart"/>
      <w:r w:rsidR="00232AB0">
        <w:rPr>
          <w:rFonts w:ascii="Candara Light" w:hAnsi="Candara Light"/>
        </w:rPr>
        <w:t>T</w:t>
      </w:r>
      <w:r w:rsidR="00542488">
        <w:rPr>
          <w:rFonts w:ascii="Candara Light" w:hAnsi="Candara Light"/>
        </w:rPr>
        <w:t>ransferstruct</w:t>
      </w:r>
      <w:proofErr w:type="spellEnd"/>
      <w:r w:rsidR="00232AB0">
        <w:rPr>
          <w:rFonts w:ascii="Candara Light" w:hAnsi="Candara Light"/>
        </w:rPr>
        <w:t>”</w:t>
      </w:r>
      <w:r w:rsidR="00542488">
        <w:rPr>
          <w:rFonts w:ascii="Candara Light" w:hAnsi="Candara Light"/>
        </w:rPr>
        <w:t xml:space="preserve">, and in this case this is our blockchain </w:t>
      </w:r>
      <w:r w:rsidR="00074675">
        <w:rPr>
          <w:rFonts w:ascii="Candara Light" w:hAnsi="Candara Light"/>
        </w:rPr>
        <w:t xml:space="preserve">to store all </w:t>
      </w:r>
      <w:r w:rsidR="00232AB0">
        <w:rPr>
          <w:rFonts w:ascii="Candara Light" w:hAnsi="Candara Light"/>
        </w:rPr>
        <w:t>“</w:t>
      </w:r>
      <w:proofErr w:type="spellStart"/>
      <w:r w:rsidR="00232AB0">
        <w:rPr>
          <w:rFonts w:ascii="Candara Light" w:hAnsi="Candara Light"/>
        </w:rPr>
        <w:t>T</w:t>
      </w:r>
      <w:r w:rsidR="00074675">
        <w:rPr>
          <w:rFonts w:ascii="Candara Light" w:hAnsi="Candara Light"/>
        </w:rPr>
        <w:t>ransferstruct</w:t>
      </w:r>
      <w:proofErr w:type="spellEnd"/>
      <w:r w:rsidR="00232AB0">
        <w:rPr>
          <w:rFonts w:ascii="Candara Light" w:hAnsi="Candara Light"/>
        </w:rPr>
        <w:t>”</w:t>
      </w:r>
      <w:r w:rsidR="00074675">
        <w:rPr>
          <w:rFonts w:ascii="Candara Light" w:hAnsi="Candara Light"/>
        </w:rPr>
        <w:t xml:space="preserve"> block</w:t>
      </w:r>
      <w:r w:rsidR="00910453">
        <w:rPr>
          <w:rFonts w:ascii="Candara Light" w:hAnsi="Candara Light"/>
        </w:rPr>
        <w:t>.</w:t>
      </w:r>
    </w:p>
    <w:p w14:paraId="0A660A23" w14:textId="7C1C8201" w:rsidR="00E4450B" w:rsidRDefault="00E4450B" w:rsidP="00230300">
      <w:pPr>
        <w:rPr>
          <w:rFonts w:ascii="Candara Light" w:hAnsi="Candara Light"/>
        </w:rPr>
      </w:pPr>
      <w:r w:rsidRPr="00E4450B">
        <w:rPr>
          <w:rFonts w:ascii="Candara Light" w:hAnsi="Candara Light"/>
          <w:b/>
          <w:bCs/>
        </w:rPr>
        <w:t>Transfer</w:t>
      </w:r>
      <w:r>
        <w:rPr>
          <w:rFonts w:ascii="Candara Light" w:hAnsi="Candara Light"/>
          <w:b/>
          <w:bCs/>
        </w:rPr>
        <w:t xml:space="preserve"> -&gt; </w:t>
      </w:r>
      <w:r w:rsidR="00266FCA">
        <w:rPr>
          <w:rFonts w:ascii="Candara Light" w:hAnsi="Candara Light"/>
        </w:rPr>
        <w:t xml:space="preserve">a blockchain event, which is used to communicate </w:t>
      </w:r>
      <w:r w:rsidR="00FB64CE">
        <w:rPr>
          <w:rFonts w:ascii="Candara Light" w:hAnsi="Candara Light"/>
        </w:rPr>
        <w:t xml:space="preserve">with </w:t>
      </w:r>
      <w:ins w:id="85" w:author="Laskovy, Andrew M" w:date="2022-08-23T22:58:00Z">
        <w:r w:rsidR="006F0DEE">
          <w:rPr>
            <w:rFonts w:ascii="Candara Light" w:hAnsi="Candara Light"/>
          </w:rPr>
          <w:t xml:space="preserve">the </w:t>
        </w:r>
      </w:ins>
      <w:r w:rsidR="00FB64CE">
        <w:rPr>
          <w:rFonts w:ascii="Candara Light" w:hAnsi="Candara Light"/>
        </w:rPr>
        <w:t>client</w:t>
      </w:r>
      <w:r w:rsidR="009152EE">
        <w:rPr>
          <w:rFonts w:ascii="Candara Light" w:hAnsi="Candara Light"/>
        </w:rPr>
        <w:t>-</w:t>
      </w:r>
      <w:r w:rsidR="00FB64CE">
        <w:rPr>
          <w:rFonts w:ascii="Candara Light" w:hAnsi="Candara Light"/>
        </w:rPr>
        <w:t>side application</w:t>
      </w:r>
      <w:r w:rsidR="00A7419C">
        <w:rPr>
          <w:rFonts w:ascii="Candara Light" w:hAnsi="Candara Light"/>
        </w:rPr>
        <w:t xml:space="preserve">. This event can be emitted in </w:t>
      </w:r>
      <w:r w:rsidR="00816494">
        <w:rPr>
          <w:rFonts w:ascii="Candara Light" w:hAnsi="Candara Light"/>
        </w:rPr>
        <w:t>contract functions and client-side application</w:t>
      </w:r>
      <w:ins w:id="86" w:author="Laskovy, Andrew M" w:date="2022-08-23T22:58:00Z">
        <w:r w:rsidR="00FE784D">
          <w:rPr>
            <w:rFonts w:ascii="Candara Light" w:hAnsi="Candara Light"/>
          </w:rPr>
          <w:t>s</w:t>
        </w:r>
      </w:ins>
      <w:r w:rsidR="00816494">
        <w:rPr>
          <w:rFonts w:ascii="Candara Light" w:hAnsi="Candara Light"/>
        </w:rPr>
        <w:t xml:space="preserve"> can receive information from the event to make useful insights.</w:t>
      </w:r>
    </w:p>
    <w:p w14:paraId="53C59CC9" w14:textId="2666BEDD" w:rsidR="00413CA7" w:rsidRDefault="00413CA7" w:rsidP="00230300">
      <w:pPr>
        <w:rPr>
          <w:rFonts w:ascii="Candara Light" w:hAnsi="Candara Light"/>
        </w:rPr>
      </w:pPr>
      <w:r>
        <w:rPr>
          <w:rFonts w:ascii="Candara Light" w:hAnsi="Candara Light"/>
        </w:rPr>
        <w:t xml:space="preserve">Next, functions </w:t>
      </w:r>
      <w:r w:rsidR="002E280A">
        <w:rPr>
          <w:rFonts w:ascii="Candara Light" w:hAnsi="Candara Light"/>
        </w:rPr>
        <w:t>need</w:t>
      </w:r>
      <w:r>
        <w:rPr>
          <w:rFonts w:ascii="Candara Light" w:hAnsi="Candara Light"/>
        </w:rPr>
        <w:t xml:space="preserve"> to b</w:t>
      </w:r>
      <w:r w:rsidR="002E280A">
        <w:rPr>
          <w:rFonts w:ascii="Candara Light" w:hAnsi="Candara Light"/>
        </w:rPr>
        <w:t>e created to help transfer Ether in the front end</w:t>
      </w:r>
      <w:r w:rsidR="00232AB0">
        <w:rPr>
          <w:rFonts w:ascii="Candara Light" w:hAnsi="Candara Light"/>
        </w:rPr>
        <w:t>.</w:t>
      </w:r>
      <w:r w:rsidR="002E280A">
        <w:rPr>
          <w:rFonts w:ascii="Candara Light" w:hAnsi="Candara Light"/>
        </w:rPr>
        <w:t xml:space="preserve"> </w:t>
      </w:r>
      <w:r w:rsidR="00711AA9">
        <w:rPr>
          <w:rFonts w:ascii="Candara Light" w:hAnsi="Candara Light"/>
        </w:rPr>
        <w:t>These</w:t>
      </w:r>
      <w:r w:rsidR="002E280A">
        <w:rPr>
          <w:rFonts w:ascii="Candara Light" w:hAnsi="Candara Light"/>
        </w:rPr>
        <w:t xml:space="preserve"> functions include:</w:t>
      </w:r>
    </w:p>
    <w:p w14:paraId="0122A471" w14:textId="2A1FDCEB" w:rsidR="002E280A" w:rsidRDefault="00B02295" w:rsidP="002E280A">
      <w:pPr>
        <w:pStyle w:val="ListParagraph"/>
        <w:numPr>
          <w:ilvl w:val="0"/>
          <w:numId w:val="23"/>
        </w:numPr>
        <w:rPr>
          <w:rFonts w:ascii="Candara Light" w:hAnsi="Candara Light"/>
        </w:rPr>
      </w:pPr>
      <w:r>
        <w:rPr>
          <w:rFonts w:ascii="Candara Light" w:hAnsi="Candara Light"/>
        </w:rPr>
        <w:t>Add</w:t>
      </w:r>
      <w:r w:rsidR="00711AA9">
        <w:rPr>
          <w:rFonts w:ascii="Candara Light" w:hAnsi="Candara Light"/>
        </w:rPr>
        <w:t>ing a</w:t>
      </w:r>
      <w:r>
        <w:rPr>
          <w:rFonts w:ascii="Candara Light" w:hAnsi="Candara Light"/>
        </w:rPr>
        <w:t xml:space="preserve"> transaction to blockchain</w:t>
      </w:r>
      <w:r w:rsidR="00243568">
        <w:rPr>
          <w:rFonts w:ascii="Candara Light" w:hAnsi="Candara Light"/>
        </w:rPr>
        <w:t>, while trigger</w:t>
      </w:r>
      <w:r w:rsidR="00711AA9">
        <w:rPr>
          <w:rFonts w:ascii="Candara Light" w:hAnsi="Candara Light"/>
        </w:rPr>
        <w:t>ing</w:t>
      </w:r>
      <w:r w:rsidR="00243568">
        <w:rPr>
          <w:rFonts w:ascii="Candara Light" w:hAnsi="Candara Light"/>
        </w:rPr>
        <w:t xml:space="preserve"> an event </w:t>
      </w:r>
      <w:r w:rsidR="00DE0AE2">
        <w:rPr>
          <w:rFonts w:ascii="Candara Light" w:hAnsi="Candara Light"/>
        </w:rPr>
        <w:t>to</w:t>
      </w:r>
      <w:r w:rsidR="00243568">
        <w:rPr>
          <w:rFonts w:ascii="Candara Light" w:hAnsi="Candara Light"/>
        </w:rPr>
        <w:t xml:space="preserve"> notify the user that a </w:t>
      </w:r>
      <w:r w:rsidR="00FB2C9F">
        <w:rPr>
          <w:rFonts w:ascii="Candara Light" w:hAnsi="Candara Light"/>
        </w:rPr>
        <w:t>transaction has been made</w:t>
      </w:r>
    </w:p>
    <w:p w14:paraId="386F7896" w14:textId="60C7DF33" w:rsidR="00B02295" w:rsidRDefault="00243568" w:rsidP="002E280A">
      <w:pPr>
        <w:pStyle w:val="ListParagraph"/>
        <w:numPr>
          <w:ilvl w:val="0"/>
          <w:numId w:val="23"/>
        </w:numPr>
        <w:rPr>
          <w:rFonts w:ascii="Candara Light" w:hAnsi="Candara Light"/>
        </w:rPr>
      </w:pPr>
      <w:r>
        <w:rPr>
          <w:rFonts w:ascii="Candara Light" w:hAnsi="Candara Light"/>
        </w:rPr>
        <w:t>Get</w:t>
      </w:r>
      <w:r w:rsidR="00DE0AE2">
        <w:rPr>
          <w:rFonts w:ascii="Candara Light" w:hAnsi="Candara Light"/>
        </w:rPr>
        <w:t>ting</w:t>
      </w:r>
      <w:r>
        <w:rPr>
          <w:rFonts w:ascii="Candara Light" w:hAnsi="Candara Light"/>
        </w:rPr>
        <w:t xml:space="preserve"> all history for the blockchain</w:t>
      </w:r>
    </w:p>
    <w:p w14:paraId="58F2B357" w14:textId="0F187319" w:rsidR="00243568" w:rsidRPr="002E280A" w:rsidRDefault="00FB2C9F" w:rsidP="002E280A">
      <w:pPr>
        <w:pStyle w:val="ListParagraph"/>
        <w:numPr>
          <w:ilvl w:val="0"/>
          <w:numId w:val="23"/>
        </w:numPr>
        <w:rPr>
          <w:rFonts w:ascii="Candara Light" w:hAnsi="Candara Light"/>
        </w:rPr>
      </w:pPr>
      <w:r>
        <w:rPr>
          <w:rFonts w:ascii="Candara Light" w:hAnsi="Candara Light"/>
        </w:rPr>
        <w:t>Return</w:t>
      </w:r>
      <w:r w:rsidR="00DE0AE2">
        <w:rPr>
          <w:rFonts w:ascii="Candara Light" w:hAnsi="Candara Light"/>
        </w:rPr>
        <w:t>ing</w:t>
      </w:r>
      <w:r>
        <w:rPr>
          <w:rFonts w:ascii="Candara Light" w:hAnsi="Candara Light"/>
        </w:rPr>
        <w:t xml:space="preserve"> the total number of </w:t>
      </w:r>
      <w:r w:rsidR="0065643A">
        <w:rPr>
          <w:rFonts w:ascii="Candara Light" w:hAnsi="Candara Light"/>
        </w:rPr>
        <w:t>transactions</w:t>
      </w:r>
    </w:p>
    <w:p w14:paraId="43BA4098" w14:textId="77777777" w:rsidR="00327866" w:rsidRPr="00327866" w:rsidRDefault="00327866" w:rsidP="0032786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b/>
          <w:bCs/>
          <w:color w:val="006699"/>
          <w:sz w:val="18"/>
          <w:szCs w:val="18"/>
          <w:bdr w:val="none" w:sz="0" w:space="0" w:color="auto" w:frame="1"/>
          <w:lang w:eastAsia="en-CA"/>
        </w:rPr>
        <w:t>function</w:t>
      </w:r>
      <w:r w:rsidRPr="00327866">
        <w:rPr>
          <w:rFonts w:ascii="Consolas" w:eastAsia="Times New Roman" w:hAnsi="Consolas" w:cs="Times New Roman"/>
          <w:color w:val="000000"/>
          <w:sz w:val="18"/>
          <w:szCs w:val="18"/>
          <w:lang w:eastAsia="en-CA"/>
        </w:rPr>
        <w:t xml:space="preserve"> </w:t>
      </w:r>
      <w:proofErr w:type="spellStart"/>
      <w:r w:rsidRPr="00327866">
        <w:rPr>
          <w:rFonts w:ascii="Consolas" w:eastAsia="Times New Roman" w:hAnsi="Consolas" w:cs="Courier New"/>
          <w:color w:val="000000"/>
          <w:sz w:val="18"/>
          <w:szCs w:val="18"/>
          <w:bdr w:val="none" w:sz="0" w:space="0" w:color="auto" w:frame="1"/>
          <w:lang w:eastAsia="en-CA"/>
        </w:rPr>
        <w:t>addToBlockchain</w:t>
      </w:r>
      <w:proofErr w:type="spellEnd"/>
      <w:r w:rsidRPr="00327866">
        <w:rPr>
          <w:rFonts w:ascii="Consolas" w:eastAsia="Times New Roman" w:hAnsi="Consolas" w:cs="Courier New"/>
          <w:color w:val="000000"/>
          <w:sz w:val="18"/>
          <w:szCs w:val="18"/>
          <w:bdr w:val="none" w:sz="0" w:space="0" w:color="auto" w:frame="1"/>
          <w:lang w:eastAsia="en-CA"/>
        </w:rPr>
        <w:t xml:space="preserve">(address payable receiver, </w:t>
      </w:r>
      <w:proofErr w:type="spellStart"/>
      <w:r w:rsidRPr="00327866">
        <w:rPr>
          <w:rFonts w:ascii="Consolas" w:eastAsia="Times New Roman" w:hAnsi="Consolas" w:cs="Courier New"/>
          <w:color w:val="000000"/>
          <w:sz w:val="18"/>
          <w:szCs w:val="18"/>
          <w:bdr w:val="none" w:sz="0" w:space="0" w:color="auto" w:frame="1"/>
          <w:lang w:eastAsia="en-CA"/>
        </w:rPr>
        <w:t>uint</w:t>
      </w:r>
      <w:proofErr w:type="spellEnd"/>
      <w:r w:rsidRPr="00327866">
        <w:rPr>
          <w:rFonts w:ascii="Consolas" w:eastAsia="Times New Roman" w:hAnsi="Consolas" w:cs="Courier New"/>
          <w:color w:val="000000"/>
          <w:sz w:val="18"/>
          <w:szCs w:val="18"/>
          <w:bdr w:val="none" w:sz="0" w:space="0" w:color="auto" w:frame="1"/>
          <w:lang w:eastAsia="en-CA"/>
        </w:rPr>
        <w:t xml:space="preserve"> amount, string memory message, string memory keyword) public {</w:t>
      </w:r>
    </w:p>
    <w:p w14:paraId="5B4CEDF2" w14:textId="77777777" w:rsidR="00327866" w:rsidRPr="00327866" w:rsidRDefault="00327866" w:rsidP="0032786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    </w:t>
      </w:r>
      <w:proofErr w:type="spellStart"/>
      <w:r w:rsidRPr="00327866">
        <w:rPr>
          <w:rFonts w:ascii="Consolas" w:eastAsia="Times New Roman" w:hAnsi="Consolas" w:cs="Courier New"/>
          <w:color w:val="000000"/>
          <w:sz w:val="18"/>
          <w:szCs w:val="18"/>
          <w:bdr w:val="none" w:sz="0" w:space="0" w:color="auto" w:frame="1"/>
          <w:lang w:eastAsia="en-CA"/>
        </w:rPr>
        <w:t>transactionCount</w:t>
      </w:r>
      <w:proofErr w:type="spellEnd"/>
      <w:r w:rsidRPr="00327866">
        <w:rPr>
          <w:rFonts w:ascii="Consolas" w:eastAsia="Times New Roman" w:hAnsi="Consolas" w:cs="Courier New"/>
          <w:color w:val="000000"/>
          <w:sz w:val="18"/>
          <w:szCs w:val="18"/>
          <w:bdr w:val="none" w:sz="0" w:space="0" w:color="auto" w:frame="1"/>
          <w:lang w:eastAsia="en-CA"/>
        </w:rPr>
        <w:t xml:space="preserve"> += 1;</w:t>
      </w:r>
    </w:p>
    <w:p w14:paraId="315137E1" w14:textId="77777777" w:rsidR="00327866" w:rsidRPr="00327866" w:rsidRDefault="00327866" w:rsidP="0032786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    </w:t>
      </w:r>
      <w:proofErr w:type="spellStart"/>
      <w:r w:rsidRPr="00327866">
        <w:rPr>
          <w:rFonts w:ascii="Consolas" w:eastAsia="Times New Roman" w:hAnsi="Consolas" w:cs="Courier New"/>
          <w:color w:val="000000"/>
          <w:sz w:val="18"/>
          <w:szCs w:val="18"/>
          <w:bdr w:val="none" w:sz="0" w:space="0" w:color="auto" w:frame="1"/>
          <w:lang w:eastAsia="en-CA"/>
        </w:rPr>
        <w:t>transactions.push</w:t>
      </w:r>
      <w:proofErr w:type="spellEnd"/>
      <w:r w:rsidRPr="00327866">
        <w:rPr>
          <w:rFonts w:ascii="Consolas" w:eastAsia="Times New Roman" w:hAnsi="Consolas" w:cs="Courier New"/>
          <w:color w:val="000000"/>
          <w:sz w:val="18"/>
          <w:szCs w:val="18"/>
          <w:bdr w:val="none" w:sz="0" w:space="0" w:color="auto" w:frame="1"/>
          <w:lang w:eastAsia="en-CA"/>
        </w:rPr>
        <w:t>(</w:t>
      </w:r>
      <w:proofErr w:type="spellStart"/>
      <w:r w:rsidRPr="00327866">
        <w:rPr>
          <w:rFonts w:ascii="Consolas" w:eastAsia="Times New Roman" w:hAnsi="Consolas" w:cs="Courier New"/>
          <w:color w:val="000000"/>
          <w:sz w:val="18"/>
          <w:szCs w:val="18"/>
          <w:bdr w:val="none" w:sz="0" w:space="0" w:color="auto" w:frame="1"/>
          <w:lang w:eastAsia="en-CA"/>
        </w:rPr>
        <w:t>TransferStruct</w:t>
      </w:r>
      <w:proofErr w:type="spellEnd"/>
      <w:r w:rsidRPr="00327866">
        <w:rPr>
          <w:rFonts w:ascii="Consolas" w:eastAsia="Times New Roman" w:hAnsi="Consolas" w:cs="Courier New"/>
          <w:color w:val="000000"/>
          <w:sz w:val="18"/>
          <w:szCs w:val="18"/>
          <w:bdr w:val="none" w:sz="0" w:space="0" w:color="auto" w:frame="1"/>
          <w:lang w:eastAsia="en-CA"/>
        </w:rPr>
        <w:t>(</w:t>
      </w:r>
      <w:proofErr w:type="spellStart"/>
      <w:r w:rsidRPr="00327866">
        <w:rPr>
          <w:rFonts w:ascii="Consolas" w:eastAsia="Times New Roman" w:hAnsi="Consolas" w:cs="Courier New"/>
          <w:color w:val="000000"/>
          <w:sz w:val="18"/>
          <w:szCs w:val="18"/>
          <w:bdr w:val="none" w:sz="0" w:space="0" w:color="auto" w:frame="1"/>
          <w:lang w:eastAsia="en-CA"/>
        </w:rPr>
        <w:t>msg.sender</w:t>
      </w:r>
      <w:proofErr w:type="spellEnd"/>
      <w:r w:rsidRPr="00327866">
        <w:rPr>
          <w:rFonts w:ascii="Consolas" w:eastAsia="Times New Roman" w:hAnsi="Consolas" w:cs="Courier New"/>
          <w:color w:val="000000"/>
          <w:sz w:val="18"/>
          <w:szCs w:val="18"/>
          <w:bdr w:val="none" w:sz="0" w:space="0" w:color="auto" w:frame="1"/>
          <w:lang w:eastAsia="en-CA"/>
        </w:rPr>
        <w:t xml:space="preserve">, receiver, amount, message, </w:t>
      </w:r>
      <w:proofErr w:type="spellStart"/>
      <w:r w:rsidRPr="00327866">
        <w:rPr>
          <w:rFonts w:ascii="Consolas" w:eastAsia="Times New Roman" w:hAnsi="Consolas" w:cs="Courier New"/>
          <w:color w:val="000000"/>
          <w:sz w:val="18"/>
          <w:szCs w:val="18"/>
          <w:bdr w:val="none" w:sz="0" w:space="0" w:color="auto" w:frame="1"/>
          <w:lang w:eastAsia="en-CA"/>
        </w:rPr>
        <w:t>block.timestamp</w:t>
      </w:r>
      <w:proofErr w:type="spellEnd"/>
      <w:r w:rsidRPr="00327866">
        <w:rPr>
          <w:rFonts w:ascii="Consolas" w:eastAsia="Times New Roman" w:hAnsi="Consolas" w:cs="Courier New"/>
          <w:color w:val="000000"/>
          <w:sz w:val="18"/>
          <w:szCs w:val="18"/>
          <w:bdr w:val="none" w:sz="0" w:space="0" w:color="auto" w:frame="1"/>
          <w:lang w:eastAsia="en-CA"/>
        </w:rPr>
        <w:t>, keyword));</w:t>
      </w:r>
    </w:p>
    <w:p w14:paraId="13D979D9" w14:textId="77777777" w:rsidR="00327866" w:rsidRPr="00327866" w:rsidRDefault="00327866" w:rsidP="00327866">
      <w:pPr>
        <w:numPr>
          <w:ilvl w:val="0"/>
          <w:numId w:val="2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Times New Roman"/>
          <w:color w:val="000000"/>
          <w:sz w:val="18"/>
          <w:szCs w:val="18"/>
          <w:lang w:eastAsia="en-CA"/>
        </w:rPr>
        <w:t> </w:t>
      </w:r>
    </w:p>
    <w:p w14:paraId="19243BC6" w14:textId="77777777" w:rsidR="00327866" w:rsidRPr="00327866" w:rsidRDefault="00327866" w:rsidP="0032786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    emit Transfer(</w:t>
      </w:r>
      <w:proofErr w:type="spellStart"/>
      <w:r w:rsidRPr="00327866">
        <w:rPr>
          <w:rFonts w:ascii="Consolas" w:eastAsia="Times New Roman" w:hAnsi="Consolas" w:cs="Courier New"/>
          <w:color w:val="000000"/>
          <w:sz w:val="18"/>
          <w:szCs w:val="18"/>
          <w:bdr w:val="none" w:sz="0" w:space="0" w:color="auto" w:frame="1"/>
          <w:lang w:eastAsia="en-CA"/>
        </w:rPr>
        <w:t>msg.sender</w:t>
      </w:r>
      <w:proofErr w:type="spellEnd"/>
      <w:r w:rsidRPr="00327866">
        <w:rPr>
          <w:rFonts w:ascii="Consolas" w:eastAsia="Times New Roman" w:hAnsi="Consolas" w:cs="Courier New"/>
          <w:color w:val="000000"/>
          <w:sz w:val="18"/>
          <w:szCs w:val="18"/>
          <w:bdr w:val="none" w:sz="0" w:space="0" w:color="auto" w:frame="1"/>
          <w:lang w:eastAsia="en-CA"/>
        </w:rPr>
        <w:t xml:space="preserve">, receiver, amount, message, </w:t>
      </w:r>
      <w:proofErr w:type="spellStart"/>
      <w:r w:rsidRPr="00327866">
        <w:rPr>
          <w:rFonts w:ascii="Consolas" w:eastAsia="Times New Roman" w:hAnsi="Consolas" w:cs="Courier New"/>
          <w:color w:val="000000"/>
          <w:sz w:val="18"/>
          <w:szCs w:val="18"/>
          <w:bdr w:val="none" w:sz="0" w:space="0" w:color="auto" w:frame="1"/>
          <w:lang w:eastAsia="en-CA"/>
        </w:rPr>
        <w:t>block.timestamp</w:t>
      </w:r>
      <w:proofErr w:type="spellEnd"/>
      <w:r w:rsidRPr="00327866">
        <w:rPr>
          <w:rFonts w:ascii="Consolas" w:eastAsia="Times New Roman" w:hAnsi="Consolas" w:cs="Courier New"/>
          <w:color w:val="000000"/>
          <w:sz w:val="18"/>
          <w:szCs w:val="18"/>
          <w:bdr w:val="none" w:sz="0" w:space="0" w:color="auto" w:frame="1"/>
          <w:lang w:eastAsia="en-CA"/>
        </w:rPr>
        <w:t>, keyword);</w:t>
      </w:r>
    </w:p>
    <w:p w14:paraId="1E15C86A" w14:textId="77777777" w:rsidR="00327866" w:rsidRPr="00327866" w:rsidRDefault="00327866" w:rsidP="0032786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w:t>
      </w:r>
    </w:p>
    <w:p w14:paraId="44B647CD" w14:textId="77777777" w:rsidR="00327866" w:rsidRPr="00327866" w:rsidRDefault="00327866" w:rsidP="00327866">
      <w:pPr>
        <w:numPr>
          <w:ilvl w:val="0"/>
          <w:numId w:val="2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Times New Roman"/>
          <w:color w:val="000000"/>
          <w:sz w:val="18"/>
          <w:szCs w:val="18"/>
          <w:lang w:eastAsia="en-CA"/>
        </w:rPr>
        <w:t> </w:t>
      </w:r>
    </w:p>
    <w:p w14:paraId="1FED4D48" w14:textId="77777777" w:rsidR="00327866" w:rsidRPr="00327866" w:rsidRDefault="00327866" w:rsidP="0032786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b/>
          <w:bCs/>
          <w:color w:val="006699"/>
          <w:sz w:val="18"/>
          <w:szCs w:val="18"/>
          <w:bdr w:val="none" w:sz="0" w:space="0" w:color="auto" w:frame="1"/>
          <w:lang w:eastAsia="en-CA"/>
        </w:rPr>
        <w:t>function</w:t>
      </w:r>
      <w:r w:rsidRPr="00327866">
        <w:rPr>
          <w:rFonts w:ascii="Consolas" w:eastAsia="Times New Roman" w:hAnsi="Consolas" w:cs="Times New Roman"/>
          <w:color w:val="000000"/>
          <w:sz w:val="18"/>
          <w:szCs w:val="18"/>
          <w:lang w:eastAsia="en-CA"/>
        </w:rPr>
        <w:t xml:space="preserve"> </w:t>
      </w:r>
      <w:proofErr w:type="spellStart"/>
      <w:r w:rsidRPr="00327866">
        <w:rPr>
          <w:rFonts w:ascii="Consolas" w:eastAsia="Times New Roman" w:hAnsi="Consolas" w:cs="Courier New"/>
          <w:color w:val="000000"/>
          <w:sz w:val="18"/>
          <w:szCs w:val="18"/>
          <w:bdr w:val="none" w:sz="0" w:space="0" w:color="auto" w:frame="1"/>
          <w:lang w:eastAsia="en-CA"/>
        </w:rPr>
        <w:t>getAllTransactions</w:t>
      </w:r>
      <w:proofErr w:type="spellEnd"/>
      <w:r w:rsidRPr="00327866">
        <w:rPr>
          <w:rFonts w:ascii="Consolas" w:eastAsia="Times New Roman" w:hAnsi="Consolas" w:cs="Courier New"/>
          <w:color w:val="000000"/>
          <w:sz w:val="18"/>
          <w:szCs w:val="18"/>
          <w:bdr w:val="none" w:sz="0" w:space="0" w:color="auto" w:frame="1"/>
          <w:lang w:eastAsia="en-CA"/>
        </w:rPr>
        <w:t>() public view returns (</w:t>
      </w:r>
      <w:proofErr w:type="spellStart"/>
      <w:r w:rsidRPr="00327866">
        <w:rPr>
          <w:rFonts w:ascii="Consolas" w:eastAsia="Times New Roman" w:hAnsi="Consolas" w:cs="Courier New"/>
          <w:color w:val="000000"/>
          <w:sz w:val="18"/>
          <w:szCs w:val="18"/>
          <w:bdr w:val="none" w:sz="0" w:space="0" w:color="auto" w:frame="1"/>
          <w:lang w:eastAsia="en-CA"/>
        </w:rPr>
        <w:t>TransferStruct</w:t>
      </w:r>
      <w:proofErr w:type="spellEnd"/>
      <w:r w:rsidRPr="00327866">
        <w:rPr>
          <w:rFonts w:ascii="Consolas" w:eastAsia="Times New Roman" w:hAnsi="Consolas" w:cs="Courier New"/>
          <w:color w:val="000000"/>
          <w:sz w:val="18"/>
          <w:szCs w:val="18"/>
          <w:bdr w:val="none" w:sz="0" w:space="0" w:color="auto" w:frame="1"/>
          <w:lang w:eastAsia="en-CA"/>
        </w:rPr>
        <w:t>[] memory) {</w:t>
      </w:r>
    </w:p>
    <w:p w14:paraId="6DBA7368" w14:textId="77777777" w:rsidR="00327866" w:rsidRPr="00327866" w:rsidRDefault="00327866" w:rsidP="0032786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    </w:t>
      </w:r>
      <w:r w:rsidRPr="00327866">
        <w:rPr>
          <w:rFonts w:ascii="Consolas" w:eastAsia="Times New Roman" w:hAnsi="Consolas" w:cs="Courier New"/>
          <w:b/>
          <w:bCs/>
          <w:color w:val="006699"/>
          <w:sz w:val="18"/>
          <w:szCs w:val="18"/>
          <w:bdr w:val="none" w:sz="0" w:space="0" w:color="auto" w:frame="1"/>
          <w:lang w:eastAsia="en-CA"/>
        </w:rPr>
        <w:t>return</w:t>
      </w:r>
      <w:r w:rsidRPr="00327866">
        <w:rPr>
          <w:rFonts w:ascii="Consolas" w:eastAsia="Times New Roman" w:hAnsi="Consolas" w:cs="Times New Roman"/>
          <w:color w:val="000000"/>
          <w:sz w:val="18"/>
          <w:szCs w:val="18"/>
          <w:lang w:eastAsia="en-CA"/>
        </w:rPr>
        <w:t xml:space="preserve"> </w:t>
      </w:r>
      <w:r w:rsidRPr="00327866">
        <w:rPr>
          <w:rFonts w:ascii="Consolas" w:eastAsia="Times New Roman" w:hAnsi="Consolas" w:cs="Courier New"/>
          <w:color w:val="000000"/>
          <w:sz w:val="18"/>
          <w:szCs w:val="18"/>
          <w:bdr w:val="none" w:sz="0" w:space="0" w:color="auto" w:frame="1"/>
          <w:lang w:eastAsia="en-CA"/>
        </w:rPr>
        <w:t>transactions;</w:t>
      </w:r>
    </w:p>
    <w:p w14:paraId="24EA5C16" w14:textId="77777777" w:rsidR="00327866" w:rsidRPr="00327866" w:rsidRDefault="00327866" w:rsidP="0032786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w:t>
      </w:r>
    </w:p>
    <w:p w14:paraId="4DDB82D8" w14:textId="77777777" w:rsidR="00327866" w:rsidRPr="00327866" w:rsidRDefault="00327866" w:rsidP="00327866">
      <w:pPr>
        <w:numPr>
          <w:ilvl w:val="0"/>
          <w:numId w:val="2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Times New Roman"/>
          <w:color w:val="000000"/>
          <w:sz w:val="18"/>
          <w:szCs w:val="18"/>
          <w:lang w:eastAsia="en-CA"/>
        </w:rPr>
        <w:t> </w:t>
      </w:r>
    </w:p>
    <w:p w14:paraId="793783EA" w14:textId="77777777" w:rsidR="00327866" w:rsidRPr="00327866" w:rsidRDefault="00327866" w:rsidP="0032786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b/>
          <w:bCs/>
          <w:color w:val="006699"/>
          <w:sz w:val="18"/>
          <w:szCs w:val="18"/>
          <w:bdr w:val="none" w:sz="0" w:space="0" w:color="auto" w:frame="1"/>
          <w:lang w:eastAsia="en-CA"/>
        </w:rPr>
        <w:t>function</w:t>
      </w:r>
      <w:r w:rsidRPr="00327866">
        <w:rPr>
          <w:rFonts w:ascii="Consolas" w:eastAsia="Times New Roman" w:hAnsi="Consolas" w:cs="Times New Roman"/>
          <w:color w:val="000000"/>
          <w:sz w:val="18"/>
          <w:szCs w:val="18"/>
          <w:lang w:eastAsia="en-CA"/>
        </w:rPr>
        <w:t xml:space="preserve"> </w:t>
      </w:r>
      <w:proofErr w:type="spellStart"/>
      <w:r w:rsidRPr="00327866">
        <w:rPr>
          <w:rFonts w:ascii="Consolas" w:eastAsia="Times New Roman" w:hAnsi="Consolas" w:cs="Courier New"/>
          <w:color w:val="000000"/>
          <w:sz w:val="18"/>
          <w:szCs w:val="18"/>
          <w:bdr w:val="none" w:sz="0" w:space="0" w:color="auto" w:frame="1"/>
          <w:lang w:eastAsia="en-CA"/>
        </w:rPr>
        <w:t>getTransactionCount</w:t>
      </w:r>
      <w:proofErr w:type="spellEnd"/>
      <w:r w:rsidRPr="00327866">
        <w:rPr>
          <w:rFonts w:ascii="Consolas" w:eastAsia="Times New Roman" w:hAnsi="Consolas" w:cs="Courier New"/>
          <w:color w:val="000000"/>
          <w:sz w:val="18"/>
          <w:szCs w:val="18"/>
          <w:bdr w:val="none" w:sz="0" w:space="0" w:color="auto" w:frame="1"/>
          <w:lang w:eastAsia="en-CA"/>
        </w:rPr>
        <w:t>() public view returns (uint256) {</w:t>
      </w:r>
    </w:p>
    <w:p w14:paraId="61CC93FA" w14:textId="77777777" w:rsidR="00327866" w:rsidRPr="00327866" w:rsidRDefault="00327866" w:rsidP="0032786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327866">
        <w:rPr>
          <w:rFonts w:ascii="Consolas" w:eastAsia="Times New Roman" w:hAnsi="Consolas" w:cs="Courier New"/>
          <w:color w:val="000000"/>
          <w:sz w:val="18"/>
          <w:szCs w:val="18"/>
          <w:bdr w:val="none" w:sz="0" w:space="0" w:color="auto" w:frame="1"/>
          <w:lang w:eastAsia="en-CA"/>
        </w:rPr>
        <w:t>    </w:t>
      </w:r>
      <w:r w:rsidRPr="00327866">
        <w:rPr>
          <w:rFonts w:ascii="Consolas" w:eastAsia="Times New Roman" w:hAnsi="Consolas" w:cs="Courier New"/>
          <w:b/>
          <w:bCs/>
          <w:color w:val="006699"/>
          <w:sz w:val="18"/>
          <w:szCs w:val="18"/>
          <w:bdr w:val="none" w:sz="0" w:space="0" w:color="auto" w:frame="1"/>
          <w:lang w:eastAsia="en-CA"/>
        </w:rPr>
        <w:t>return</w:t>
      </w:r>
      <w:r w:rsidRPr="00327866">
        <w:rPr>
          <w:rFonts w:ascii="Consolas" w:eastAsia="Times New Roman" w:hAnsi="Consolas" w:cs="Times New Roman"/>
          <w:color w:val="000000"/>
          <w:sz w:val="18"/>
          <w:szCs w:val="18"/>
          <w:lang w:eastAsia="en-CA"/>
        </w:rPr>
        <w:t xml:space="preserve"> </w:t>
      </w:r>
      <w:proofErr w:type="spellStart"/>
      <w:r w:rsidRPr="00327866">
        <w:rPr>
          <w:rFonts w:ascii="Consolas" w:eastAsia="Times New Roman" w:hAnsi="Consolas" w:cs="Courier New"/>
          <w:color w:val="000000"/>
          <w:sz w:val="18"/>
          <w:szCs w:val="18"/>
          <w:bdr w:val="none" w:sz="0" w:space="0" w:color="auto" w:frame="1"/>
          <w:lang w:eastAsia="en-CA"/>
        </w:rPr>
        <w:t>transactionCount</w:t>
      </w:r>
      <w:proofErr w:type="spellEnd"/>
      <w:r w:rsidRPr="00327866">
        <w:rPr>
          <w:rFonts w:ascii="Consolas" w:eastAsia="Times New Roman" w:hAnsi="Consolas" w:cs="Courier New"/>
          <w:color w:val="000000"/>
          <w:sz w:val="18"/>
          <w:szCs w:val="18"/>
          <w:bdr w:val="none" w:sz="0" w:space="0" w:color="auto" w:frame="1"/>
          <w:lang w:eastAsia="en-CA"/>
        </w:rPr>
        <w:t>;</w:t>
      </w:r>
    </w:p>
    <w:p w14:paraId="48546F31" w14:textId="7A8238E2" w:rsidR="007D4E69" w:rsidRDefault="006A5E9A" w:rsidP="00230300">
      <w:pPr>
        <w:rPr>
          <w:rFonts w:ascii="Candara Light" w:hAnsi="Candara Light"/>
        </w:rPr>
      </w:pPr>
      <w:r>
        <w:rPr>
          <w:rFonts w:ascii="Candara Light" w:hAnsi="Candara Light"/>
        </w:rPr>
        <w:t>“</w:t>
      </w:r>
      <w:proofErr w:type="spellStart"/>
      <w:r w:rsidR="00765891">
        <w:rPr>
          <w:rFonts w:ascii="Candara Light" w:hAnsi="Candara Light"/>
        </w:rPr>
        <w:t>addToBlockchain</w:t>
      </w:r>
      <w:proofErr w:type="spellEnd"/>
      <w:r>
        <w:rPr>
          <w:rFonts w:ascii="Candara Light" w:hAnsi="Candara Light"/>
        </w:rPr>
        <w:t>”</w:t>
      </w:r>
      <w:r w:rsidR="00765891">
        <w:rPr>
          <w:rFonts w:ascii="Candara Light" w:hAnsi="Candara Light"/>
        </w:rPr>
        <w:t xml:space="preserve"> function will receive input including receiver, amount, message, and keyword</w:t>
      </w:r>
      <w:r>
        <w:rPr>
          <w:rFonts w:ascii="Candara Light" w:hAnsi="Candara Light"/>
        </w:rPr>
        <w:t>.</w:t>
      </w:r>
      <w:r w:rsidR="00B40068">
        <w:rPr>
          <w:rFonts w:ascii="Candara Light" w:hAnsi="Candara Light"/>
        </w:rPr>
        <w:t xml:space="preserve"> </w:t>
      </w:r>
      <w:r>
        <w:rPr>
          <w:rFonts w:ascii="Candara Light" w:hAnsi="Candara Light"/>
        </w:rPr>
        <w:t>T</w:t>
      </w:r>
      <w:r w:rsidR="00B40068">
        <w:rPr>
          <w:rFonts w:ascii="Candara Light" w:hAnsi="Candara Light"/>
        </w:rPr>
        <w:t xml:space="preserve">he </w:t>
      </w:r>
      <w:r>
        <w:rPr>
          <w:rFonts w:ascii="Candara Light" w:hAnsi="Candara Light"/>
        </w:rPr>
        <w:t>“</w:t>
      </w:r>
      <w:proofErr w:type="spellStart"/>
      <w:r w:rsidR="00B40068">
        <w:rPr>
          <w:rFonts w:ascii="Candara Light" w:hAnsi="Candara Light"/>
        </w:rPr>
        <w:t>transactionCount</w:t>
      </w:r>
      <w:proofErr w:type="spellEnd"/>
      <w:r>
        <w:rPr>
          <w:rFonts w:ascii="Candara Light" w:hAnsi="Candara Light"/>
        </w:rPr>
        <w:t>”</w:t>
      </w:r>
      <w:r w:rsidR="0095532C">
        <w:rPr>
          <w:rFonts w:ascii="Candara Light" w:hAnsi="Candara Light"/>
        </w:rPr>
        <w:t xml:space="preserve"> variable</w:t>
      </w:r>
      <w:r w:rsidR="00B40068">
        <w:rPr>
          <w:rFonts w:ascii="Candara Light" w:hAnsi="Candara Light"/>
        </w:rPr>
        <w:t xml:space="preserve"> will increment by 1</w:t>
      </w:r>
      <w:r w:rsidR="00621FE0">
        <w:rPr>
          <w:rFonts w:ascii="Candara Light" w:hAnsi="Candara Light"/>
        </w:rPr>
        <w:t>.</w:t>
      </w:r>
      <w:r w:rsidR="00B40068">
        <w:rPr>
          <w:rFonts w:ascii="Candara Light" w:hAnsi="Candara Light"/>
        </w:rPr>
        <w:t xml:space="preserve"> </w:t>
      </w:r>
      <w:r w:rsidR="00621FE0">
        <w:rPr>
          <w:rFonts w:ascii="Candara Light" w:hAnsi="Candara Light"/>
        </w:rPr>
        <w:t>A</w:t>
      </w:r>
      <w:r w:rsidR="00B40068">
        <w:rPr>
          <w:rFonts w:ascii="Candara Light" w:hAnsi="Candara Light"/>
        </w:rPr>
        <w:t xml:space="preserve"> new </w:t>
      </w:r>
      <w:r w:rsidR="0095532C">
        <w:rPr>
          <w:rFonts w:ascii="Candara Light" w:hAnsi="Candara Light"/>
        </w:rPr>
        <w:t>“</w:t>
      </w:r>
      <w:proofErr w:type="spellStart"/>
      <w:r w:rsidR="00B40068">
        <w:rPr>
          <w:rFonts w:ascii="Candara Light" w:hAnsi="Candara Light"/>
        </w:rPr>
        <w:t>transferStruct</w:t>
      </w:r>
      <w:proofErr w:type="spellEnd"/>
      <w:r w:rsidR="0095532C">
        <w:rPr>
          <w:rFonts w:ascii="Candara Light" w:hAnsi="Candara Light"/>
        </w:rPr>
        <w:t>”</w:t>
      </w:r>
      <w:r w:rsidR="00B40068">
        <w:rPr>
          <w:rFonts w:ascii="Candara Light" w:hAnsi="Candara Light"/>
        </w:rPr>
        <w:t xml:space="preserve"> block will be created and added to the transactions blockchain</w:t>
      </w:r>
      <w:r w:rsidR="0095532C">
        <w:rPr>
          <w:rFonts w:ascii="Candara Light" w:hAnsi="Candara Light"/>
        </w:rPr>
        <w:t>.</w:t>
      </w:r>
      <w:r w:rsidR="00621FE0">
        <w:rPr>
          <w:rFonts w:ascii="Candara Light" w:hAnsi="Candara Light"/>
        </w:rPr>
        <w:t xml:space="preserve"> </w:t>
      </w:r>
      <w:r w:rsidR="002D7B4B">
        <w:rPr>
          <w:rFonts w:ascii="Candara Light" w:hAnsi="Candara Light"/>
        </w:rPr>
        <w:t xml:space="preserve">It will also </w:t>
      </w:r>
      <w:r w:rsidR="00DC0166">
        <w:rPr>
          <w:rFonts w:ascii="Candara Light" w:hAnsi="Candara Light"/>
        </w:rPr>
        <w:t xml:space="preserve">emit </w:t>
      </w:r>
      <w:r w:rsidR="00621FE0">
        <w:rPr>
          <w:rFonts w:ascii="Candara Light" w:hAnsi="Candara Light"/>
        </w:rPr>
        <w:t xml:space="preserve">input information to </w:t>
      </w:r>
      <w:r w:rsidR="00DC0166">
        <w:rPr>
          <w:rFonts w:ascii="Candara Light" w:hAnsi="Candara Light"/>
        </w:rPr>
        <w:t xml:space="preserve">the </w:t>
      </w:r>
      <w:r w:rsidR="00621FE0">
        <w:rPr>
          <w:rFonts w:ascii="Candara Light" w:hAnsi="Candara Light"/>
        </w:rPr>
        <w:t xml:space="preserve">client-side application </w:t>
      </w:r>
      <w:r w:rsidR="00EB3DFB">
        <w:rPr>
          <w:rFonts w:ascii="Candara Light" w:hAnsi="Candara Light"/>
        </w:rPr>
        <w:t>for access.</w:t>
      </w:r>
    </w:p>
    <w:p w14:paraId="1772276C" w14:textId="69E2124B" w:rsidR="00EB3DFB" w:rsidRDefault="0095532C" w:rsidP="00230300">
      <w:pPr>
        <w:rPr>
          <w:rFonts w:ascii="Candara Light" w:hAnsi="Candara Light"/>
        </w:rPr>
      </w:pPr>
      <w:r>
        <w:rPr>
          <w:rFonts w:ascii="Candara Light" w:hAnsi="Candara Light"/>
        </w:rPr>
        <w:t>“</w:t>
      </w:r>
      <w:proofErr w:type="spellStart"/>
      <w:r w:rsidR="00EB3DFB">
        <w:rPr>
          <w:rFonts w:ascii="Candara Light" w:hAnsi="Candara Light"/>
        </w:rPr>
        <w:t>GetAllTransactions</w:t>
      </w:r>
      <w:proofErr w:type="spellEnd"/>
      <w:r>
        <w:rPr>
          <w:rFonts w:ascii="Candara Light" w:hAnsi="Candara Light"/>
        </w:rPr>
        <w:t>”</w:t>
      </w:r>
      <w:r w:rsidR="00EB3DFB">
        <w:rPr>
          <w:rFonts w:ascii="Candara Light" w:hAnsi="Candara Light"/>
        </w:rPr>
        <w:t xml:space="preserve"> </w:t>
      </w:r>
      <w:r>
        <w:rPr>
          <w:rFonts w:ascii="Candara Light" w:hAnsi="Candara Light"/>
        </w:rPr>
        <w:t xml:space="preserve">function </w:t>
      </w:r>
      <w:r w:rsidR="00EB3DFB">
        <w:rPr>
          <w:rFonts w:ascii="Candara Light" w:hAnsi="Candara Light"/>
        </w:rPr>
        <w:t>will</w:t>
      </w:r>
      <w:r w:rsidR="009771EC">
        <w:rPr>
          <w:rFonts w:ascii="Candara Light" w:hAnsi="Candara Light"/>
        </w:rPr>
        <w:t xml:space="preserve"> return </w:t>
      </w:r>
      <w:r w:rsidR="0094137D">
        <w:rPr>
          <w:rFonts w:ascii="Candara Light" w:hAnsi="Candara Light"/>
        </w:rPr>
        <w:t xml:space="preserve">a </w:t>
      </w:r>
      <w:r w:rsidR="009771EC">
        <w:rPr>
          <w:rFonts w:ascii="Candara Light" w:hAnsi="Candara Light"/>
        </w:rPr>
        <w:t xml:space="preserve">transactions array and </w:t>
      </w:r>
      <w:r>
        <w:rPr>
          <w:rFonts w:ascii="Candara Light" w:hAnsi="Candara Light"/>
        </w:rPr>
        <w:t>“</w:t>
      </w:r>
      <w:proofErr w:type="spellStart"/>
      <w:r w:rsidR="009771EC">
        <w:rPr>
          <w:rFonts w:ascii="Candara Light" w:hAnsi="Candara Light"/>
        </w:rPr>
        <w:t>getTransactionCount</w:t>
      </w:r>
      <w:proofErr w:type="spellEnd"/>
      <w:r>
        <w:rPr>
          <w:rFonts w:ascii="Candara Light" w:hAnsi="Candara Light"/>
        </w:rPr>
        <w:t>” function</w:t>
      </w:r>
      <w:r w:rsidR="009771EC">
        <w:rPr>
          <w:rFonts w:ascii="Candara Light" w:hAnsi="Candara Light"/>
        </w:rPr>
        <w:t xml:space="preserve"> will return the total number of block</w:t>
      </w:r>
      <w:r w:rsidR="0094137D">
        <w:rPr>
          <w:rFonts w:ascii="Candara Light" w:hAnsi="Candara Light"/>
        </w:rPr>
        <w:t>s</w:t>
      </w:r>
      <w:r w:rsidR="009771EC">
        <w:rPr>
          <w:rFonts w:ascii="Candara Light" w:hAnsi="Candara Light"/>
        </w:rPr>
        <w:t xml:space="preserve"> in transactions.</w:t>
      </w:r>
      <w:r w:rsidR="00EB3DFB">
        <w:rPr>
          <w:rFonts w:ascii="Candara Light" w:hAnsi="Candara Light"/>
        </w:rPr>
        <w:t xml:space="preserve"> </w:t>
      </w:r>
    </w:p>
    <w:p w14:paraId="11A662A5" w14:textId="5F9E1B39" w:rsidR="00575603" w:rsidRPr="00575603" w:rsidRDefault="00575603" w:rsidP="00575603">
      <w:pPr>
        <w:pStyle w:val="Heading2"/>
      </w:pPr>
      <w:r>
        <w:rPr>
          <w:color w:val="FFFFFF" w:themeColor="background1"/>
          <w:shd w:val="clear" w:color="auto" w:fill="4472C4" w:themeFill="accent1"/>
        </w:rPr>
        <w:t xml:space="preserve"> </w:t>
      </w:r>
      <w:bookmarkStart w:id="87" w:name="_Toc109659293"/>
      <w:r>
        <w:rPr>
          <w:color w:val="FFFFFF" w:themeColor="background1"/>
          <w:shd w:val="clear" w:color="auto" w:fill="4472C4" w:themeFill="accent1"/>
        </w:rPr>
        <w:t>3.6</w:t>
      </w:r>
      <w:r w:rsidRPr="00674654">
        <w:rPr>
          <w:color w:val="FFFFFF" w:themeColor="background1"/>
          <w:shd w:val="clear" w:color="auto" w:fill="4472C4" w:themeFill="accent1"/>
        </w:rPr>
        <w:t xml:space="preserve">  </w:t>
      </w:r>
      <w:r w:rsidRPr="00674654">
        <w:rPr>
          <w:color w:val="FFFFFF" w:themeColor="background1"/>
        </w:rPr>
        <w:t xml:space="preserve"> </w:t>
      </w:r>
      <w:r>
        <w:t>Deploy Smart Contract</w:t>
      </w:r>
      <w:bookmarkEnd w:id="87"/>
    </w:p>
    <w:p w14:paraId="62ACFC87" w14:textId="4325F3A7" w:rsidR="00232104" w:rsidRDefault="00232104" w:rsidP="00230300">
      <w:pPr>
        <w:rPr>
          <w:rFonts w:ascii="Candara Light" w:hAnsi="Candara Light"/>
        </w:rPr>
      </w:pPr>
      <w:r>
        <w:rPr>
          <w:rFonts w:ascii="Candara Light" w:hAnsi="Candara Light"/>
        </w:rPr>
        <w:t xml:space="preserve">The next step </w:t>
      </w:r>
      <w:r w:rsidR="00266E85">
        <w:rPr>
          <w:rFonts w:ascii="Candara Light" w:hAnsi="Candara Light"/>
        </w:rPr>
        <w:t xml:space="preserve">would be to test </w:t>
      </w:r>
      <w:r w:rsidR="00CB2AA5">
        <w:rPr>
          <w:rFonts w:ascii="Candara Light" w:hAnsi="Candara Light"/>
        </w:rPr>
        <w:t>the</w:t>
      </w:r>
      <w:r w:rsidR="00266E85">
        <w:rPr>
          <w:rFonts w:ascii="Candara Light" w:hAnsi="Candara Light"/>
        </w:rPr>
        <w:t xml:space="preserve"> contract function, but because our function is very straight forward, we will </w:t>
      </w:r>
      <w:r w:rsidR="00F760DB">
        <w:rPr>
          <w:rFonts w:ascii="Candara Light" w:hAnsi="Candara Light"/>
        </w:rPr>
        <w:t>skip ahead</w:t>
      </w:r>
      <w:r w:rsidR="00266E85">
        <w:rPr>
          <w:rFonts w:ascii="Candara Light" w:hAnsi="Candara Light"/>
        </w:rPr>
        <w:t xml:space="preserve"> to deploy our smart contract.</w:t>
      </w:r>
      <w:r w:rsidR="00DB01DB">
        <w:rPr>
          <w:rFonts w:ascii="Candara Light" w:hAnsi="Candara Light"/>
        </w:rPr>
        <w:t xml:space="preserve"> </w:t>
      </w:r>
      <w:r w:rsidR="00F760DB">
        <w:rPr>
          <w:rFonts w:ascii="Candara Light" w:hAnsi="Candara Light"/>
        </w:rPr>
        <w:t>The d</w:t>
      </w:r>
      <w:r w:rsidR="00DB01DB">
        <w:rPr>
          <w:rFonts w:ascii="Candara Light" w:hAnsi="Candara Light"/>
        </w:rPr>
        <w:t>eployment process will be done in deployment folder.</w:t>
      </w:r>
    </w:p>
    <w:p w14:paraId="378460D1"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const main = async () =&gt; {</w:t>
      </w:r>
    </w:p>
    <w:p w14:paraId="6C82FB5B"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xml:space="preserve">  const </w:t>
      </w:r>
      <w:proofErr w:type="spellStart"/>
      <w:r w:rsidRPr="00C15B74">
        <w:rPr>
          <w:rFonts w:ascii="Consolas" w:eastAsia="Times New Roman" w:hAnsi="Consolas" w:cs="Courier New"/>
          <w:color w:val="000000"/>
          <w:sz w:val="18"/>
          <w:szCs w:val="18"/>
          <w:bdr w:val="none" w:sz="0" w:space="0" w:color="auto" w:frame="1"/>
          <w:lang w:eastAsia="en-CA"/>
        </w:rPr>
        <w:t>transactionsFactory</w:t>
      </w:r>
      <w:proofErr w:type="spellEnd"/>
      <w:r w:rsidRPr="00C15B74">
        <w:rPr>
          <w:rFonts w:ascii="Consolas" w:eastAsia="Times New Roman" w:hAnsi="Consolas" w:cs="Courier New"/>
          <w:color w:val="000000"/>
          <w:sz w:val="18"/>
          <w:szCs w:val="18"/>
          <w:bdr w:val="none" w:sz="0" w:space="0" w:color="auto" w:frame="1"/>
          <w:lang w:eastAsia="en-CA"/>
        </w:rPr>
        <w:t xml:space="preserve"> = await </w:t>
      </w:r>
      <w:proofErr w:type="spellStart"/>
      <w:r w:rsidRPr="00C15B74">
        <w:rPr>
          <w:rFonts w:ascii="Consolas" w:eastAsia="Times New Roman" w:hAnsi="Consolas" w:cs="Courier New"/>
          <w:color w:val="000000"/>
          <w:sz w:val="18"/>
          <w:szCs w:val="18"/>
          <w:bdr w:val="none" w:sz="0" w:space="0" w:color="auto" w:frame="1"/>
          <w:lang w:eastAsia="en-CA"/>
        </w:rPr>
        <w:t>hre.ethers.getContractFactory</w:t>
      </w:r>
      <w:proofErr w:type="spellEnd"/>
      <w:r w:rsidRPr="00C15B74">
        <w:rPr>
          <w:rFonts w:ascii="Consolas" w:eastAsia="Times New Roman" w:hAnsi="Consolas" w:cs="Courier New"/>
          <w:color w:val="000000"/>
          <w:sz w:val="18"/>
          <w:szCs w:val="18"/>
          <w:bdr w:val="none" w:sz="0" w:space="0" w:color="auto" w:frame="1"/>
          <w:lang w:eastAsia="en-CA"/>
        </w:rPr>
        <w:t>(</w:t>
      </w:r>
      <w:r w:rsidRPr="00C15B74">
        <w:rPr>
          <w:rFonts w:ascii="Consolas" w:eastAsia="Times New Roman" w:hAnsi="Consolas" w:cs="Courier New"/>
          <w:color w:val="0000FF"/>
          <w:sz w:val="18"/>
          <w:szCs w:val="18"/>
          <w:bdr w:val="none" w:sz="0" w:space="0" w:color="auto" w:frame="1"/>
          <w:lang w:eastAsia="en-CA"/>
        </w:rPr>
        <w:t>"Transactions"</w:t>
      </w:r>
      <w:r w:rsidRPr="00C15B74">
        <w:rPr>
          <w:rFonts w:ascii="Consolas" w:eastAsia="Times New Roman" w:hAnsi="Consolas" w:cs="Courier New"/>
          <w:color w:val="000000"/>
          <w:sz w:val="18"/>
          <w:szCs w:val="18"/>
          <w:bdr w:val="none" w:sz="0" w:space="0" w:color="auto" w:frame="1"/>
          <w:lang w:eastAsia="en-CA"/>
        </w:rPr>
        <w:t>);</w:t>
      </w:r>
    </w:p>
    <w:p w14:paraId="77F1B7A9"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xml:space="preserve">  const </w:t>
      </w:r>
      <w:proofErr w:type="spellStart"/>
      <w:r w:rsidRPr="00C15B74">
        <w:rPr>
          <w:rFonts w:ascii="Consolas" w:eastAsia="Times New Roman" w:hAnsi="Consolas" w:cs="Courier New"/>
          <w:color w:val="000000"/>
          <w:sz w:val="18"/>
          <w:szCs w:val="18"/>
          <w:bdr w:val="none" w:sz="0" w:space="0" w:color="auto" w:frame="1"/>
          <w:lang w:eastAsia="en-CA"/>
        </w:rPr>
        <w:t>transactionsContract</w:t>
      </w:r>
      <w:proofErr w:type="spellEnd"/>
      <w:r w:rsidRPr="00C15B74">
        <w:rPr>
          <w:rFonts w:ascii="Consolas" w:eastAsia="Times New Roman" w:hAnsi="Consolas" w:cs="Courier New"/>
          <w:color w:val="000000"/>
          <w:sz w:val="18"/>
          <w:szCs w:val="18"/>
          <w:bdr w:val="none" w:sz="0" w:space="0" w:color="auto" w:frame="1"/>
          <w:lang w:eastAsia="en-CA"/>
        </w:rPr>
        <w:t xml:space="preserve"> = await </w:t>
      </w:r>
      <w:proofErr w:type="spellStart"/>
      <w:r w:rsidRPr="00C15B74">
        <w:rPr>
          <w:rFonts w:ascii="Consolas" w:eastAsia="Times New Roman" w:hAnsi="Consolas" w:cs="Courier New"/>
          <w:color w:val="000000"/>
          <w:sz w:val="18"/>
          <w:szCs w:val="18"/>
          <w:bdr w:val="none" w:sz="0" w:space="0" w:color="auto" w:frame="1"/>
          <w:lang w:eastAsia="en-CA"/>
        </w:rPr>
        <w:t>transactionsFactory.deploy</w:t>
      </w:r>
      <w:proofErr w:type="spellEnd"/>
      <w:r w:rsidRPr="00C15B74">
        <w:rPr>
          <w:rFonts w:ascii="Consolas" w:eastAsia="Times New Roman" w:hAnsi="Consolas" w:cs="Courier New"/>
          <w:color w:val="000000"/>
          <w:sz w:val="18"/>
          <w:szCs w:val="18"/>
          <w:bdr w:val="none" w:sz="0" w:space="0" w:color="auto" w:frame="1"/>
          <w:lang w:eastAsia="en-CA"/>
        </w:rPr>
        <w:t>();</w:t>
      </w:r>
    </w:p>
    <w:p w14:paraId="0F1FB3ED" w14:textId="77777777" w:rsidR="00C15B74" w:rsidRPr="00C15B74" w:rsidRDefault="00C15B74" w:rsidP="00C15B74">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Times New Roman"/>
          <w:color w:val="000000"/>
          <w:sz w:val="18"/>
          <w:szCs w:val="18"/>
          <w:lang w:eastAsia="en-CA"/>
        </w:rPr>
        <w:t> </w:t>
      </w:r>
    </w:p>
    <w:p w14:paraId="4E46435E"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xml:space="preserve">  await </w:t>
      </w:r>
      <w:proofErr w:type="spellStart"/>
      <w:r w:rsidRPr="00C15B74">
        <w:rPr>
          <w:rFonts w:ascii="Consolas" w:eastAsia="Times New Roman" w:hAnsi="Consolas" w:cs="Courier New"/>
          <w:color w:val="000000"/>
          <w:sz w:val="18"/>
          <w:szCs w:val="18"/>
          <w:bdr w:val="none" w:sz="0" w:space="0" w:color="auto" w:frame="1"/>
          <w:lang w:eastAsia="en-CA"/>
        </w:rPr>
        <w:t>transactionsContract.deployed</w:t>
      </w:r>
      <w:proofErr w:type="spellEnd"/>
      <w:r w:rsidRPr="00C15B74">
        <w:rPr>
          <w:rFonts w:ascii="Consolas" w:eastAsia="Times New Roman" w:hAnsi="Consolas" w:cs="Courier New"/>
          <w:color w:val="000000"/>
          <w:sz w:val="18"/>
          <w:szCs w:val="18"/>
          <w:bdr w:val="none" w:sz="0" w:space="0" w:color="auto" w:frame="1"/>
          <w:lang w:eastAsia="en-CA"/>
        </w:rPr>
        <w:t>();</w:t>
      </w:r>
    </w:p>
    <w:p w14:paraId="789356CB" w14:textId="77777777" w:rsidR="00C15B74" w:rsidRPr="00C15B74" w:rsidRDefault="00C15B74" w:rsidP="00C15B74">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Times New Roman"/>
          <w:color w:val="000000"/>
          <w:sz w:val="18"/>
          <w:szCs w:val="18"/>
          <w:lang w:eastAsia="en-CA"/>
        </w:rPr>
        <w:t> </w:t>
      </w:r>
    </w:p>
    <w:p w14:paraId="4775AE4B"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console.log(</w:t>
      </w:r>
      <w:r w:rsidRPr="00C15B74">
        <w:rPr>
          <w:rFonts w:ascii="Consolas" w:eastAsia="Times New Roman" w:hAnsi="Consolas" w:cs="Courier New"/>
          <w:color w:val="0000FF"/>
          <w:sz w:val="18"/>
          <w:szCs w:val="18"/>
          <w:bdr w:val="none" w:sz="0" w:space="0" w:color="auto" w:frame="1"/>
          <w:lang w:eastAsia="en-CA"/>
        </w:rPr>
        <w:t>"Transactions address: "</w:t>
      </w:r>
      <w:r w:rsidRPr="00C15B74">
        <w:rPr>
          <w:rFonts w:ascii="Consolas" w:eastAsia="Times New Roman" w:hAnsi="Consolas" w:cs="Courier New"/>
          <w:color w:val="000000"/>
          <w:sz w:val="18"/>
          <w:szCs w:val="18"/>
          <w:bdr w:val="none" w:sz="0" w:space="0" w:color="auto" w:frame="1"/>
          <w:lang w:eastAsia="en-CA"/>
        </w:rPr>
        <w:t xml:space="preserve">, </w:t>
      </w:r>
      <w:proofErr w:type="spellStart"/>
      <w:r w:rsidRPr="00C15B74">
        <w:rPr>
          <w:rFonts w:ascii="Consolas" w:eastAsia="Times New Roman" w:hAnsi="Consolas" w:cs="Courier New"/>
          <w:color w:val="000000"/>
          <w:sz w:val="18"/>
          <w:szCs w:val="18"/>
          <w:bdr w:val="none" w:sz="0" w:space="0" w:color="auto" w:frame="1"/>
          <w:lang w:eastAsia="en-CA"/>
        </w:rPr>
        <w:t>transactionsContract.address</w:t>
      </w:r>
      <w:proofErr w:type="spellEnd"/>
      <w:r w:rsidRPr="00C15B74">
        <w:rPr>
          <w:rFonts w:ascii="Consolas" w:eastAsia="Times New Roman" w:hAnsi="Consolas" w:cs="Courier New"/>
          <w:color w:val="000000"/>
          <w:sz w:val="18"/>
          <w:szCs w:val="18"/>
          <w:bdr w:val="none" w:sz="0" w:space="0" w:color="auto" w:frame="1"/>
          <w:lang w:eastAsia="en-CA"/>
        </w:rPr>
        <w:t>);</w:t>
      </w:r>
    </w:p>
    <w:p w14:paraId="08AC5987"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lastRenderedPageBreak/>
        <w:t>};</w:t>
      </w:r>
    </w:p>
    <w:p w14:paraId="56F34132" w14:textId="77777777" w:rsidR="00C15B74" w:rsidRPr="00C15B74" w:rsidRDefault="00C15B74" w:rsidP="00C15B74">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Times New Roman"/>
          <w:color w:val="000000"/>
          <w:sz w:val="18"/>
          <w:szCs w:val="18"/>
          <w:lang w:eastAsia="en-CA"/>
        </w:rPr>
        <w:t> </w:t>
      </w:r>
    </w:p>
    <w:p w14:paraId="4D18FAFF"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xml:space="preserve">const </w:t>
      </w:r>
      <w:proofErr w:type="spellStart"/>
      <w:r w:rsidRPr="00C15B74">
        <w:rPr>
          <w:rFonts w:ascii="Consolas" w:eastAsia="Times New Roman" w:hAnsi="Consolas" w:cs="Courier New"/>
          <w:color w:val="000000"/>
          <w:sz w:val="18"/>
          <w:szCs w:val="18"/>
          <w:bdr w:val="none" w:sz="0" w:space="0" w:color="auto" w:frame="1"/>
          <w:lang w:eastAsia="en-CA"/>
        </w:rPr>
        <w:t>runMain</w:t>
      </w:r>
      <w:proofErr w:type="spellEnd"/>
      <w:r w:rsidRPr="00C15B74">
        <w:rPr>
          <w:rFonts w:ascii="Consolas" w:eastAsia="Times New Roman" w:hAnsi="Consolas" w:cs="Courier New"/>
          <w:color w:val="000000"/>
          <w:sz w:val="18"/>
          <w:szCs w:val="18"/>
          <w:bdr w:val="none" w:sz="0" w:space="0" w:color="auto" w:frame="1"/>
          <w:lang w:eastAsia="en-CA"/>
        </w:rPr>
        <w:t xml:space="preserve"> = async () =&gt; {</w:t>
      </w:r>
    </w:p>
    <w:p w14:paraId="5261EEB0"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w:t>
      </w:r>
      <w:r w:rsidRPr="00C15B74">
        <w:rPr>
          <w:rFonts w:ascii="Consolas" w:eastAsia="Times New Roman" w:hAnsi="Consolas" w:cs="Courier New"/>
          <w:b/>
          <w:bCs/>
          <w:color w:val="006699"/>
          <w:sz w:val="18"/>
          <w:szCs w:val="18"/>
          <w:bdr w:val="none" w:sz="0" w:space="0" w:color="auto" w:frame="1"/>
          <w:lang w:eastAsia="en-CA"/>
        </w:rPr>
        <w:t>try</w:t>
      </w:r>
      <w:r w:rsidRPr="00C15B74">
        <w:rPr>
          <w:rFonts w:ascii="Consolas" w:eastAsia="Times New Roman" w:hAnsi="Consolas" w:cs="Times New Roman"/>
          <w:color w:val="000000"/>
          <w:sz w:val="18"/>
          <w:szCs w:val="18"/>
          <w:lang w:eastAsia="en-CA"/>
        </w:rPr>
        <w:t xml:space="preserve"> </w:t>
      </w:r>
      <w:r w:rsidRPr="00C15B74">
        <w:rPr>
          <w:rFonts w:ascii="Consolas" w:eastAsia="Times New Roman" w:hAnsi="Consolas" w:cs="Courier New"/>
          <w:color w:val="000000"/>
          <w:sz w:val="18"/>
          <w:szCs w:val="18"/>
          <w:bdr w:val="none" w:sz="0" w:space="0" w:color="auto" w:frame="1"/>
          <w:lang w:eastAsia="en-CA"/>
        </w:rPr>
        <w:t>{</w:t>
      </w:r>
    </w:p>
    <w:p w14:paraId="120EBEEA"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await main();</w:t>
      </w:r>
    </w:p>
    <w:p w14:paraId="5ABEDCD7"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w:t>
      </w:r>
      <w:proofErr w:type="spellStart"/>
      <w:r w:rsidRPr="00C15B74">
        <w:rPr>
          <w:rFonts w:ascii="Consolas" w:eastAsia="Times New Roman" w:hAnsi="Consolas" w:cs="Courier New"/>
          <w:color w:val="000000"/>
          <w:sz w:val="18"/>
          <w:szCs w:val="18"/>
          <w:bdr w:val="none" w:sz="0" w:space="0" w:color="auto" w:frame="1"/>
          <w:lang w:eastAsia="en-CA"/>
        </w:rPr>
        <w:t>process.exit</w:t>
      </w:r>
      <w:proofErr w:type="spellEnd"/>
      <w:r w:rsidRPr="00C15B74">
        <w:rPr>
          <w:rFonts w:ascii="Consolas" w:eastAsia="Times New Roman" w:hAnsi="Consolas" w:cs="Courier New"/>
          <w:color w:val="000000"/>
          <w:sz w:val="18"/>
          <w:szCs w:val="18"/>
          <w:bdr w:val="none" w:sz="0" w:space="0" w:color="auto" w:frame="1"/>
          <w:lang w:eastAsia="en-CA"/>
        </w:rPr>
        <w:t>(0);</w:t>
      </w:r>
    </w:p>
    <w:p w14:paraId="672B0908"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xml:space="preserve">  } </w:t>
      </w:r>
      <w:r w:rsidRPr="00C15B74">
        <w:rPr>
          <w:rFonts w:ascii="Consolas" w:eastAsia="Times New Roman" w:hAnsi="Consolas" w:cs="Courier New"/>
          <w:b/>
          <w:bCs/>
          <w:color w:val="006699"/>
          <w:sz w:val="18"/>
          <w:szCs w:val="18"/>
          <w:bdr w:val="none" w:sz="0" w:space="0" w:color="auto" w:frame="1"/>
          <w:lang w:eastAsia="en-CA"/>
        </w:rPr>
        <w:t>catch</w:t>
      </w:r>
      <w:r w:rsidRPr="00C15B74">
        <w:rPr>
          <w:rFonts w:ascii="Consolas" w:eastAsia="Times New Roman" w:hAnsi="Consolas" w:cs="Times New Roman"/>
          <w:color w:val="000000"/>
          <w:sz w:val="18"/>
          <w:szCs w:val="18"/>
          <w:lang w:eastAsia="en-CA"/>
        </w:rPr>
        <w:t xml:space="preserve"> </w:t>
      </w:r>
      <w:r w:rsidRPr="00C15B74">
        <w:rPr>
          <w:rFonts w:ascii="Consolas" w:eastAsia="Times New Roman" w:hAnsi="Consolas" w:cs="Courier New"/>
          <w:color w:val="000000"/>
          <w:sz w:val="18"/>
          <w:szCs w:val="18"/>
          <w:bdr w:val="none" w:sz="0" w:space="0" w:color="auto" w:frame="1"/>
          <w:lang w:eastAsia="en-CA"/>
        </w:rPr>
        <w:t>(error) {</w:t>
      </w:r>
    </w:p>
    <w:p w14:paraId="79066B71"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w:t>
      </w:r>
      <w:proofErr w:type="spellStart"/>
      <w:r w:rsidRPr="00C15B74">
        <w:rPr>
          <w:rFonts w:ascii="Consolas" w:eastAsia="Times New Roman" w:hAnsi="Consolas" w:cs="Courier New"/>
          <w:color w:val="000000"/>
          <w:sz w:val="18"/>
          <w:szCs w:val="18"/>
          <w:bdr w:val="none" w:sz="0" w:space="0" w:color="auto" w:frame="1"/>
          <w:lang w:eastAsia="en-CA"/>
        </w:rPr>
        <w:t>console.error</w:t>
      </w:r>
      <w:proofErr w:type="spellEnd"/>
      <w:r w:rsidRPr="00C15B74">
        <w:rPr>
          <w:rFonts w:ascii="Consolas" w:eastAsia="Times New Roman" w:hAnsi="Consolas" w:cs="Courier New"/>
          <w:color w:val="000000"/>
          <w:sz w:val="18"/>
          <w:szCs w:val="18"/>
          <w:bdr w:val="none" w:sz="0" w:space="0" w:color="auto" w:frame="1"/>
          <w:lang w:eastAsia="en-CA"/>
        </w:rPr>
        <w:t>(error);</w:t>
      </w:r>
    </w:p>
    <w:p w14:paraId="0654D1B4"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w:t>
      </w:r>
      <w:proofErr w:type="spellStart"/>
      <w:r w:rsidRPr="00C15B74">
        <w:rPr>
          <w:rFonts w:ascii="Consolas" w:eastAsia="Times New Roman" w:hAnsi="Consolas" w:cs="Courier New"/>
          <w:color w:val="000000"/>
          <w:sz w:val="18"/>
          <w:szCs w:val="18"/>
          <w:bdr w:val="none" w:sz="0" w:space="0" w:color="auto" w:frame="1"/>
          <w:lang w:eastAsia="en-CA"/>
        </w:rPr>
        <w:t>process.exit</w:t>
      </w:r>
      <w:proofErr w:type="spellEnd"/>
      <w:r w:rsidRPr="00C15B74">
        <w:rPr>
          <w:rFonts w:ascii="Consolas" w:eastAsia="Times New Roman" w:hAnsi="Consolas" w:cs="Courier New"/>
          <w:color w:val="000000"/>
          <w:sz w:val="18"/>
          <w:szCs w:val="18"/>
          <w:bdr w:val="none" w:sz="0" w:space="0" w:color="auto" w:frame="1"/>
          <w:lang w:eastAsia="en-CA"/>
        </w:rPr>
        <w:t>(1);</w:t>
      </w:r>
    </w:p>
    <w:p w14:paraId="7EFD9F68" w14:textId="77777777" w:rsidR="00C15B74" w:rsidRPr="00C15B74" w:rsidRDefault="00C15B74" w:rsidP="00C15B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  }</w:t>
      </w:r>
    </w:p>
    <w:p w14:paraId="62D961C0"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Courier New"/>
          <w:color w:val="000000"/>
          <w:sz w:val="18"/>
          <w:szCs w:val="18"/>
          <w:bdr w:val="none" w:sz="0" w:space="0" w:color="auto" w:frame="1"/>
          <w:lang w:eastAsia="en-CA"/>
        </w:rPr>
        <w:t>};</w:t>
      </w:r>
    </w:p>
    <w:p w14:paraId="4887DE16" w14:textId="77777777" w:rsidR="00C15B74" w:rsidRPr="00C15B74" w:rsidRDefault="00C15B74" w:rsidP="00C15B74">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C15B74">
        <w:rPr>
          <w:rFonts w:ascii="Consolas" w:eastAsia="Times New Roman" w:hAnsi="Consolas" w:cs="Times New Roman"/>
          <w:color w:val="000000"/>
          <w:sz w:val="18"/>
          <w:szCs w:val="18"/>
          <w:lang w:eastAsia="en-CA"/>
        </w:rPr>
        <w:t> </w:t>
      </w:r>
    </w:p>
    <w:p w14:paraId="1F5FDBF1" w14:textId="77777777" w:rsidR="00C15B74" w:rsidRPr="00C15B74" w:rsidRDefault="00C15B74" w:rsidP="00C15B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proofErr w:type="spellStart"/>
      <w:r w:rsidRPr="00C15B74">
        <w:rPr>
          <w:rFonts w:ascii="Consolas" w:eastAsia="Times New Roman" w:hAnsi="Consolas" w:cs="Courier New"/>
          <w:color w:val="000000"/>
          <w:sz w:val="18"/>
          <w:szCs w:val="18"/>
          <w:bdr w:val="none" w:sz="0" w:space="0" w:color="auto" w:frame="1"/>
          <w:lang w:eastAsia="en-CA"/>
        </w:rPr>
        <w:t>runMain</w:t>
      </w:r>
      <w:proofErr w:type="spellEnd"/>
      <w:r w:rsidRPr="00C15B74">
        <w:rPr>
          <w:rFonts w:ascii="Consolas" w:eastAsia="Times New Roman" w:hAnsi="Consolas" w:cs="Courier New"/>
          <w:color w:val="000000"/>
          <w:sz w:val="18"/>
          <w:szCs w:val="18"/>
          <w:bdr w:val="none" w:sz="0" w:space="0" w:color="auto" w:frame="1"/>
          <w:lang w:eastAsia="en-CA"/>
        </w:rPr>
        <w:t>();</w:t>
      </w:r>
    </w:p>
    <w:p w14:paraId="3D0A1269" w14:textId="0089B922" w:rsidR="0027215B" w:rsidRDefault="007A71CF" w:rsidP="00230300">
      <w:pPr>
        <w:rPr>
          <w:rFonts w:ascii="Candara Light" w:hAnsi="Candara Light"/>
        </w:rPr>
      </w:pPr>
      <w:r>
        <w:rPr>
          <w:rFonts w:ascii="Candara Light" w:hAnsi="Candara Light"/>
        </w:rPr>
        <w:t xml:space="preserve">Here </w:t>
      </w:r>
      <w:r w:rsidR="00DC14A6">
        <w:rPr>
          <w:rFonts w:ascii="Candara Light" w:hAnsi="Candara Light"/>
        </w:rPr>
        <w:t xml:space="preserve">the constant “main” will contain the deployment process. </w:t>
      </w:r>
      <w:r w:rsidR="00BC0076">
        <w:rPr>
          <w:rFonts w:ascii="Candara Light" w:hAnsi="Candara Light"/>
        </w:rPr>
        <w:t>“</w:t>
      </w:r>
      <w:proofErr w:type="spellStart"/>
      <w:r w:rsidR="00BC0076">
        <w:rPr>
          <w:rFonts w:ascii="Candara Light" w:hAnsi="Candara Light"/>
        </w:rPr>
        <w:t>hre.ethers</w:t>
      </w:r>
      <w:proofErr w:type="spellEnd"/>
      <w:r w:rsidR="00BC0076">
        <w:rPr>
          <w:rFonts w:ascii="Candara Light" w:hAnsi="Candara Light"/>
        </w:rPr>
        <w:t xml:space="preserve">” is a </w:t>
      </w:r>
      <w:proofErr w:type="spellStart"/>
      <w:r w:rsidR="00BC0076">
        <w:rPr>
          <w:rFonts w:ascii="Candara Light" w:hAnsi="Candara Light"/>
        </w:rPr>
        <w:t>javascrip</w:t>
      </w:r>
      <w:r w:rsidR="00107E19">
        <w:rPr>
          <w:rFonts w:ascii="Candara Light" w:hAnsi="Candara Light"/>
        </w:rPr>
        <w:t>t</w:t>
      </w:r>
      <w:proofErr w:type="spellEnd"/>
      <w:r w:rsidR="00BC0076">
        <w:rPr>
          <w:rFonts w:ascii="Candara Light" w:hAnsi="Candara Light"/>
        </w:rPr>
        <w:t xml:space="preserve"> plugin to interact with </w:t>
      </w:r>
      <w:r w:rsidR="00272E2F">
        <w:rPr>
          <w:rFonts w:ascii="Candara Light" w:hAnsi="Candara Light"/>
        </w:rPr>
        <w:t xml:space="preserve">the </w:t>
      </w:r>
      <w:r w:rsidR="00BC0076">
        <w:rPr>
          <w:rFonts w:ascii="Candara Light" w:hAnsi="Candara Light"/>
        </w:rPr>
        <w:t>ether object. “</w:t>
      </w:r>
      <w:proofErr w:type="spellStart"/>
      <w:r w:rsidR="00A26957">
        <w:rPr>
          <w:rFonts w:ascii="Candara Light" w:hAnsi="Candara Light"/>
        </w:rPr>
        <w:t>ContractFactory</w:t>
      </w:r>
      <w:proofErr w:type="spellEnd"/>
      <w:r w:rsidR="00BC0076">
        <w:rPr>
          <w:rFonts w:ascii="Candara Light" w:hAnsi="Candara Light"/>
        </w:rPr>
        <w:t>”</w:t>
      </w:r>
      <w:r w:rsidR="00107E19">
        <w:rPr>
          <w:rFonts w:ascii="Candara Light" w:hAnsi="Candara Light"/>
        </w:rPr>
        <w:t xml:space="preserve"> is an abstraction used to deploy new smart contracts</w:t>
      </w:r>
      <w:r w:rsidR="00A95F92">
        <w:rPr>
          <w:rFonts w:ascii="Candara Light" w:hAnsi="Candara Light"/>
        </w:rPr>
        <w:t xml:space="preserve">. </w:t>
      </w:r>
      <w:r w:rsidR="003868B5">
        <w:rPr>
          <w:rFonts w:ascii="Candara Light" w:hAnsi="Candara Light"/>
        </w:rPr>
        <w:t xml:space="preserve"> By</w:t>
      </w:r>
      <w:r w:rsidR="00737BB0">
        <w:rPr>
          <w:rFonts w:ascii="Candara Light" w:hAnsi="Candara Light"/>
        </w:rPr>
        <w:t xml:space="preserve"> </w:t>
      </w:r>
      <w:r w:rsidR="00A95F92">
        <w:rPr>
          <w:rFonts w:ascii="Candara Light" w:hAnsi="Candara Light"/>
        </w:rPr>
        <w:t>calling “deploy()” on a “</w:t>
      </w:r>
      <w:proofErr w:type="spellStart"/>
      <w:r w:rsidR="00A95F92">
        <w:rPr>
          <w:rFonts w:ascii="Candara Light" w:hAnsi="Candara Light"/>
        </w:rPr>
        <w:t>ContractFactory</w:t>
      </w:r>
      <w:proofErr w:type="spellEnd"/>
      <w:r w:rsidR="00A95F92">
        <w:rPr>
          <w:rFonts w:ascii="Candara Light" w:hAnsi="Candara Light"/>
        </w:rPr>
        <w:t>” the deployment process</w:t>
      </w:r>
      <w:r w:rsidR="003868B5">
        <w:rPr>
          <w:rFonts w:ascii="Candara Light" w:hAnsi="Candara Light"/>
        </w:rPr>
        <w:t xml:space="preserve"> will start</w:t>
      </w:r>
      <w:r w:rsidR="006D72E8">
        <w:rPr>
          <w:rFonts w:ascii="Candara Light" w:hAnsi="Candara Light"/>
        </w:rPr>
        <w:t>.</w:t>
      </w:r>
      <w:r w:rsidR="00062749">
        <w:rPr>
          <w:rFonts w:ascii="Candara Light" w:hAnsi="Candara Light"/>
        </w:rPr>
        <w:t xml:space="preserve"> The </w:t>
      </w:r>
      <w:r w:rsidR="0014418F">
        <w:rPr>
          <w:rFonts w:ascii="Candara Light" w:hAnsi="Candara Light"/>
        </w:rPr>
        <w:t>deployment process will spend gas from the account and send the smart contract to the addr</w:t>
      </w:r>
      <w:r w:rsidR="00F72E53">
        <w:rPr>
          <w:rFonts w:ascii="Candara Light" w:hAnsi="Candara Light"/>
        </w:rPr>
        <w:t xml:space="preserve">ess </w:t>
      </w:r>
      <w:r w:rsidR="000549C7">
        <w:rPr>
          <w:rFonts w:ascii="Candara Light" w:hAnsi="Candara Light"/>
        </w:rPr>
        <w:t>given</w:t>
      </w:r>
      <w:r w:rsidR="001E27EA">
        <w:rPr>
          <w:rFonts w:ascii="Candara Light" w:hAnsi="Candara Light"/>
        </w:rPr>
        <w:t xml:space="preserve"> by node provider. </w:t>
      </w:r>
    </w:p>
    <w:p w14:paraId="50BCB95B" w14:textId="77777777" w:rsidR="00B9396C" w:rsidRPr="00B9396C" w:rsidRDefault="00B9396C" w:rsidP="00B9396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B9396C">
        <w:rPr>
          <w:rFonts w:ascii="Consolas" w:eastAsia="Times New Roman" w:hAnsi="Consolas" w:cs="Courier New"/>
          <w:color w:val="000000"/>
          <w:sz w:val="18"/>
          <w:szCs w:val="18"/>
          <w:bdr w:val="none" w:sz="0" w:space="0" w:color="auto" w:frame="1"/>
          <w:lang w:eastAsia="en-CA"/>
        </w:rPr>
        <w:t xml:space="preserve">Compiling 1 file </w:t>
      </w:r>
      <w:r w:rsidRPr="00B9396C">
        <w:rPr>
          <w:rFonts w:ascii="Consolas" w:eastAsia="Times New Roman" w:hAnsi="Consolas" w:cs="Courier New"/>
          <w:b/>
          <w:bCs/>
          <w:color w:val="006699"/>
          <w:sz w:val="18"/>
          <w:szCs w:val="18"/>
          <w:bdr w:val="none" w:sz="0" w:space="0" w:color="auto" w:frame="1"/>
          <w:lang w:eastAsia="en-CA"/>
        </w:rPr>
        <w:t>with</w:t>
      </w:r>
      <w:r w:rsidRPr="00B9396C">
        <w:rPr>
          <w:rFonts w:ascii="Consolas" w:eastAsia="Times New Roman" w:hAnsi="Consolas" w:cs="Times New Roman"/>
          <w:color w:val="000000"/>
          <w:sz w:val="18"/>
          <w:szCs w:val="18"/>
          <w:lang w:eastAsia="en-CA"/>
        </w:rPr>
        <w:t xml:space="preserve"> </w:t>
      </w:r>
      <w:r w:rsidRPr="00B9396C">
        <w:rPr>
          <w:rFonts w:ascii="Consolas" w:eastAsia="Times New Roman" w:hAnsi="Consolas" w:cs="Courier New"/>
          <w:color w:val="000000"/>
          <w:sz w:val="18"/>
          <w:szCs w:val="18"/>
          <w:bdr w:val="none" w:sz="0" w:space="0" w:color="auto" w:frame="1"/>
          <w:lang w:eastAsia="en-CA"/>
        </w:rPr>
        <w:t>0.8.0</w:t>
      </w:r>
    </w:p>
    <w:p w14:paraId="731FCAC5" w14:textId="77777777" w:rsidR="00B9396C" w:rsidRPr="00B9396C" w:rsidRDefault="00B9396C" w:rsidP="00B9396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B9396C">
        <w:rPr>
          <w:rFonts w:ascii="Consolas" w:eastAsia="Times New Roman" w:hAnsi="Consolas" w:cs="Courier New"/>
          <w:color w:val="000000"/>
          <w:sz w:val="18"/>
          <w:szCs w:val="18"/>
          <w:bdr w:val="none" w:sz="0" w:space="0" w:color="auto" w:frame="1"/>
          <w:lang w:eastAsia="en-CA"/>
        </w:rPr>
        <w:t>Compilation finished successfully</w:t>
      </w:r>
    </w:p>
    <w:p w14:paraId="25B2EB4B" w14:textId="77777777" w:rsidR="00B9396C" w:rsidRPr="00B9396C" w:rsidRDefault="00B9396C" w:rsidP="00B9396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B9396C">
        <w:rPr>
          <w:rFonts w:ascii="Consolas" w:eastAsia="Times New Roman" w:hAnsi="Consolas" w:cs="Courier New"/>
          <w:color w:val="000000"/>
          <w:sz w:val="18"/>
          <w:szCs w:val="18"/>
          <w:bdr w:val="none" w:sz="0" w:space="0" w:color="auto" w:frame="1"/>
          <w:lang w:eastAsia="en-CA"/>
        </w:rPr>
        <w:t>Transactions deployed to: 0xF747CFC3291fdC2B4066d3e782384B8C65035583</w:t>
      </w:r>
    </w:p>
    <w:p w14:paraId="19222087" w14:textId="3AE38767" w:rsidR="00D55844" w:rsidRDefault="008661DC" w:rsidP="00230300">
      <w:pPr>
        <w:rPr>
          <w:rFonts w:ascii="Candara Light" w:hAnsi="Candara Light"/>
        </w:rPr>
      </w:pPr>
      <w:r>
        <w:rPr>
          <w:rFonts w:ascii="Candara Light" w:hAnsi="Candara Light"/>
        </w:rPr>
        <w:t xml:space="preserve">This address is where the contract is </w:t>
      </w:r>
      <w:r w:rsidR="003D71C1">
        <w:rPr>
          <w:rFonts w:ascii="Candara Light" w:hAnsi="Candara Light"/>
        </w:rPr>
        <w:t>stored in the blockchain network,</w:t>
      </w:r>
      <w:r>
        <w:rPr>
          <w:rFonts w:ascii="Candara Light" w:hAnsi="Candara Light"/>
        </w:rPr>
        <w:t xml:space="preserve"> and we can use this address</w:t>
      </w:r>
      <w:r w:rsidR="00C45432">
        <w:rPr>
          <w:rFonts w:ascii="Candara Light" w:hAnsi="Candara Light"/>
        </w:rPr>
        <w:t xml:space="preserve"> to access the smart contract together with all the contract detail in the client-side application. Additionally, an “artifact” folder will be created</w:t>
      </w:r>
      <w:r w:rsidR="000549C7">
        <w:rPr>
          <w:rFonts w:ascii="Candara Light" w:hAnsi="Candara Light"/>
        </w:rPr>
        <w:t xml:space="preserve">, </w:t>
      </w:r>
      <w:r w:rsidR="00CA148D">
        <w:rPr>
          <w:rFonts w:ascii="Candara Light" w:hAnsi="Candara Light"/>
        </w:rPr>
        <w:t xml:space="preserve">which </w:t>
      </w:r>
      <w:r w:rsidR="00DD1F24">
        <w:rPr>
          <w:rFonts w:ascii="Candara Light" w:hAnsi="Candara Light"/>
        </w:rPr>
        <w:t xml:space="preserve">contains all the </w:t>
      </w:r>
      <w:r w:rsidR="00276B17">
        <w:rPr>
          <w:rFonts w:ascii="Candara Light" w:hAnsi="Candara Light"/>
        </w:rPr>
        <w:t>useful information to a contract including ABI, contract bytecode</w:t>
      </w:r>
      <w:r w:rsidR="003E579D">
        <w:rPr>
          <w:rFonts w:ascii="Candara Light" w:hAnsi="Candara Light"/>
        </w:rPr>
        <w:t xml:space="preserve">, </w:t>
      </w:r>
      <w:r w:rsidR="004E1E31">
        <w:rPr>
          <w:rFonts w:ascii="Candara Light" w:hAnsi="Candara Light"/>
        </w:rPr>
        <w:t xml:space="preserve">and </w:t>
      </w:r>
      <w:r w:rsidR="003E579D">
        <w:rPr>
          <w:rFonts w:ascii="Candara Light" w:hAnsi="Candara Light"/>
        </w:rPr>
        <w:t>deployment details</w:t>
      </w:r>
      <w:r w:rsidR="009021F2">
        <w:rPr>
          <w:rFonts w:ascii="Candara Light" w:hAnsi="Candara Light"/>
        </w:rPr>
        <w:t xml:space="preserve"> in a J</w:t>
      </w:r>
      <w:r w:rsidR="00BA53B8">
        <w:rPr>
          <w:rFonts w:ascii="Candara Light" w:hAnsi="Candara Light"/>
        </w:rPr>
        <w:t>SON bundle</w:t>
      </w:r>
      <w:r w:rsidR="003E579D">
        <w:rPr>
          <w:rFonts w:ascii="Candara Light" w:hAnsi="Candara Light"/>
        </w:rPr>
        <w:t>.</w:t>
      </w:r>
    </w:p>
    <w:p w14:paraId="2AD415DA" w14:textId="6DA020E7" w:rsidR="004F2E39" w:rsidRDefault="004F2E39" w:rsidP="00230300">
      <w:pPr>
        <w:rPr>
          <w:rFonts w:ascii="Candara Light" w:hAnsi="Candara Light"/>
        </w:rPr>
      </w:pPr>
      <w:r>
        <w:rPr>
          <w:rStyle w:val="Strong"/>
          <w:rFonts w:ascii="Courier New" w:hAnsi="Courier New" w:cs="Courier New"/>
          <w:color w:val="292929"/>
          <w:spacing w:val="-1"/>
          <w:sz w:val="23"/>
          <w:szCs w:val="23"/>
        </w:rPr>
        <w:t>ABI</w:t>
      </w:r>
      <w:r>
        <w:rPr>
          <w:rFonts w:ascii="Candara Light" w:hAnsi="Candara Light"/>
        </w:rPr>
        <w:t xml:space="preserve"> -&gt;</w:t>
      </w:r>
      <w:r w:rsidR="00FB5DF8">
        <w:rPr>
          <w:rFonts w:ascii="Candara Light" w:hAnsi="Candara Light"/>
        </w:rPr>
        <w:t xml:space="preserve"> </w:t>
      </w:r>
      <w:r w:rsidR="006D798F">
        <w:rPr>
          <w:rFonts w:ascii="Candara Light" w:hAnsi="Candara Light"/>
        </w:rPr>
        <w:t>stand</w:t>
      </w:r>
      <w:r w:rsidR="004E1E31">
        <w:rPr>
          <w:rFonts w:ascii="Candara Light" w:hAnsi="Candara Light"/>
        </w:rPr>
        <w:t>s</w:t>
      </w:r>
      <w:r w:rsidR="006D798F">
        <w:rPr>
          <w:rFonts w:ascii="Candara Light" w:hAnsi="Candara Light"/>
        </w:rPr>
        <w:t xml:space="preserve"> for Contract Application Binary Interface, which is used to interact</w:t>
      </w:r>
      <w:r w:rsidR="00E03DCD">
        <w:rPr>
          <w:rFonts w:ascii="Candara Light" w:hAnsi="Candara Light"/>
        </w:rPr>
        <w:t xml:space="preserve"> with smart contact</w:t>
      </w:r>
      <w:r w:rsidR="006D16EF">
        <w:rPr>
          <w:rFonts w:ascii="Candara Light" w:hAnsi="Candara Light"/>
        </w:rPr>
        <w:t>s</w:t>
      </w:r>
      <w:r w:rsidR="00E03DCD">
        <w:rPr>
          <w:rFonts w:ascii="Candara Light" w:hAnsi="Candara Light"/>
        </w:rPr>
        <w:t xml:space="preserve"> in the Ethereum ecosystem</w:t>
      </w:r>
      <w:r w:rsidR="00E735C2">
        <w:rPr>
          <w:rFonts w:ascii="Candara Light" w:hAnsi="Candara Light"/>
        </w:rPr>
        <w:t xml:space="preserve"> including client-side application</w:t>
      </w:r>
      <w:r w:rsidR="006D16EF">
        <w:rPr>
          <w:rFonts w:ascii="Candara Light" w:hAnsi="Candara Light"/>
        </w:rPr>
        <w:t>s</w:t>
      </w:r>
      <w:r w:rsidR="00E735C2">
        <w:rPr>
          <w:rFonts w:ascii="Candara Light" w:hAnsi="Candara Light"/>
        </w:rPr>
        <w:t xml:space="preserve"> or contract-to-contract interaction</w:t>
      </w:r>
      <w:r w:rsidR="006D16EF">
        <w:rPr>
          <w:rFonts w:ascii="Candara Light" w:hAnsi="Candara Light"/>
        </w:rPr>
        <w:t>s</w:t>
      </w:r>
      <w:r w:rsidR="00E735C2">
        <w:rPr>
          <w:rFonts w:ascii="Candara Light" w:hAnsi="Candara Light"/>
        </w:rPr>
        <w:t>.</w:t>
      </w:r>
      <w:r w:rsidR="00AC1AA8">
        <w:rPr>
          <w:rFonts w:ascii="Candara Light" w:hAnsi="Candara Light"/>
        </w:rPr>
        <w:t xml:space="preserve"> [</w:t>
      </w:r>
      <w:hyperlink r:id="rId49" w:anchor=":~:text=Contract%20ABI%20Specification-,Basic%20Design,contract%2Dto%2Dcontract%20interaction." w:history="1">
        <w:r w:rsidR="007F73C7">
          <w:rPr>
            <w:rStyle w:val="Hyperlink"/>
            <w:rFonts w:ascii="Candara Light" w:hAnsi="Candara Light"/>
          </w:rPr>
          <w:t>17</w:t>
        </w:r>
      </w:hyperlink>
      <w:r w:rsidR="00AC1AA8">
        <w:rPr>
          <w:rFonts w:ascii="Candara Light" w:hAnsi="Candara Light"/>
        </w:rPr>
        <w:t>]</w:t>
      </w:r>
    </w:p>
    <w:p w14:paraId="5F864349" w14:textId="500CCC8D" w:rsidR="00E735C2" w:rsidRDefault="00352C14" w:rsidP="00230300">
      <w:pPr>
        <w:rPr>
          <w:rFonts w:ascii="Candara Light" w:hAnsi="Candara Light"/>
        </w:rPr>
      </w:pPr>
      <w:r>
        <w:rPr>
          <w:rStyle w:val="Strong"/>
          <w:rFonts w:ascii="Courier New" w:hAnsi="Courier New" w:cs="Courier New"/>
          <w:color w:val="292929"/>
          <w:spacing w:val="-1"/>
          <w:sz w:val="23"/>
          <w:szCs w:val="23"/>
        </w:rPr>
        <w:t>Contract bytecode</w:t>
      </w:r>
      <w:r>
        <w:rPr>
          <w:rFonts w:ascii="Candara Light" w:hAnsi="Candara Light"/>
        </w:rPr>
        <w:t xml:space="preserve"> -&gt; </w:t>
      </w:r>
      <w:r w:rsidR="00572872">
        <w:rPr>
          <w:rFonts w:ascii="Candara Light" w:hAnsi="Candara Light"/>
        </w:rPr>
        <w:t xml:space="preserve">a </w:t>
      </w:r>
      <w:r w:rsidR="00C039AE">
        <w:rPr>
          <w:rFonts w:ascii="Candara Light" w:hAnsi="Candara Light"/>
        </w:rPr>
        <w:t>compiled smart contract</w:t>
      </w:r>
      <w:r w:rsidR="00264E26">
        <w:rPr>
          <w:rFonts w:ascii="Candara Light" w:hAnsi="Candara Light"/>
        </w:rPr>
        <w:t xml:space="preserve"> into EVM bytecode used to deploy to blockchain </w:t>
      </w:r>
      <w:r w:rsidR="007D52B0">
        <w:rPr>
          <w:rFonts w:ascii="Candara Light" w:hAnsi="Candara Light"/>
        </w:rPr>
        <w:t>networks</w:t>
      </w:r>
      <w:r w:rsidR="009D1A5B">
        <w:rPr>
          <w:rFonts w:ascii="Candara Light" w:hAnsi="Candara Light"/>
        </w:rPr>
        <w:t xml:space="preserve"> as</w:t>
      </w:r>
      <w:r w:rsidR="00447B23">
        <w:rPr>
          <w:rFonts w:ascii="Candara Light" w:hAnsi="Candara Light"/>
        </w:rPr>
        <w:t xml:space="preserve"> </w:t>
      </w:r>
      <w:r w:rsidR="009D1A5B">
        <w:rPr>
          <w:rFonts w:ascii="Candara Light" w:hAnsi="Candara Light"/>
        </w:rPr>
        <w:t>the</w:t>
      </w:r>
      <w:r w:rsidR="00447B23">
        <w:rPr>
          <w:rFonts w:ascii="Candara Light" w:hAnsi="Candara Light"/>
        </w:rPr>
        <w:t xml:space="preserve"> </w:t>
      </w:r>
      <w:r w:rsidR="007D52B0">
        <w:rPr>
          <w:rFonts w:ascii="Candara Light" w:hAnsi="Candara Light"/>
        </w:rPr>
        <w:t>Ethereum runtime environment only understand</w:t>
      </w:r>
      <w:r w:rsidR="000549C7">
        <w:rPr>
          <w:rFonts w:ascii="Candara Light" w:hAnsi="Candara Light"/>
        </w:rPr>
        <w:t>s</w:t>
      </w:r>
      <w:r w:rsidR="007D52B0">
        <w:rPr>
          <w:rFonts w:ascii="Candara Light" w:hAnsi="Candara Light"/>
        </w:rPr>
        <w:t xml:space="preserve"> and execute</w:t>
      </w:r>
      <w:r w:rsidR="000549C7">
        <w:rPr>
          <w:rFonts w:ascii="Candara Light" w:hAnsi="Candara Light"/>
        </w:rPr>
        <w:t>s</w:t>
      </w:r>
      <w:r w:rsidR="007D52B0">
        <w:rPr>
          <w:rFonts w:ascii="Candara Light" w:hAnsi="Candara Light"/>
        </w:rPr>
        <w:t xml:space="preserve"> bytecode</w:t>
      </w:r>
      <w:r w:rsidR="00DD5A1C">
        <w:rPr>
          <w:rFonts w:ascii="Candara Light" w:hAnsi="Candara Light"/>
        </w:rPr>
        <w:t xml:space="preserve">. The main benefit </w:t>
      </w:r>
      <w:r w:rsidR="001569F2">
        <w:rPr>
          <w:rFonts w:ascii="Candara Light" w:hAnsi="Candara Light"/>
        </w:rPr>
        <w:t xml:space="preserve">to using bytecode </w:t>
      </w:r>
      <w:r w:rsidR="00DD5A1C">
        <w:rPr>
          <w:rFonts w:ascii="Candara Light" w:hAnsi="Candara Light"/>
        </w:rPr>
        <w:t>is that other programing language</w:t>
      </w:r>
      <w:r w:rsidR="000549C7">
        <w:rPr>
          <w:rFonts w:ascii="Candara Light" w:hAnsi="Candara Light"/>
        </w:rPr>
        <w:t>s</w:t>
      </w:r>
      <w:r w:rsidR="00DD5A1C">
        <w:rPr>
          <w:rFonts w:ascii="Candara Light" w:hAnsi="Candara Light"/>
        </w:rPr>
        <w:t xml:space="preserve"> can also </w:t>
      </w:r>
      <w:r w:rsidR="006410E3">
        <w:rPr>
          <w:rFonts w:ascii="Candara Light" w:hAnsi="Candara Light"/>
        </w:rPr>
        <w:t>create smart contract</w:t>
      </w:r>
      <w:r w:rsidR="001569F2">
        <w:rPr>
          <w:rFonts w:ascii="Candara Light" w:hAnsi="Candara Light"/>
        </w:rPr>
        <w:t>s</w:t>
      </w:r>
      <w:r w:rsidR="006410E3">
        <w:rPr>
          <w:rFonts w:ascii="Candara Light" w:hAnsi="Candara Light"/>
        </w:rPr>
        <w:t xml:space="preserve"> and contract bytecode can convert into other programing languages</w:t>
      </w:r>
      <w:r w:rsidR="00FD6233">
        <w:rPr>
          <w:rFonts w:ascii="Candara Light" w:hAnsi="Candara Light"/>
        </w:rPr>
        <w:t xml:space="preserve">, giving developers significant amounts of freedom </w:t>
      </w:r>
      <w:r w:rsidR="001569F2">
        <w:rPr>
          <w:rFonts w:ascii="Candara Light" w:hAnsi="Candara Light"/>
        </w:rPr>
        <w:t xml:space="preserve">when </w:t>
      </w:r>
      <w:r w:rsidR="00FD6233">
        <w:rPr>
          <w:rFonts w:ascii="Candara Light" w:hAnsi="Candara Light"/>
        </w:rPr>
        <w:t>creating blockchain applications.</w:t>
      </w:r>
      <w:r w:rsidR="00BE5865">
        <w:rPr>
          <w:rFonts w:ascii="Candara Light" w:hAnsi="Candara Light"/>
        </w:rPr>
        <w:t>[</w:t>
      </w:r>
      <w:hyperlink r:id="rId50" w:anchor=":~:text=Smart%20contract%20code%20is%20usually,converted%20to%20JVM%20Byte%20code." w:history="1">
        <w:r w:rsidR="00D0597C">
          <w:rPr>
            <w:rStyle w:val="Hyperlink"/>
            <w:rFonts w:ascii="Candara Light" w:hAnsi="Candara Light"/>
          </w:rPr>
          <w:t>18</w:t>
        </w:r>
      </w:hyperlink>
      <w:r w:rsidR="00BE5865">
        <w:rPr>
          <w:rFonts w:ascii="Candara Light" w:hAnsi="Candara Light"/>
        </w:rPr>
        <w:t>]</w:t>
      </w:r>
    </w:p>
    <w:p w14:paraId="464E09E2" w14:textId="41C5B688" w:rsidR="00FD6233" w:rsidRDefault="004116A2" w:rsidP="00230300">
      <w:pPr>
        <w:rPr>
          <w:rFonts w:ascii="Candara Light" w:hAnsi="Candara Light"/>
        </w:rPr>
      </w:pPr>
      <w:r>
        <w:rPr>
          <w:rStyle w:val="Strong"/>
          <w:rFonts w:ascii="Courier New" w:hAnsi="Courier New" w:cs="Courier New"/>
          <w:color w:val="292929"/>
          <w:spacing w:val="-1"/>
          <w:sz w:val="23"/>
          <w:szCs w:val="23"/>
        </w:rPr>
        <w:t>Deployment Details</w:t>
      </w:r>
      <w:r>
        <w:rPr>
          <w:rFonts w:ascii="Candara Light" w:hAnsi="Candara Light"/>
        </w:rPr>
        <w:t xml:space="preserve"> -&gt; </w:t>
      </w:r>
      <w:r w:rsidR="00A12FB3">
        <w:rPr>
          <w:rFonts w:ascii="Candara Light" w:hAnsi="Candara Light"/>
        </w:rPr>
        <w:t>includes all inputs and outputs for the smart contract functions</w:t>
      </w:r>
    </w:p>
    <w:p w14:paraId="58F85A38" w14:textId="77777777" w:rsidR="00C841FD" w:rsidRPr="00266FCA" w:rsidRDefault="00C841FD" w:rsidP="00230300">
      <w:pPr>
        <w:rPr>
          <w:rFonts w:ascii="Candara Light" w:hAnsi="Candara Light"/>
        </w:rPr>
      </w:pPr>
    </w:p>
    <w:p w14:paraId="6DBB2BBA" w14:textId="12C3855F" w:rsidR="00A61DD8" w:rsidRDefault="00A61DD8" w:rsidP="00A61DD8">
      <w:pPr>
        <w:pStyle w:val="Heading2"/>
      </w:pPr>
      <w:r>
        <w:rPr>
          <w:color w:val="FFFFFF" w:themeColor="background1"/>
          <w:shd w:val="clear" w:color="auto" w:fill="4472C4" w:themeFill="accent1"/>
        </w:rPr>
        <w:t xml:space="preserve"> </w:t>
      </w:r>
      <w:bookmarkStart w:id="88" w:name="_Toc109659294"/>
      <w:r>
        <w:rPr>
          <w:color w:val="FFFFFF" w:themeColor="background1"/>
          <w:shd w:val="clear" w:color="auto" w:fill="4472C4" w:themeFill="accent1"/>
        </w:rPr>
        <w:t>3.7</w:t>
      </w:r>
      <w:r w:rsidRPr="00674654">
        <w:rPr>
          <w:color w:val="FFFFFF" w:themeColor="background1"/>
          <w:shd w:val="clear" w:color="auto" w:fill="4472C4" w:themeFill="accent1"/>
        </w:rPr>
        <w:t xml:space="preserve">  </w:t>
      </w:r>
      <w:r w:rsidRPr="00674654">
        <w:rPr>
          <w:color w:val="FFFFFF" w:themeColor="background1"/>
        </w:rPr>
        <w:t xml:space="preserve"> </w:t>
      </w:r>
      <w:r w:rsidR="005702C8">
        <w:t>Client-side Application</w:t>
      </w:r>
      <w:bookmarkEnd w:id="88"/>
    </w:p>
    <w:p w14:paraId="71E04628" w14:textId="5F9F165E" w:rsidR="00EF3DB5" w:rsidRDefault="00EF3DB5" w:rsidP="00EF3DB5">
      <w:pPr>
        <w:rPr>
          <w:rFonts w:ascii="Candara Light" w:hAnsi="Candara Light"/>
        </w:rPr>
      </w:pPr>
      <w:r>
        <w:rPr>
          <w:rFonts w:ascii="Candara Light" w:hAnsi="Candara Light"/>
        </w:rPr>
        <w:t xml:space="preserve">The General </w:t>
      </w:r>
      <w:r w:rsidR="005B7AED">
        <w:rPr>
          <w:rFonts w:ascii="Candara Light" w:hAnsi="Candara Light"/>
        </w:rPr>
        <w:t>client-side</w:t>
      </w:r>
      <w:r w:rsidR="006D16AF">
        <w:rPr>
          <w:rFonts w:ascii="Candara Light" w:hAnsi="Candara Light"/>
        </w:rPr>
        <w:t xml:space="preserve"> stack </w:t>
      </w:r>
      <w:r w:rsidR="0077050B">
        <w:rPr>
          <w:rFonts w:ascii="Candara Light" w:hAnsi="Candara Light"/>
        </w:rPr>
        <w:t>is</w:t>
      </w:r>
      <w:r w:rsidR="007A017D">
        <w:rPr>
          <w:rFonts w:ascii="Candara Light" w:hAnsi="Candara Light"/>
        </w:rPr>
        <w:t xml:space="preserve"> written in</w:t>
      </w:r>
      <w:r w:rsidR="0077050B">
        <w:rPr>
          <w:rFonts w:ascii="Candara Light" w:hAnsi="Candara Light"/>
        </w:rPr>
        <w:t xml:space="preserve"> </w:t>
      </w:r>
      <w:r w:rsidR="000549C7">
        <w:rPr>
          <w:rFonts w:ascii="Candara Light" w:hAnsi="Candara Light"/>
        </w:rPr>
        <w:t xml:space="preserve">a </w:t>
      </w:r>
      <w:r w:rsidR="0077050B">
        <w:rPr>
          <w:rFonts w:ascii="Candara Light" w:hAnsi="Candara Light"/>
        </w:rPr>
        <w:t>combination of</w:t>
      </w:r>
      <w:r w:rsidR="007A017D">
        <w:rPr>
          <w:rFonts w:ascii="Candara Light" w:hAnsi="Candara Light"/>
        </w:rPr>
        <w:t xml:space="preserve"> </w:t>
      </w:r>
      <w:r w:rsidR="002029C2">
        <w:rPr>
          <w:rFonts w:ascii="Candara Light" w:hAnsi="Candara Light"/>
        </w:rPr>
        <w:t>JavaScript, html</w:t>
      </w:r>
      <w:r w:rsidR="003D268E">
        <w:rPr>
          <w:rFonts w:ascii="Candara Light" w:hAnsi="Candara Light"/>
        </w:rPr>
        <w:t xml:space="preserve">, </w:t>
      </w:r>
      <w:proofErr w:type="spellStart"/>
      <w:r w:rsidR="003D268E">
        <w:rPr>
          <w:rFonts w:ascii="Candara Light" w:hAnsi="Candara Light"/>
        </w:rPr>
        <w:t>css</w:t>
      </w:r>
      <w:proofErr w:type="spellEnd"/>
      <w:r w:rsidR="003D268E">
        <w:rPr>
          <w:rFonts w:ascii="Candara Light" w:hAnsi="Candara Light"/>
        </w:rPr>
        <w:t xml:space="preserve"> file</w:t>
      </w:r>
      <w:r w:rsidR="000549C7">
        <w:rPr>
          <w:rFonts w:ascii="Candara Light" w:hAnsi="Candara Light"/>
        </w:rPr>
        <w:t>s</w:t>
      </w:r>
      <w:r w:rsidR="003D268E">
        <w:rPr>
          <w:rFonts w:ascii="Candara Light" w:hAnsi="Candara Light"/>
        </w:rPr>
        <w:t>, and c</w:t>
      </w:r>
      <w:r w:rsidR="00854936">
        <w:rPr>
          <w:rFonts w:ascii="Candara Light" w:hAnsi="Candara Light"/>
        </w:rPr>
        <w:t>an be set up using various web development framework</w:t>
      </w:r>
      <w:ins w:id="89" w:author="Laskovy, Andrew M" w:date="2022-08-23T23:11:00Z">
        <w:r w:rsidR="00041997">
          <w:rPr>
            <w:rFonts w:ascii="Candara Light" w:hAnsi="Candara Light"/>
          </w:rPr>
          <w:t>s</w:t>
        </w:r>
      </w:ins>
      <w:r w:rsidR="00854936">
        <w:rPr>
          <w:rFonts w:ascii="Candara Light" w:hAnsi="Candara Light"/>
        </w:rPr>
        <w:t xml:space="preserve"> such as </w:t>
      </w:r>
      <w:r w:rsidR="005A7B37">
        <w:rPr>
          <w:rFonts w:ascii="Candara Light" w:hAnsi="Candara Light"/>
        </w:rPr>
        <w:t>R</w:t>
      </w:r>
      <w:r w:rsidR="00854936">
        <w:rPr>
          <w:rFonts w:ascii="Candara Light" w:hAnsi="Candara Light"/>
        </w:rPr>
        <w:t xml:space="preserve">eact, </w:t>
      </w:r>
      <w:proofErr w:type="spellStart"/>
      <w:r w:rsidR="005A7B37">
        <w:rPr>
          <w:rFonts w:ascii="Candara Light" w:hAnsi="Candara Light"/>
        </w:rPr>
        <w:t>V</w:t>
      </w:r>
      <w:r w:rsidR="00854936">
        <w:rPr>
          <w:rFonts w:ascii="Candara Light" w:hAnsi="Candara Light"/>
        </w:rPr>
        <w:t>ite</w:t>
      </w:r>
      <w:proofErr w:type="spellEnd"/>
      <w:r w:rsidR="00854936">
        <w:rPr>
          <w:rFonts w:ascii="Candara Light" w:hAnsi="Candara Light"/>
        </w:rPr>
        <w:t xml:space="preserve">, </w:t>
      </w:r>
      <w:r w:rsidR="005A7B37">
        <w:rPr>
          <w:rFonts w:ascii="Candara Light" w:hAnsi="Candara Light"/>
        </w:rPr>
        <w:t xml:space="preserve">Angular, </w:t>
      </w:r>
      <w:r w:rsidR="001F2758">
        <w:rPr>
          <w:rFonts w:ascii="Candara Light" w:hAnsi="Candara Light"/>
        </w:rPr>
        <w:t xml:space="preserve">Vue, etc. </w:t>
      </w:r>
      <w:r w:rsidR="00041997">
        <w:rPr>
          <w:rFonts w:ascii="Candara Light" w:hAnsi="Candara Light"/>
        </w:rPr>
        <w:t>For this project</w:t>
      </w:r>
      <w:r w:rsidR="00202D18">
        <w:rPr>
          <w:rFonts w:ascii="Candara Light" w:hAnsi="Candara Light"/>
        </w:rPr>
        <w:t xml:space="preserve"> we will be using </w:t>
      </w:r>
      <w:proofErr w:type="spellStart"/>
      <w:r w:rsidR="00FD40CF">
        <w:rPr>
          <w:rFonts w:ascii="Candara Light" w:hAnsi="Candara Light"/>
        </w:rPr>
        <w:t>Vite</w:t>
      </w:r>
      <w:proofErr w:type="spellEnd"/>
      <w:r w:rsidR="00FD40CF">
        <w:rPr>
          <w:rFonts w:ascii="Candara Light" w:hAnsi="Candara Light"/>
        </w:rPr>
        <w:t xml:space="preserve"> as our framework</w:t>
      </w:r>
      <w:r w:rsidR="00DA6CC4">
        <w:rPr>
          <w:rFonts w:ascii="Candara Light" w:hAnsi="Candara Light"/>
        </w:rPr>
        <w:t xml:space="preserve">, </w:t>
      </w:r>
      <w:r w:rsidR="005248E3">
        <w:rPr>
          <w:rFonts w:ascii="Candara Light" w:hAnsi="Candara Light"/>
        </w:rPr>
        <w:t xml:space="preserve">which can be imported using </w:t>
      </w:r>
      <w:r w:rsidR="005919B8">
        <w:rPr>
          <w:rFonts w:ascii="Candara Light" w:hAnsi="Candara Light"/>
        </w:rPr>
        <w:t xml:space="preserve">the </w:t>
      </w:r>
      <w:r w:rsidR="005248E3">
        <w:rPr>
          <w:rFonts w:ascii="Candara Light" w:hAnsi="Candara Light"/>
        </w:rPr>
        <w:t>“</w:t>
      </w:r>
      <w:proofErr w:type="spellStart"/>
      <w:r w:rsidR="005248E3">
        <w:rPr>
          <w:rFonts w:ascii="Candara Light" w:hAnsi="Candara Light"/>
        </w:rPr>
        <w:t>npm</w:t>
      </w:r>
      <w:proofErr w:type="spellEnd"/>
      <w:r w:rsidR="005248E3">
        <w:rPr>
          <w:rFonts w:ascii="Candara Light" w:hAnsi="Candara Light"/>
        </w:rPr>
        <w:t>”</w:t>
      </w:r>
      <w:r w:rsidR="005919B8">
        <w:rPr>
          <w:rFonts w:ascii="Candara Light" w:hAnsi="Candara Light"/>
        </w:rPr>
        <w:t xml:space="preserve"> command</w:t>
      </w:r>
      <w:r w:rsidR="005248E3">
        <w:rPr>
          <w:rFonts w:ascii="Candara Light" w:hAnsi="Candara Light"/>
        </w:rPr>
        <w:t>.</w:t>
      </w:r>
    </w:p>
    <w:p w14:paraId="17F4E87A" w14:textId="5E969ADC" w:rsidR="008056E6" w:rsidRPr="00D32B9D" w:rsidRDefault="002A33D1" w:rsidP="00D32B9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proofErr w:type="spellStart"/>
      <w:r w:rsidRPr="002A33D1">
        <w:rPr>
          <w:rFonts w:ascii="Consolas" w:eastAsia="Times New Roman" w:hAnsi="Consolas" w:cs="Courier New"/>
          <w:color w:val="000000"/>
          <w:sz w:val="18"/>
          <w:szCs w:val="18"/>
          <w:bdr w:val="none" w:sz="0" w:space="0" w:color="auto" w:frame="1"/>
          <w:lang w:eastAsia="en-CA"/>
        </w:rPr>
        <w:t>npm</w:t>
      </w:r>
      <w:proofErr w:type="spellEnd"/>
      <w:r w:rsidRPr="002A33D1">
        <w:rPr>
          <w:rFonts w:ascii="Consolas" w:eastAsia="Times New Roman" w:hAnsi="Consolas" w:cs="Courier New"/>
          <w:color w:val="000000"/>
          <w:sz w:val="18"/>
          <w:szCs w:val="18"/>
          <w:bdr w:val="none" w:sz="0" w:space="0" w:color="auto" w:frame="1"/>
          <w:lang w:eastAsia="en-CA"/>
        </w:rPr>
        <w:t xml:space="preserve"> </w:t>
      </w:r>
      <w:proofErr w:type="spellStart"/>
      <w:r w:rsidRPr="002A33D1">
        <w:rPr>
          <w:rFonts w:ascii="Consolas" w:eastAsia="Times New Roman" w:hAnsi="Consolas" w:cs="Courier New"/>
          <w:color w:val="000000"/>
          <w:sz w:val="18"/>
          <w:szCs w:val="18"/>
          <w:bdr w:val="none" w:sz="0" w:space="0" w:color="auto" w:frame="1"/>
          <w:lang w:eastAsia="en-CA"/>
        </w:rPr>
        <w:t>init</w:t>
      </w:r>
      <w:proofErr w:type="spellEnd"/>
      <w:r w:rsidRPr="002A33D1">
        <w:rPr>
          <w:rFonts w:ascii="Consolas" w:eastAsia="Times New Roman" w:hAnsi="Consolas" w:cs="Courier New"/>
          <w:color w:val="000000"/>
          <w:sz w:val="18"/>
          <w:szCs w:val="18"/>
          <w:bdr w:val="none" w:sz="0" w:space="0" w:color="auto" w:frame="1"/>
          <w:lang w:eastAsia="en-CA"/>
        </w:rPr>
        <w:t xml:space="preserve"> </w:t>
      </w:r>
      <w:proofErr w:type="spellStart"/>
      <w:r w:rsidRPr="002A33D1">
        <w:rPr>
          <w:rFonts w:ascii="Consolas" w:eastAsia="Times New Roman" w:hAnsi="Consolas" w:cs="Courier New"/>
          <w:color w:val="000000"/>
          <w:sz w:val="18"/>
          <w:szCs w:val="18"/>
          <w:bdr w:val="none" w:sz="0" w:space="0" w:color="auto" w:frame="1"/>
          <w:lang w:eastAsia="en-CA"/>
        </w:rPr>
        <w:t>vite@latest</w:t>
      </w:r>
      <w:proofErr w:type="spellEnd"/>
    </w:p>
    <w:p w14:paraId="134A11FD" w14:textId="1D059E57" w:rsidR="002A33D1" w:rsidRPr="00EF3DB5" w:rsidRDefault="00D32B9D" w:rsidP="00EF3DB5">
      <w:pPr>
        <w:rPr>
          <w:rFonts w:ascii="Candara Light" w:hAnsi="Candara Light"/>
        </w:rPr>
      </w:pPr>
      <w:r>
        <w:rPr>
          <w:rFonts w:ascii="Candara Light" w:hAnsi="Candara Light"/>
        </w:rPr>
        <w:t xml:space="preserve">The </w:t>
      </w:r>
      <w:r w:rsidR="005919B8">
        <w:rPr>
          <w:rFonts w:ascii="Candara Light" w:hAnsi="Candara Light"/>
        </w:rPr>
        <w:t xml:space="preserve">client-side </w:t>
      </w:r>
      <w:r w:rsidR="00AF46C3">
        <w:rPr>
          <w:rFonts w:ascii="Candara Light" w:hAnsi="Candara Light"/>
        </w:rPr>
        <w:t xml:space="preserve">application will consist of the </w:t>
      </w:r>
      <w:r w:rsidR="00CC34E8">
        <w:rPr>
          <w:rFonts w:ascii="Candara Light" w:hAnsi="Candara Light"/>
        </w:rPr>
        <w:t>three files (</w:t>
      </w:r>
      <w:proofErr w:type="spellStart"/>
      <w:r w:rsidR="00AF46C3">
        <w:rPr>
          <w:rFonts w:ascii="Candara Light" w:hAnsi="Candara Light"/>
        </w:rPr>
        <w:t>main.jsx</w:t>
      </w:r>
      <w:proofErr w:type="spellEnd"/>
      <w:r w:rsidR="005C797E">
        <w:rPr>
          <w:rFonts w:ascii="Candara Light" w:hAnsi="Candara Light"/>
        </w:rPr>
        <w:t xml:space="preserve">, </w:t>
      </w:r>
      <w:proofErr w:type="spellStart"/>
      <w:r w:rsidR="005C797E">
        <w:rPr>
          <w:rFonts w:ascii="Candara Light" w:hAnsi="Candara Light"/>
        </w:rPr>
        <w:t>app.jsx</w:t>
      </w:r>
      <w:proofErr w:type="spellEnd"/>
      <w:r w:rsidR="005C797E">
        <w:rPr>
          <w:rFonts w:ascii="Candara Light" w:hAnsi="Candara Light"/>
        </w:rPr>
        <w:t xml:space="preserve">, </w:t>
      </w:r>
      <w:r w:rsidR="00CC34E8">
        <w:rPr>
          <w:rFonts w:ascii="Candara Light" w:hAnsi="Candara Light"/>
        </w:rPr>
        <w:t xml:space="preserve">and </w:t>
      </w:r>
      <w:r w:rsidR="005C797E">
        <w:rPr>
          <w:rFonts w:ascii="Candara Light" w:hAnsi="Candara Light"/>
        </w:rPr>
        <w:t>app.css</w:t>
      </w:r>
      <w:ins w:id="90" w:author="Laskovy, Andrew M" w:date="2022-08-23T23:14:00Z">
        <w:r w:rsidR="00CC34E8">
          <w:rPr>
            <w:rFonts w:ascii="Candara Light" w:hAnsi="Candara Light"/>
          </w:rPr>
          <w:t>)</w:t>
        </w:r>
      </w:ins>
      <w:r w:rsidR="005C797E">
        <w:rPr>
          <w:rFonts w:ascii="Candara Light" w:hAnsi="Candara Light"/>
        </w:rPr>
        <w:t xml:space="preserve">, </w:t>
      </w:r>
      <w:r w:rsidR="00CC34E8">
        <w:rPr>
          <w:rFonts w:ascii="Candara Light" w:hAnsi="Candara Light"/>
        </w:rPr>
        <w:t xml:space="preserve">as well as </w:t>
      </w:r>
      <w:r w:rsidR="005C797E">
        <w:rPr>
          <w:rFonts w:ascii="Candara Light" w:hAnsi="Candara Light"/>
        </w:rPr>
        <w:t xml:space="preserve">a </w:t>
      </w:r>
      <w:r w:rsidR="000549C7">
        <w:rPr>
          <w:rFonts w:ascii="Candara Light" w:hAnsi="Candara Light"/>
        </w:rPr>
        <w:t>“</w:t>
      </w:r>
      <w:proofErr w:type="spellStart"/>
      <w:r w:rsidR="005C797E">
        <w:rPr>
          <w:rFonts w:ascii="Candara Light" w:hAnsi="Candara Light"/>
        </w:rPr>
        <w:t>src</w:t>
      </w:r>
      <w:proofErr w:type="spellEnd"/>
      <w:r w:rsidR="000549C7">
        <w:rPr>
          <w:rFonts w:ascii="Candara Light" w:hAnsi="Candara Light"/>
        </w:rPr>
        <w:t>”</w:t>
      </w:r>
      <w:r w:rsidR="005C797E">
        <w:rPr>
          <w:rFonts w:ascii="Candara Light" w:hAnsi="Candara Light"/>
        </w:rPr>
        <w:t xml:space="preserve"> folder to contain all front-end and backend logic.</w:t>
      </w:r>
    </w:p>
    <w:p w14:paraId="21057A34" w14:textId="38A7A90E" w:rsidR="00242803" w:rsidRDefault="00242803" w:rsidP="00242803">
      <w:r>
        <w:rPr>
          <w:noProof/>
        </w:rPr>
        <w:lastRenderedPageBreak/>
        <w:drawing>
          <wp:inline distT="0" distB="0" distL="0" distR="0" wp14:anchorId="634A1A2F" wp14:editId="081A4380">
            <wp:extent cx="5943600" cy="238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89505"/>
                    </a:xfrm>
                    <a:prstGeom prst="rect">
                      <a:avLst/>
                    </a:prstGeom>
                  </pic:spPr>
                </pic:pic>
              </a:graphicData>
            </a:graphic>
          </wp:inline>
        </w:drawing>
      </w:r>
    </w:p>
    <w:p w14:paraId="130D46FF" w14:textId="54F81C2B" w:rsidR="005C41CE" w:rsidRDefault="00D112EE" w:rsidP="00242803">
      <w:pPr>
        <w:rPr>
          <w:rFonts w:ascii="Candara Light" w:hAnsi="Candara Light"/>
        </w:rPr>
      </w:pPr>
      <w:proofErr w:type="spellStart"/>
      <w:r w:rsidRPr="00D112EE">
        <w:rPr>
          <w:rFonts w:ascii="Candara Light" w:hAnsi="Candara Light"/>
          <w:b/>
          <w:bCs/>
        </w:rPr>
        <w:t>Src</w:t>
      </w:r>
      <w:proofErr w:type="spellEnd"/>
      <w:r>
        <w:t xml:space="preserve"> -&gt;</w:t>
      </w:r>
      <w:r w:rsidR="002C15F5">
        <w:t xml:space="preserve"> </w:t>
      </w:r>
      <w:r w:rsidR="002C15F5">
        <w:rPr>
          <w:rFonts w:ascii="Candara Light" w:hAnsi="Candara Light"/>
        </w:rPr>
        <w:t>contain</w:t>
      </w:r>
      <w:r w:rsidR="002F0A3E">
        <w:rPr>
          <w:rFonts w:ascii="Candara Light" w:hAnsi="Candara Light"/>
        </w:rPr>
        <w:t>s</w:t>
      </w:r>
      <w:r w:rsidR="002C15F5">
        <w:rPr>
          <w:rFonts w:ascii="Candara Light" w:hAnsi="Candara Light"/>
        </w:rPr>
        <w:t xml:space="preserve"> frontend and backend component</w:t>
      </w:r>
      <w:r w:rsidR="002F0A3E">
        <w:rPr>
          <w:rFonts w:ascii="Candara Light" w:hAnsi="Candara Light"/>
        </w:rPr>
        <w:t>s</w:t>
      </w:r>
    </w:p>
    <w:p w14:paraId="486C7C38" w14:textId="184B4D69" w:rsidR="002C15F5" w:rsidRDefault="002C15F5" w:rsidP="00242803">
      <w:pPr>
        <w:rPr>
          <w:rFonts w:ascii="Candara Light" w:hAnsi="Candara Light"/>
        </w:rPr>
      </w:pPr>
      <w:r w:rsidRPr="006C0EF9">
        <w:rPr>
          <w:rFonts w:ascii="Candara Light" w:hAnsi="Candara Light"/>
          <w:b/>
          <w:bCs/>
        </w:rPr>
        <w:t>Components</w:t>
      </w:r>
      <w:r>
        <w:rPr>
          <w:rFonts w:ascii="Candara Light" w:hAnsi="Candara Light"/>
        </w:rPr>
        <w:t xml:space="preserve"> -&gt; </w:t>
      </w:r>
      <w:r w:rsidR="004C2F30">
        <w:rPr>
          <w:rFonts w:ascii="Candara Light" w:hAnsi="Candara Light"/>
        </w:rPr>
        <w:t xml:space="preserve">frontend component, </w:t>
      </w:r>
      <w:r w:rsidR="004D155F">
        <w:rPr>
          <w:rFonts w:ascii="Candara Light" w:hAnsi="Candara Light"/>
        </w:rPr>
        <w:t xml:space="preserve">written in </w:t>
      </w:r>
      <w:proofErr w:type="spellStart"/>
      <w:r w:rsidR="00861F0F">
        <w:rPr>
          <w:rFonts w:ascii="Candara Light" w:hAnsi="Candara Light"/>
        </w:rPr>
        <w:t>J</w:t>
      </w:r>
      <w:r w:rsidR="004D155F">
        <w:rPr>
          <w:rFonts w:ascii="Candara Light" w:hAnsi="Candara Light"/>
        </w:rPr>
        <w:t>sx</w:t>
      </w:r>
      <w:proofErr w:type="spellEnd"/>
      <w:r w:rsidR="004D155F">
        <w:rPr>
          <w:rFonts w:ascii="Candara Light" w:hAnsi="Candara Light"/>
        </w:rPr>
        <w:t xml:space="preserve"> file</w:t>
      </w:r>
      <w:r w:rsidR="000549C7">
        <w:rPr>
          <w:rFonts w:ascii="Candara Light" w:hAnsi="Candara Light"/>
        </w:rPr>
        <w:t>,</w:t>
      </w:r>
      <w:r w:rsidR="004D155F">
        <w:rPr>
          <w:rFonts w:ascii="Candara Light" w:hAnsi="Candara Light"/>
        </w:rPr>
        <w:t xml:space="preserve"> which contains </w:t>
      </w:r>
      <w:r w:rsidR="00861F0F">
        <w:rPr>
          <w:rFonts w:ascii="Candara Light" w:hAnsi="Candara Light"/>
        </w:rPr>
        <w:t>JavaScript</w:t>
      </w:r>
      <w:r w:rsidR="004D155F">
        <w:rPr>
          <w:rFonts w:ascii="Candara Light" w:hAnsi="Candara Light"/>
        </w:rPr>
        <w:t xml:space="preserve"> and </w:t>
      </w:r>
      <w:r w:rsidR="00FF66E8">
        <w:rPr>
          <w:rFonts w:ascii="Candara Light" w:hAnsi="Candara Light"/>
        </w:rPr>
        <w:t>html</w:t>
      </w:r>
    </w:p>
    <w:p w14:paraId="67BE096B" w14:textId="0945790F" w:rsidR="00FF66E8" w:rsidRDefault="00FF66E8" w:rsidP="00242803">
      <w:pPr>
        <w:rPr>
          <w:rFonts w:ascii="Candara Light" w:hAnsi="Candara Light"/>
        </w:rPr>
      </w:pPr>
      <w:r w:rsidRPr="006C0EF9">
        <w:rPr>
          <w:rFonts w:ascii="Candara Light" w:hAnsi="Candara Light"/>
          <w:b/>
          <w:bCs/>
        </w:rPr>
        <w:t>Context</w:t>
      </w:r>
      <w:r>
        <w:rPr>
          <w:rFonts w:ascii="Candara Light" w:hAnsi="Candara Light"/>
        </w:rPr>
        <w:t xml:space="preserve"> -&gt; backend component, decide</w:t>
      </w:r>
      <w:r w:rsidR="000549C7">
        <w:rPr>
          <w:rFonts w:ascii="Candara Light" w:hAnsi="Candara Light"/>
        </w:rPr>
        <w:t>s</w:t>
      </w:r>
      <w:r>
        <w:rPr>
          <w:rFonts w:ascii="Candara Light" w:hAnsi="Candara Light"/>
        </w:rPr>
        <w:t xml:space="preserve"> how to receive information from </w:t>
      </w:r>
      <w:r w:rsidR="00BC327B">
        <w:rPr>
          <w:rFonts w:ascii="Candara Light" w:hAnsi="Candara Light"/>
        </w:rPr>
        <w:t xml:space="preserve">the </w:t>
      </w:r>
      <w:r>
        <w:rPr>
          <w:rFonts w:ascii="Candara Light" w:hAnsi="Candara Light"/>
        </w:rPr>
        <w:t xml:space="preserve">front- end and </w:t>
      </w:r>
      <w:r w:rsidR="00AA07F8">
        <w:rPr>
          <w:rFonts w:ascii="Candara Light" w:hAnsi="Candara Light"/>
        </w:rPr>
        <w:t xml:space="preserve">process it together with </w:t>
      </w:r>
      <w:r w:rsidR="000A0E83">
        <w:rPr>
          <w:rFonts w:ascii="Candara Light" w:hAnsi="Candara Light"/>
        </w:rPr>
        <w:t xml:space="preserve">the </w:t>
      </w:r>
      <w:r w:rsidR="00AA07F8">
        <w:rPr>
          <w:rFonts w:ascii="Candara Light" w:hAnsi="Candara Light"/>
        </w:rPr>
        <w:t>connected smart contract using “Ether.js”</w:t>
      </w:r>
    </w:p>
    <w:p w14:paraId="41B500B4" w14:textId="1D400CD4" w:rsidR="00AA07F8" w:rsidRDefault="00617F1F" w:rsidP="00242803">
      <w:pPr>
        <w:rPr>
          <w:rFonts w:ascii="Candara Light" w:hAnsi="Candara Light"/>
        </w:rPr>
      </w:pPr>
      <w:r w:rsidRPr="006C0EF9">
        <w:rPr>
          <w:rFonts w:ascii="Candara Light" w:hAnsi="Candara Light"/>
          <w:b/>
          <w:bCs/>
        </w:rPr>
        <w:t>Utils</w:t>
      </w:r>
      <w:r>
        <w:rPr>
          <w:rFonts w:ascii="Candara Light" w:hAnsi="Candara Light"/>
        </w:rPr>
        <w:t xml:space="preserve"> -&gt; </w:t>
      </w:r>
      <w:r w:rsidR="00AE3917">
        <w:rPr>
          <w:rFonts w:ascii="Candara Light" w:hAnsi="Candara Light"/>
        </w:rPr>
        <w:t>include</w:t>
      </w:r>
      <w:r w:rsidR="000549C7">
        <w:rPr>
          <w:rFonts w:ascii="Candara Light" w:hAnsi="Candara Light"/>
        </w:rPr>
        <w:t>s</w:t>
      </w:r>
      <w:r w:rsidR="00AE3917">
        <w:rPr>
          <w:rFonts w:ascii="Candara Light" w:hAnsi="Candara Light"/>
        </w:rPr>
        <w:t xml:space="preserve"> constants, </w:t>
      </w:r>
      <w:r w:rsidR="00681DF9">
        <w:rPr>
          <w:rFonts w:ascii="Candara Light" w:hAnsi="Candara Light"/>
        </w:rPr>
        <w:t>transaction detail</w:t>
      </w:r>
      <w:r w:rsidR="000549C7">
        <w:rPr>
          <w:rFonts w:ascii="Candara Light" w:hAnsi="Candara Light"/>
        </w:rPr>
        <w:t>s</w:t>
      </w:r>
      <w:r w:rsidR="00681DF9">
        <w:rPr>
          <w:rFonts w:ascii="Candara Light" w:hAnsi="Candara Light"/>
        </w:rPr>
        <w:t xml:space="preserve">, and global variables. Constants include the smart contract address and ABI. Transaction </w:t>
      </w:r>
      <w:r w:rsidR="001B5BBE">
        <w:rPr>
          <w:rFonts w:ascii="Candara Light" w:hAnsi="Candara Light"/>
        </w:rPr>
        <w:t>details</w:t>
      </w:r>
      <w:r w:rsidR="003F379B">
        <w:rPr>
          <w:rFonts w:ascii="Candara Light" w:hAnsi="Candara Light"/>
        </w:rPr>
        <w:t xml:space="preserve"> include all function</w:t>
      </w:r>
      <w:r w:rsidR="000549C7">
        <w:rPr>
          <w:rFonts w:ascii="Candara Light" w:hAnsi="Candara Light"/>
        </w:rPr>
        <w:t>s</w:t>
      </w:r>
      <w:r w:rsidR="003F379B">
        <w:rPr>
          <w:rFonts w:ascii="Candara Light" w:hAnsi="Candara Light"/>
        </w:rPr>
        <w:t xml:space="preserve"> of the smart contract as well as the block detail stored in json format.</w:t>
      </w:r>
      <w:r w:rsidR="00534FB8">
        <w:rPr>
          <w:rFonts w:ascii="Candara Light" w:hAnsi="Candara Light"/>
        </w:rPr>
        <w:t xml:space="preserve"> Global variable</w:t>
      </w:r>
      <w:r w:rsidR="000549C7">
        <w:rPr>
          <w:rFonts w:ascii="Candara Light" w:hAnsi="Candara Light"/>
        </w:rPr>
        <w:t>s</w:t>
      </w:r>
      <w:r w:rsidR="00534FB8">
        <w:rPr>
          <w:rFonts w:ascii="Candara Light" w:hAnsi="Candara Light"/>
        </w:rPr>
        <w:t xml:space="preserve"> can include commonly used variable</w:t>
      </w:r>
      <w:r w:rsidR="000549C7">
        <w:rPr>
          <w:rFonts w:ascii="Candara Light" w:hAnsi="Candara Light"/>
        </w:rPr>
        <w:t>s</w:t>
      </w:r>
      <w:r w:rsidR="00534FB8">
        <w:rPr>
          <w:rFonts w:ascii="Candara Light" w:hAnsi="Candara Light"/>
        </w:rPr>
        <w:t xml:space="preserve"> </w:t>
      </w:r>
      <w:r w:rsidR="001B5BBE">
        <w:rPr>
          <w:rFonts w:ascii="Candara Light" w:hAnsi="Candara Light"/>
        </w:rPr>
        <w:t>on the web application.</w:t>
      </w:r>
    </w:p>
    <w:p w14:paraId="72A5EAE0" w14:textId="471F571F" w:rsidR="001A608D" w:rsidRDefault="001A608D" w:rsidP="00242803">
      <w:pPr>
        <w:rPr>
          <w:rFonts w:ascii="Candara Light" w:hAnsi="Candara Light"/>
        </w:rPr>
      </w:pPr>
      <w:r w:rsidRPr="006C0EF9">
        <w:rPr>
          <w:rFonts w:ascii="Candara Light" w:hAnsi="Candara Light"/>
          <w:b/>
          <w:bCs/>
        </w:rPr>
        <w:t>App.css</w:t>
      </w:r>
      <w:r>
        <w:rPr>
          <w:rFonts w:ascii="Candara Light" w:hAnsi="Candara Light"/>
        </w:rPr>
        <w:t xml:space="preserve"> -&gt; setting for </w:t>
      </w:r>
      <w:r w:rsidR="00EB1FBE" w:rsidRPr="00EB1FBE">
        <w:rPr>
          <w:rFonts w:ascii="Candara Light" w:hAnsi="Candara Light"/>
        </w:rPr>
        <w:t>aesthetic</w:t>
      </w:r>
      <w:r w:rsidR="000549C7">
        <w:rPr>
          <w:rFonts w:ascii="Candara Light" w:hAnsi="Candara Light"/>
        </w:rPr>
        <w:t>s</w:t>
      </w:r>
      <w:r w:rsidR="00EB1FBE">
        <w:rPr>
          <w:rFonts w:ascii="Candara Light" w:hAnsi="Candara Light"/>
        </w:rPr>
        <w:t xml:space="preserve"> on the website</w:t>
      </w:r>
    </w:p>
    <w:p w14:paraId="22BFBD0C" w14:textId="69DFCBF4" w:rsidR="00EB1FBE" w:rsidRDefault="00EB1FBE" w:rsidP="00242803">
      <w:pPr>
        <w:rPr>
          <w:rFonts w:ascii="Candara Light" w:hAnsi="Candara Light"/>
        </w:rPr>
      </w:pPr>
      <w:proofErr w:type="spellStart"/>
      <w:r w:rsidRPr="006C0EF9">
        <w:rPr>
          <w:rFonts w:ascii="Candara Light" w:hAnsi="Candara Light"/>
          <w:b/>
          <w:bCs/>
        </w:rPr>
        <w:t>App.jsx</w:t>
      </w:r>
      <w:proofErr w:type="spellEnd"/>
      <w:r>
        <w:rPr>
          <w:rFonts w:ascii="Candara Light" w:hAnsi="Candara Light"/>
        </w:rPr>
        <w:t xml:space="preserve"> -&gt; layout of the app</w:t>
      </w:r>
    </w:p>
    <w:p w14:paraId="6EDB2F26" w14:textId="1B1624C9" w:rsidR="00534FB8" w:rsidRDefault="00EB1FBE" w:rsidP="00242803">
      <w:pPr>
        <w:rPr>
          <w:rFonts w:ascii="Candara Light" w:hAnsi="Candara Light"/>
        </w:rPr>
      </w:pPr>
      <w:proofErr w:type="spellStart"/>
      <w:r w:rsidRPr="006C0EF9">
        <w:rPr>
          <w:rFonts w:ascii="Candara Light" w:hAnsi="Candara Light"/>
          <w:b/>
          <w:bCs/>
        </w:rPr>
        <w:t>Main.jsx</w:t>
      </w:r>
      <w:proofErr w:type="spellEnd"/>
      <w:r>
        <w:rPr>
          <w:rFonts w:ascii="Candara Light" w:hAnsi="Candara Light"/>
        </w:rPr>
        <w:t xml:space="preserve"> -&gt; deployment program for </w:t>
      </w:r>
      <w:r w:rsidR="006C0EF9">
        <w:rPr>
          <w:rFonts w:ascii="Candara Light" w:hAnsi="Candara Light"/>
        </w:rPr>
        <w:t>the application</w:t>
      </w:r>
    </w:p>
    <w:p w14:paraId="3B8DEC0A" w14:textId="719EAB46" w:rsidR="00A73262" w:rsidRDefault="00A73262" w:rsidP="00242803">
      <w:pPr>
        <w:rPr>
          <w:rFonts w:ascii="Candara Light" w:hAnsi="Candara Light"/>
        </w:rPr>
      </w:pPr>
      <w:r>
        <w:rPr>
          <w:rFonts w:ascii="Candara Light" w:hAnsi="Candara Light"/>
        </w:rPr>
        <w:t xml:space="preserve">After setting up the sample application, the first </w:t>
      </w:r>
      <w:r w:rsidR="00261779">
        <w:rPr>
          <w:rFonts w:ascii="Candara Light" w:hAnsi="Candara Light"/>
        </w:rPr>
        <w:t xml:space="preserve">task </w:t>
      </w:r>
      <w:r w:rsidR="003B7916">
        <w:rPr>
          <w:rFonts w:ascii="Candara Light" w:hAnsi="Candara Light"/>
        </w:rPr>
        <w:t xml:space="preserve">is to set up the connection with </w:t>
      </w:r>
      <w:r w:rsidR="00261779">
        <w:rPr>
          <w:rFonts w:ascii="Candara Light" w:hAnsi="Candara Light"/>
        </w:rPr>
        <w:t xml:space="preserve">the </w:t>
      </w:r>
      <w:r w:rsidR="003B7916">
        <w:rPr>
          <w:rFonts w:ascii="Candara Light" w:hAnsi="Candara Light"/>
        </w:rPr>
        <w:t xml:space="preserve">smart contract. This can be accomplished </w:t>
      </w:r>
      <w:r w:rsidR="00215109">
        <w:rPr>
          <w:rFonts w:ascii="Candara Light" w:hAnsi="Candara Light"/>
        </w:rPr>
        <w:t>by putting the “</w:t>
      </w:r>
      <w:proofErr w:type="spellStart"/>
      <w:proofErr w:type="gramStart"/>
      <w:r w:rsidR="00215109">
        <w:rPr>
          <w:rFonts w:ascii="Candara Light" w:hAnsi="Candara Light"/>
        </w:rPr>
        <w:t>transaction.json</w:t>
      </w:r>
      <w:proofErr w:type="spellEnd"/>
      <w:proofErr w:type="gramEnd"/>
      <w:r w:rsidR="00215109">
        <w:rPr>
          <w:rFonts w:ascii="Candara Light" w:hAnsi="Candara Light"/>
        </w:rPr>
        <w:t xml:space="preserve">” file </w:t>
      </w:r>
      <w:r w:rsidR="005F5FC7">
        <w:rPr>
          <w:rFonts w:ascii="Candara Light" w:hAnsi="Candara Light"/>
        </w:rPr>
        <w:t xml:space="preserve">generated </w:t>
      </w:r>
      <w:r w:rsidR="00150A86">
        <w:rPr>
          <w:rFonts w:ascii="Candara Light" w:hAnsi="Candara Light"/>
        </w:rPr>
        <w:t>from</w:t>
      </w:r>
      <w:r w:rsidR="005F5FC7">
        <w:rPr>
          <w:rFonts w:ascii="Candara Light" w:hAnsi="Candara Light"/>
        </w:rPr>
        <w:t xml:space="preserve"> the artifact folder </w:t>
      </w:r>
      <w:r w:rsidR="00DA5759">
        <w:rPr>
          <w:rFonts w:ascii="Candara Light" w:hAnsi="Candara Light"/>
        </w:rPr>
        <w:t xml:space="preserve">in the smart contract </w:t>
      </w:r>
      <w:r w:rsidR="005F5FC7">
        <w:rPr>
          <w:rFonts w:ascii="Candara Light" w:hAnsi="Candara Light"/>
        </w:rPr>
        <w:t xml:space="preserve">and put </w:t>
      </w:r>
      <w:r w:rsidR="00572528">
        <w:rPr>
          <w:rFonts w:ascii="Candara Light" w:hAnsi="Candara Light"/>
        </w:rPr>
        <w:t>“</w:t>
      </w:r>
      <w:proofErr w:type="spellStart"/>
      <w:r w:rsidR="00572528">
        <w:rPr>
          <w:rFonts w:ascii="Candara Light" w:hAnsi="Candara Light"/>
        </w:rPr>
        <w:t>transaction.json</w:t>
      </w:r>
      <w:proofErr w:type="spellEnd"/>
      <w:r w:rsidR="00572528">
        <w:rPr>
          <w:rFonts w:ascii="Candara Light" w:hAnsi="Candara Light"/>
        </w:rPr>
        <w:t>”</w:t>
      </w:r>
      <w:r w:rsidR="005F5FC7">
        <w:rPr>
          <w:rFonts w:ascii="Candara Light" w:hAnsi="Candara Light"/>
        </w:rPr>
        <w:t xml:space="preserve"> into utils and </w:t>
      </w:r>
      <w:r w:rsidR="00907927">
        <w:rPr>
          <w:rFonts w:ascii="Candara Light" w:hAnsi="Candara Light"/>
        </w:rPr>
        <w:t xml:space="preserve">creating </w:t>
      </w:r>
      <w:r w:rsidR="005F5FC7">
        <w:rPr>
          <w:rFonts w:ascii="Candara Light" w:hAnsi="Candara Light"/>
        </w:rPr>
        <w:t xml:space="preserve">variables </w:t>
      </w:r>
      <w:r w:rsidR="004172E6">
        <w:rPr>
          <w:rFonts w:ascii="Candara Light" w:hAnsi="Candara Light"/>
        </w:rPr>
        <w:t xml:space="preserve">for ABI and </w:t>
      </w:r>
      <w:r w:rsidR="00907927">
        <w:rPr>
          <w:rFonts w:ascii="Candara Light" w:hAnsi="Candara Light"/>
        </w:rPr>
        <w:t xml:space="preserve">the </w:t>
      </w:r>
      <w:r w:rsidR="004172E6">
        <w:rPr>
          <w:rFonts w:ascii="Candara Light" w:hAnsi="Candara Light"/>
        </w:rPr>
        <w:t>contract address.</w:t>
      </w:r>
    </w:p>
    <w:p w14:paraId="2A87689E" w14:textId="77777777" w:rsidR="00924AB2" w:rsidRPr="00924AB2" w:rsidRDefault="00924AB2" w:rsidP="00924AB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4AB2">
        <w:rPr>
          <w:rFonts w:ascii="Consolas" w:eastAsia="Times New Roman" w:hAnsi="Consolas" w:cs="Courier New"/>
          <w:b/>
          <w:bCs/>
          <w:color w:val="006699"/>
          <w:sz w:val="18"/>
          <w:szCs w:val="18"/>
          <w:bdr w:val="none" w:sz="0" w:space="0" w:color="auto" w:frame="1"/>
          <w:lang w:eastAsia="en-CA"/>
        </w:rPr>
        <w:t>import</w:t>
      </w:r>
      <w:r w:rsidRPr="00924AB2">
        <w:rPr>
          <w:rFonts w:ascii="Consolas" w:eastAsia="Times New Roman" w:hAnsi="Consolas" w:cs="Times New Roman"/>
          <w:color w:val="000000"/>
          <w:sz w:val="18"/>
          <w:szCs w:val="18"/>
          <w:lang w:eastAsia="en-CA"/>
        </w:rPr>
        <w:t xml:space="preserve"> </w:t>
      </w:r>
      <w:proofErr w:type="spellStart"/>
      <w:r w:rsidRPr="00924AB2">
        <w:rPr>
          <w:rFonts w:ascii="Consolas" w:eastAsia="Times New Roman" w:hAnsi="Consolas" w:cs="Courier New"/>
          <w:color w:val="000000"/>
          <w:sz w:val="18"/>
          <w:szCs w:val="18"/>
          <w:bdr w:val="none" w:sz="0" w:space="0" w:color="auto" w:frame="1"/>
          <w:lang w:eastAsia="en-CA"/>
        </w:rPr>
        <w:t>abi</w:t>
      </w:r>
      <w:proofErr w:type="spellEnd"/>
      <w:r w:rsidRPr="00924AB2">
        <w:rPr>
          <w:rFonts w:ascii="Consolas" w:eastAsia="Times New Roman" w:hAnsi="Consolas" w:cs="Courier New"/>
          <w:color w:val="000000"/>
          <w:sz w:val="18"/>
          <w:szCs w:val="18"/>
          <w:bdr w:val="none" w:sz="0" w:space="0" w:color="auto" w:frame="1"/>
          <w:lang w:eastAsia="en-CA"/>
        </w:rPr>
        <w:t xml:space="preserve"> </w:t>
      </w:r>
      <w:r w:rsidRPr="00924AB2">
        <w:rPr>
          <w:rFonts w:ascii="Consolas" w:eastAsia="Times New Roman" w:hAnsi="Consolas" w:cs="Courier New"/>
          <w:b/>
          <w:bCs/>
          <w:color w:val="006699"/>
          <w:sz w:val="18"/>
          <w:szCs w:val="18"/>
          <w:bdr w:val="none" w:sz="0" w:space="0" w:color="auto" w:frame="1"/>
          <w:lang w:eastAsia="en-CA"/>
        </w:rPr>
        <w:t>from</w:t>
      </w:r>
      <w:r w:rsidRPr="00924AB2">
        <w:rPr>
          <w:rFonts w:ascii="Consolas" w:eastAsia="Times New Roman" w:hAnsi="Consolas" w:cs="Times New Roman"/>
          <w:color w:val="000000"/>
          <w:sz w:val="18"/>
          <w:szCs w:val="18"/>
          <w:lang w:eastAsia="en-CA"/>
        </w:rPr>
        <w:t xml:space="preserve"> </w:t>
      </w:r>
      <w:r w:rsidRPr="00924AB2">
        <w:rPr>
          <w:rFonts w:ascii="Consolas" w:eastAsia="Times New Roman" w:hAnsi="Consolas" w:cs="Courier New"/>
          <w:color w:val="0000FF"/>
          <w:sz w:val="18"/>
          <w:szCs w:val="18"/>
          <w:bdr w:val="none" w:sz="0" w:space="0" w:color="auto" w:frame="1"/>
          <w:lang w:eastAsia="en-CA"/>
        </w:rPr>
        <w:t>'./</w:t>
      </w:r>
      <w:proofErr w:type="spellStart"/>
      <w:r w:rsidRPr="00924AB2">
        <w:rPr>
          <w:rFonts w:ascii="Consolas" w:eastAsia="Times New Roman" w:hAnsi="Consolas" w:cs="Courier New"/>
          <w:color w:val="0000FF"/>
          <w:sz w:val="18"/>
          <w:szCs w:val="18"/>
          <w:bdr w:val="none" w:sz="0" w:space="0" w:color="auto" w:frame="1"/>
          <w:lang w:eastAsia="en-CA"/>
        </w:rPr>
        <w:t>Transactions.json</w:t>
      </w:r>
      <w:proofErr w:type="spellEnd"/>
      <w:r w:rsidRPr="00924AB2">
        <w:rPr>
          <w:rFonts w:ascii="Consolas" w:eastAsia="Times New Roman" w:hAnsi="Consolas" w:cs="Courier New"/>
          <w:color w:val="0000FF"/>
          <w:sz w:val="18"/>
          <w:szCs w:val="18"/>
          <w:bdr w:val="none" w:sz="0" w:space="0" w:color="auto" w:frame="1"/>
          <w:lang w:eastAsia="en-CA"/>
        </w:rPr>
        <w:t>'</w:t>
      </w:r>
      <w:r w:rsidRPr="00924AB2">
        <w:rPr>
          <w:rFonts w:ascii="Consolas" w:eastAsia="Times New Roman" w:hAnsi="Consolas" w:cs="Courier New"/>
          <w:color w:val="000000"/>
          <w:sz w:val="18"/>
          <w:szCs w:val="18"/>
          <w:bdr w:val="none" w:sz="0" w:space="0" w:color="auto" w:frame="1"/>
          <w:lang w:eastAsia="en-CA"/>
        </w:rPr>
        <w:t>;</w:t>
      </w:r>
    </w:p>
    <w:p w14:paraId="27C539A9" w14:textId="77777777" w:rsidR="00924AB2" w:rsidRPr="00924AB2" w:rsidRDefault="00924AB2" w:rsidP="00924AB2">
      <w:pPr>
        <w:numPr>
          <w:ilvl w:val="0"/>
          <w:numId w:val="2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924AB2">
        <w:rPr>
          <w:rFonts w:ascii="Consolas" w:eastAsia="Times New Roman" w:hAnsi="Consolas" w:cs="Times New Roman"/>
          <w:color w:val="000000"/>
          <w:sz w:val="18"/>
          <w:szCs w:val="18"/>
          <w:lang w:eastAsia="en-CA"/>
        </w:rPr>
        <w:t> </w:t>
      </w:r>
    </w:p>
    <w:p w14:paraId="5441CE14" w14:textId="77777777" w:rsidR="00924AB2" w:rsidRPr="00924AB2" w:rsidRDefault="00924AB2" w:rsidP="00924AB2">
      <w:pPr>
        <w:numPr>
          <w:ilvl w:val="0"/>
          <w:numId w:val="2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924AB2">
        <w:rPr>
          <w:rFonts w:ascii="Consolas" w:eastAsia="Times New Roman" w:hAnsi="Consolas" w:cs="Times New Roman"/>
          <w:color w:val="000000"/>
          <w:sz w:val="18"/>
          <w:szCs w:val="18"/>
          <w:lang w:eastAsia="en-CA"/>
        </w:rPr>
        <w:t> </w:t>
      </w:r>
    </w:p>
    <w:p w14:paraId="7B8BAC41" w14:textId="77777777" w:rsidR="00924AB2" w:rsidRPr="00924AB2" w:rsidRDefault="00924AB2" w:rsidP="00924AB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4AB2">
        <w:rPr>
          <w:rFonts w:ascii="Consolas" w:eastAsia="Times New Roman" w:hAnsi="Consolas" w:cs="Courier New"/>
          <w:b/>
          <w:bCs/>
          <w:color w:val="006699"/>
          <w:sz w:val="18"/>
          <w:szCs w:val="18"/>
          <w:bdr w:val="none" w:sz="0" w:space="0" w:color="auto" w:frame="1"/>
          <w:lang w:eastAsia="en-CA"/>
        </w:rPr>
        <w:t>export</w:t>
      </w:r>
      <w:r w:rsidRPr="00924AB2">
        <w:rPr>
          <w:rFonts w:ascii="Consolas" w:eastAsia="Times New Roman" w:hAnsi="Consolas" w:cs="Times New Roman"/>
          <w:color w:val="000000"/>
          <w:sz w:val="18"/>
          <w:szCs w:val="18"/>
          <w:lang w:eastAsia="en-CA"/>
        </w:rPr>
        <w:t xml:space="preserve"> </w:t>
      </w:r>
      <w:r w:rsidRPr="00924AB2">
        <w:rPr>
          <w:rFonts w:ascii="Consolas" w:eastAsia="Times New Roman" w:hAnsi="Consolas" w:cs="Courier New"/>
          <w:color w:val="000000"/>
          <w:sz w:val="18"/>
          <w:szCs w:val="18"/>
          <w:bdr w:val="none" w:sz="0" w:space="0" w:color="auto" w:frame="1"/>
          <w:lang w:eastAsia="en-CA"/>
        </w:rPr>
        <w:t xml:space="preserve">const </w:t>
      </w:r>
      <w:proofErr w:type="spellStart"/>
      <w:r w:rsidRPr="00924AB2">
        <w:rPr>
          <w:rFonts w:ascii="Consolas" w:eastAsia="Times New Roman" w:hAnsi="Consolas" w:cs="Courier New"/>
          <w:color w:val="000000"/>
          <w:sz w:val="18"/>
          <w:szCs w:val="18"/>
          <w:bdr w:val="none" w:sz="0" w:space="0" w:color="auto" w:frame="1"/>
          <w:lang w:eastAsia="en-CA"/>
        </w:rPr>
        <w:t>contractABI</w:t>
      </w:r>
      <w:proofErr w:type="spellEnd"/>
      <w:r w:rsidRPr="00924AB2">
        <w:rPr>
          <w:rFonts w:ascii="Consolas" w:eastAsia="Times New Roman" w:hAnsi="Consolas" w:cs="Courier New"/>
          <w:color w:val="000000"/>
          <w:sz w:val="18"/>
          <w:szCs w:val="18"/>
          <w:bdr w:val="none" w:sz="0" w:space="0" w:color="auto" w:frame="1"/>
          <w:lang w:eastAsia="en-CA"/>
        </w:rPr>
        <w:t xml:space="preserve"> = </w:t>
      </w:r>
      <w:proofErr w:type="spellStart"/>
      <w:r w:rsidRPr="00924AB2">
        <w:rPr>
          <w:rFonts w:ascii="Consolas" w:eastAsia="Times New Roman" w:hAnsi="Consolas" w:cs="Courier New"/>
          <w:color w:val="000000"/>
          <w:sz w:val="18"/>
          <w:szCs w:val="18"/>
          <w:bdr w:val="none" w:sz="0" w:space="0" w:color="auto" w:frame="1"/>
          <w:lang w:eastAsia="en-CA"/>
        </w:rPr>
        <w:t>abi.abi</w:t>
      </w:r>
      <w:proofErr w:type="spellEnd"/>
      <w:r w:rsidRPr="00924AB2">
        <w:rPr>
          <w:rFonts w:ascii="Consolas" w:eastAsia="Times New Roman" w:hAnsi="Consolas" w:cs="Courier New"/>
          <w:color w:val="000000"/>
          <w:sz w:val="18"/>
          <w:szCs w:val="18"/>
          <w:bdr w:val="none" w:sz="0" w:space="0" w:color="auto" w:frame="1"/>
          <w:lang w:eastAsia="en-CA"/>
        </w:rPr>
        <w:t>;</w:t>
      </w:r>
    </w:p>
    <w:p w14:paraId="7C450A26" w14:textId="0891863F" w:rsidR="00924AB2" w:rsidRPr="00924AB2" w:rsidRDefault="00924AB2" w:rsidP="0024280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4AB2">
        <w:rPr>
          <w:rFonts w:ascii="Consolas" w:eastAsia="Times New Roman" w:hAnsi="Consolas" w:cs="Courier New"/>
          <w:b/>
          <w:bCs/>
          <w:color w:val="006699"/>
          <w:sz w:val="18"/>
          <w:szCs w:val="18"/>
          <w:bdr w:val="none" w:sz="0" w:space="0" w:color="auto" w:frame="1"/>
          <w:lang w:eastAsia="en-CA"/>
        </w:rPr>
        <w:t>export</w:t>
      </w:r>
      <w:r w:rsidRPr="00924AB2">
        <w:rPr>
          <w:rFonts w:ascii="Consolas" w:eastAsia="Times New Roman" w:hAnsi="Consolas" w:cs="Times New Roman"/>
          <w:color w:val="000000"/>
          <w:sz w:val="18"/>
          <w:szCs w:val="18"/>
          <w:lang w:eastAsia="en-CA"/>
        </w:rPr>
        <w:t xml:space="preserve"> </w:t>
      </w:r>
      <w:r w:rsidRPr="00924AB2">
        <w:rPr>
          <w:rFonts w:ascii="Consolas" w:eastAsia="Times New Roman" w:hAnsi="Consolas" w:cs="Courier New"/>
          <w:color w:val="000000"/>
          <w:sz w:val="18"/>
          <w:szCs w:val="18"/>
          <w:bdr w:val="none" w:sz="0" w:space="0" w:color="auto" w:frame="1"/>
          <w:lang w:eastAsia="en-CA"/>
        </w:rPr>
        <w:t xml:space="preserve">const </w:t>
      </w:r>
      <w:proofErr w:type="spellStart"/>
      <w:r w:rsidRPr="00924AB2">
        <w:rPr>
          <w:rFonts w:ascii="Consolas" w:eastAsia="Times New Roman" w:hAnsi="Consolas" w:cs="Courier New"/>
          <w:color w:val="000000"/>
          <w:sz w:val="18"/>
          <w:szCs w:val="18"/>
          <w:bdr w:val="none" w:sz="0" w:space="0" w:color="auto" w:frame="1"/>
          <w:lang w:eastAsia="en-CA"/>
        </w:rPr>
        <w:t>contractAddress</w:t>
      </w:r>
      <w:proofErr w:type="spellEnd"/>
      <w:r w:rsidRPr="00924AB2">
        <w:rPr>
          <w:rFonts w:ascii="Consolas" w:eastAsia="Times New Roman" w:hAnsi="Consolas" w:cs="Courier New"/>
          <w:color w:val="000000"/>
          <w:sz w:val="18"/>
          <w:szCs w:val="18"/>
          <w:bdr w:val="none" w:sz="0" w:space="0" w:color="auto" w:frame="1"/>
          <w:lang w:eastAsia="en-CA"/>
        </w:rPr>
        <w:t xml:space="preserve"> = </w:t>
      </w:r>
      <w:r w:rsidRPr="00924AB2">
        <w:rPr>
          <w:rFonts w:ascii="Consolas" w:eastAsia="Times New Roman" w:hAnsi="Consolas" w:cs="Courier New"/>
          <w:color w:val="0000FF"/>
          <w:sz w:val="18"/>
          <w:szCs w:val="18"/>
          <w:bdr w:val="none" w:sz="0" w:space="0" w:color="auto" w:frame="1"/>
          <w:lang w:eastAsia="en-CA"/>
        </w:rPr>
        <w:t>'0xF747CFC3291fdC2B4066d3e782384B8C65035583'</w:t>
      </w:r>
      <w:r w:rsidRPr="00924AB2">
        <w:rPr>
          <w:rFonts w:ascii="Consolas" w:eastAsia="Times New Roman" w:hAnsi="Consolas" w:cs="Courier New"/>
          <w:color w:val="000000"/>
          <w:sz w:val="18"/>
          <w:szCs w:val="18"/>
          <w:bdr w:val="none" w:sz="0" w:space="0" w:color="auto" w:frame="1"/>
          <w:lang w:eastAsia="en-CA"/>
        </w:rPr>
        <w:t>;</w:t>
      </w:r>
    </w:p>
    <w:p w14:paraId="1F667D18" w14:textId="3F6137FF" w:rsidR="00B55C4B" w:rsidRDefault="00324EA2" w:rsidP="00230300">
      <w:pPr>
        <w:rPr>
          <w:rFonts w:ascii="Candara Light" w:hAnsi="Candara Light"/>
        </w:rPr>
      </w:pPr>
      <w:proofErr w:type="gramStart"/>
      <w:r>
        <w:rPr>
          <w:rFonts w:ascii="Candara Light" w:hAnsi="Candara Light"/>
        </w:rPr>
        <w:t>In order to</w:t>
      </w:r>
      <w:proofErr w:type="gramEnd"/>
      <w:r>
        <w:rPr>
          <w:rFonts w:ascii="Candara Light" w:hAnsi="Candara Light"/>
        </w:rPr>
        <w:t xml:space="preserve"> connect to </w:t>
      </w:r>
      <w:r w:rsidR="00907927">
        <w:rPr>
          <w:rFonts w:ascii="Candara Light" w:hAnsi="Candara Light"/>
        </w:rPr>
        <w:t xml:space="preserve">the </w:t>
      </w:r>
      <w:r>
        <w:rPr>
          <w:rFonts w:ascii="Candara Light" w:hAnsi="Candara Light"/>
        </w:rPr>
        <w:t xml:space="preserve">client-side application, </w:t>
      </w:r>
      <w:r w:rsidR="00B0164B">
        <w:rPr>
          <w:rFonts w:ascii="Candara Light" w:hAnsi="Candara Light"/>
        </w:rPr>
        <w:t xml:space="preserve">ABI and </w:t>
      </w:r>
      <w:r w:rsidR="007C49B4">
        <w:rPr>
          <w:rFonts w:ascii="Candara Light" w:hAnsi="Candara Light"/>
        </w:rPr>
        <w:t xml:space="preserve">the </w:t>
      </w:r>
      <w:r w:rsidR="00B0164B">
        <w:rPr>
          <w:rFonts w:ascii="Candara Light" w:hAnsi="Candara Light"/>
        </w:rPr>
        <w:t xml:space="preserve">address for the smart contract </w:t>
      </w:r>
      <w:r w:rsidR="007C49B4">
        <w:rPr>
          <w:rFonts w:ascii="Candara Light" w:hAnsi="Candara Light"/>
        </w:rPr>
        <w:t xml:space="preserve">must </w:t>
      </w:r>
      <w:r w:rsidR="00B0164B">
        <w:rPr>
          <w:rFonts w:ascii="Candara Light" w:hAnsi="Candara Light"/>
        </w:rPr>
        <w:t xml:space="preserve">be imported from </w:t>
      </w:r>
      <w:r w:rsidR="007C49B4">
        <w:rPr>
          <w:rFonts w:ascii="Candara Light" w:hAnsi="Candara Light"/>
        </w:rPr>
        <w:t xml:space="preserve">the </w:t>
      </w:r>
      <w:r w:rsidR="00646A54">
        <w:rPr>
          <w:rFonts w:ascii="Candara Light" w:hAnsi="Candara Light"/>
        </w:rPr>
        <w:t xml:space="preserve">artifact </w:t>
      </w:r>
      <w:r w:rsidR="00D37F2F">
        <w:rPr>
          <w:rFonts w:ascii="Candara Light" w:hAnsi="Candara Light"/>
        </w:rPr>
        <w:t>folder and</w:t>
      </w:r>
      <w:r w:rsidR="00F70F5F">
        <w:rPr>
          <w:rFonts w:ascii="Candara Light" w:hAnsi="Candara Light"/>
        </w:rPr>
        <w:t xml:space="preserve"> be used as </w:t>
      </w:r>
      <w:r w:rsidR="000B6DBE">
        <w:rPr>
          <w:rFonts w:ascii="Candara Light" w:hAnsi="Candara Light"/>
        </w:rPr>
        <w:t>two separate constants</w:t>
      </w:r>
      <w:r w:rsidR="00D37F2F">
        <w:rPr>
          <w:rFonts w:ascii="Candara Light" w:hAnsi="Candara Light"/>
        </w:rPr>
        <w:t>. These constants can be interpreted by “Ether.js”,</w:t>
      </w:r>
      <w:r w:rsidR="00D0597C">
        <w:rPr>
          <w:rFonts w:ascii="Candara Light" w:hAnsi="Candara Light"/>
        </w:rPr>
        <w:t xml:space="preserve"> </w:t>
      </w:r>
      <w:r w:rsidR="00D37F2F">
        <w:rPr>
          <w:rFonts w:ascii="Candara Light" w:hAnsi="Candara Light"/>
        </w:rPr>
        <w:t>a JavaScript package</w:t>
      </w:r>
      <w:r w:rsidR="00693167">
        <w:rPr>
          <w:rFonts w:ascii="Candara Light" w:hAnsi="Candara Light"/>
        </w:rPr>
        <w:t xml:space="preserve">, that allows us </w:t>
      </w:r>
      <w:r w:rsidR="006251AF">
        <w:rPr>
          <w:rFonts w:ascii="Candara Light" w:hAnsi="Candara Light"/>
        </w:rPr>
        <w:t xml:space="preserve">to </w:t>
      </w:r>
      <w:r w:rsidR="000503F6">
        <w:rPr>
          <w:rFonts w:ascii="Candara Light" w:hAnsi="Candara Light"/>
        </w:rPr>
        <w:t xml:space="preserve">interact with </w:t>
      </w:r>
      <w:r w:rsidR="008308C0">
        <w:rPr>
          <w:rFonts w:ascii="Candara Light" w:hAnsi="Candara Light"/>
        </w:rPr>
        <w:t xml:space="preserve">the </w:t>
      </w:r>
      <w:r w:rsidR="003C7997">
        <w:rPr>
          <w:rFonts w:ascii="Candara Light" w:hAnsi="Candara Light"/>
        </w:rPr>
        <w:t xml:space="preserve">Ethereum object and </w:t>
      </w:r>
      <w:r w:rsidR="002F47A6">
        <w:rPr>
          <w:rFonts w:ascii="Candara Light" w:hAnsi="Candara Light"/>
        </w:rPr>
        <w:t>its ecosystems.</w:t>
      </w:r>
      <w:r w:rsidR="005304CC">
        <w:rPr>
          <w:rFonts w:ascii="Candara Light" w:hAnsi="Candara Light"/>
        </w:rPr>
        <w:t xml:space="preserve"> </w:t>
      </w:r>
      <w:r w:rsidR="00FA0AE7">
        <w:rPr>
          <w:rFonts w:ascii="Candara Light" w:hAnsi="Candara Light"/>
        </w:rPr>
        <w:t>As a result</w:t>
      </w:r>
      <w:r w:rsidR="00D0597C">
        <w:rPr>
          <w:rFonts w:ascii="Candara Light" w:hAnsi="Candara Light"/>
        </w:rPr>
        <w:t>,</w:t>
      </w:r>
      <w:r w:rsidR="00555AFF">
        <w:rPr>
          <w:rFonts w:ascii="Candara Light" w:hAnsi="Candara Light"/>
        </w:rPr>
        <w:t xml:space="preserve"> we get access to below feature</w:t>
      </w:r>
      <w:r w:rsidR="00D0597C">
        <w:rPr>
          <w:rFonts w:ascii="Candara Light" w:hAnsi="Candara Light"/>
        </w:rPr>
        <w:t>s</w:t>
      </w:r>
      <w:r w:rsidR="00496FF2">
        <w:rPr>
          <w:rFonts w:ascii="Candara Light" w:hAnsi="Candara Light"/>
        </w:rPr>
        <w:t>[</w:t>
      </w:r>
      <w:hyperlink r:id="rId52" w:history="1">
        <w:r w:rsidR="00895D6E">
          <w:rPr>
            <w:rStyle w:val="Hyperlink"/>
            <w:rFonts w:ascii="Candara Light" w:hAnsi="Candara Light"/>
          </w:rPr>
          <w:t>19</w:t>
        </w:r>
      </w:hyperlink>
      <w:r w:rsidR="00496FF2">
        <w:rPr>
          <w:rFonts w:ascii="Candara Light" w:hAnsi="Candara Light"/>
        </w:rPr>
        <w:t>]</w:t>
      </w:r>
      <w:r w:rsidR="00555AFF">
        <w:rPr>
          <w:rFonts w:ascii="Candara Light" w:hAnsi="Candara Light"/>
        </w:rPr>
        <w:t>:</w:t>
      </w:r>
    </w:p>
    <w:p w14:paraId="4894E02A" w14:textId="4294DCA9" w:rsidR="00555AFF" w:rsidRDefault="001A1BD4" w:rsidP="00555AFF">
      <w:pPr>
        <w:pStyle w:val="ListParagraph"/>
        <w:numPr>
          <w:ilvl w:val="0"/>
          <w:numId w:val="26"/>
        </w:numPr>
        <w:rPr>
          <w:rFonts w:ascii="Candara Light" w:hAnsi="Candara Light"/>
        </w:rPr>
      </w:pPr>
      <w:r>
        <w:rPr>
          <w:rFonts w:ascii="Candara Light" w:hAnsi="Candara Light"/>
        </w:rPr>
        <w:t>Import</w:t>
      </w:r>
      <w:r w:rsidR="00FA0AE7">
        <w:rPr>
          <w:rFonts w:ascii="Candara Light" w:hAnsi="Candara Light"/>
        </w:rPr>
        <w:t>ing</w:t>
      </w:r>
      <w:r>
        <w:rPr>
          <w:rFonts w:ascii="Candara Light" w:hAnsi="Candara Light"/>
        </w:rPr>
        <w:t xml:space="preserve"> and export</w:t>
      </w:r>
      <w:r w:rsidR="00FA0AE7">
        <w:rPr>
          <w:rFonts w:ascii="Candara Light" w:hAnsi="Candara Light"/>
        </w:rPr>
        <w:t>ing</w:t>
      </w:r>
      <w:r>
        <w:rPr>
          <w:rFonts w:ascii="Candara Light" w:hAnsi="Candara Light"/>
        </w:rPr>
        <w:t xml:space="preserve"> </w:t>
      </w:r>
      <w:r w:rsidR="00317A36">
        <w:rPr>
          <w:rFonts w:ascii="Candara Light" w:hAnsi="Candara Light"/>
        </w:rPr>
        <w:t xml:space="preserve">JSON </w:t>
      </w:r>
      <w:r w:rsidR="006F6DE7">
        <w:rPr>
          <w:rFonts w:ascii="Candara Light" w:hAnsi="Candara Light"/>
        </w:rPr>
        <w:t>wallets</w:t>
      </w:r>
      <w:r w:rsidR="00D21EF1">
        <w:rPr>
          <w:rFonts w:ascii="Candara Light" w:hAnsi="Candara Light"/>
        </w:rPr>
        <w:t>(</w:t>
      </w:r>
      <w:r w:rsidR="00365A48">
        <w:rPr>
          <w:rFonts w:ascii="Candara Light" w:hAnsi="Candara Light"/>
        </w:rPr>
        <w:t>Geth, Parity</w:t>
      </w:r>
      <w:r w:rsidR="00D21EF1">
        <w:rPr>
          <w:rFonts w:ascii="Candara Light" w:hAnsi="Candara Light"/>
        </w:rPr>
        <w:t>)</w:t>
      </w:r>
    </w:p>
    <w:p w14:paraId="1E11BC7C" w14:textId="1665A4D8" w:rsidR="00365A48" w:rsidRDefault="00317A36" w:rsidP="00555AFF">
      <w:pPr>
        <w:pStyle w:val="ListParagraph"/>
        <w:numPr>
          <w:ilvl w:val="0"/>
          <w:numId w:val="26"/>
        </w:numPr>
        <w:rPr>
          <w:rFonts w:ascii="Candara Light" w:hAnsi="Candara Light"/>
        </w:rPr>
      </w:pPr>
      <w:r>
        <w:rPr>
          <w:rFonts w:ascii="Candara Light" w:hAnsi="Candara Light"/>
        </w:rPr>
        <w:lastRenderedPageBreak/>
        <w:t>Import</w:t>
      </w:r>
      <w:r w:rsidR="00FA0AE7">
        <w:rPr>
          <w:rFonts w:ascii="Candara Light" w:hAnsi="Candara Light"/>
        </w:rPr>
        <w:t>ing</w:t>
      </w:r>
      <w:r>
        <w:rPr>
          <w:rFonts w:ascii="Candara Light" w:hAnsi="Candara Light"/>
        </w:rPr>
        <w:t xml:space="preserve"> and export</w:t>
      </w:r>
      <w:r w:rsidR="00FA0AE7">
        <w:rPr>
          <w:rFonts w:ascii="Candara Light" w:hAnsi="Candara Light"/>
        </w:rPr>
        <w:t>ing</w:t>
      </w:r>
      <w:r>
        <w:rPr>
          <w:rFonts w:ascii="Candara Light" w:hAnsi="Candara Light"/>
        </w:rPr>
        <w:t xml:space="preserve"> BIP </w:t>
      </w:r>
      <w:r w:rsidR="00153F8B">
        <w:rPr>
          <w:rFonts w:ascii="Candara Light" w:hAnsi="Candara Light"/>
        </w:rPr>
        <w:t>39 mnemonic phrases (</w:t>
      </w:r>
      <w:r w:rsidR="000B41D2">
        <w:rPr>
          <w:rFonts w:ascii="Candara Light" w:hAnsi="Candara Light"/>
        </w:rPr>
        <w:t>12-word</w:t>
      </w:r>
      <w:r w:rsidR="00153F8B">
        <w:rPr>
          <w:rFonts w:ascii="Candara Light" w:hAnsi="Candara Light"/>
        </w:rPr>
        <w:t xml:space="preserve"> backup phrase) and HD Wallets (</w:t>
      </w:r>
      <w:proofErr w:type="spellStart"/>
      <w:r w:rsidR="00153F8B">
        <w:rPr>
          <w:rFonts w:ascii="Candara Light" w:hAnsi="Candara Light"/>
        </w:rPr>
        <w:t>Metamask</w:t>
      </w:r>
      <w:proofErr w:type="spellEnd"/>
      <w:r w:rsidR="00153F8B">
        <w:rPr>
          <w:rFonts w:ascii="Candara Light" w:hAnsi="Candara Light"/>
        </w:rPr>
        <w:t>)</w:t>
      </w:r>
    </w:p>
    <w:p w14:paraId="30B216D7" w14:textId="7E30F37A" w:rsidR="00153F8B" w:rsidRDefault="002F60CB" w:rsidP="00555AFF">
      <w:pPr>
        <w:pStyle w:val="ListParagraph"/>
        <w:numPr>
          <w:ilvl w:val="0"/>
          <w:numId w:val="26"/>
        </w:numPr>
        <w:rPr>
          <w:rFonts w:ascii="Candara Light" w:hAnsi="Candara Light"/>
        </w:rPr>
      </w:pPr>
      <w:r w:rsidRPr="002F60CB">
        <w:rPr>
          <w:rFonts w:ascii="Candara Light" w:hAnsi="Candara Light"/>
        </w:rPr>
        <w:t xml:space="preserve">Meta-classes </w:t>
      </w:r>
      <w:r w:rsidR="00DD33CA">
        <w:rPr>
          <w:rFonts w:ascii="Candara Light" w:hAnsi="Candara Light"/>
        </w:rPr>
        <w:t xml:space="preserve">that </w:t>
      </w:r>
      <w:r w:rsidRPr="002F60CB">
        <w:rPr>
          <w:rFonts w:ascii="Candara Light" w:hAnsi="Candara Light"/>
        </w:rPr>
        <w:t>create JavaScript objects from any contract ABI, including ABIv2 and Human-Readable ABI</w:t>
      </w:r>
    </w:p>
    <w:p w14:paraId="6D4A3B3D" w14:textId="0AB3105F" w:rsidR="002F60CB" w:rsidRDefault="00D26347" w:rsidP="00555AFF">
      <w:pPr>
        <w:pStyle w:val="ListParagraph"/>
        <w:numPr>
          <w:ilvl w:val="0"/>
          <w:numId w:val="26"/>
        </w:numPr>
        <w:rPr>
          <w:rFonts w:ascii="Candara Light" w:hAnsi="Candara Light"/>
        </w:rPr>
      </w:pPr>
      <w:r>
        <w:rPr>
          <w:rFonts w:ascii="Candara Light" w:hAnsi="Candara Light"/>
        </w:rPr>
        <w:t>Connect</w:t>
      </w:r>
      <w:r w:rsidR="00DD33CA">
        <w:rPr>
          <w:rFonts w:ascii="Candara Light" w:hAnsi="Candara Light"/>
        </w:rPr>
        <w:t>ing</w:t>
      </w:r>
      <w:r>
        <w:rPr>
          <w:rFonts w:ascii="Candara Light" w:hAnsi="Candara Light"/>
        </w:rPr>
        <w:t xml:space="preserve"> to Ethereum node</w:t>
      </w:r>
      <w:r w:rsidR="00CB3161">
        <w:rPr>
          <w:rFonts w:ascii="Candara Light" w:hAnsi="Candara Light"/>
        </w:rPr>
        <w:t>s</w:t>
      </w:r>
      <w:r>
        <w:rPr>
          <w:rFonts w:ascii="Candara Light" w:hAnsi="Candara Light"/>
        </w:rPr>
        <w:t xml:space="preserve"> over </w:t>
      </w:r>
      <w:r w:rsidR="00CB325E" w:rsidRPr="00CB325E">
        <w:rPr>
          <w:rFonts w:ascii="Candara Light" w:hAnsi="Candara Light"/>
        </w:rPr>
        <w:t xml:space="preserve">JSON-RPC, INFURA, </w:t>
      </w:r>
      <w:proofErr w:type="spellStart"/>
      <w:r w:rsidR="00CB325E" w:rsidRPr="00CB325E">
        <w:rPr>
          <w:rFonts w:ascii="Candara Light" w:hAnsi="Candara Light"/>
        </w:rPr>
        <w:t>Etherscan</w:t>
      </w:r>
      <w:proofErr w:type="spellEnd"/>
      <w:r w:rsidR="00CB325E" w:rsidRPr="00CB325E">
        <w:rPr>
          <w:rFonts w:ascii="Candara Light" w:hAnsi="Candara Light"/>
        </w:rPr>
        <w:t xml:space="preserve">, Alchemy, Cloudflare or </w:t>
      </w:r>
      <w:proofErr w:type="spellStart"/>
      <w:r w:rsidR="00CB325E" w:rsidRPr="00CB325E">
        <w:rPr>
          <w:rFonts w:ascii="Candara Light" w:hAnsi="Candara Light"/>
        </w:rPr>
        <w:t>MetaMask</w:t>
      </w:r>
      <w:proofErr w:type="spellEnd"/>
      <w:r w:rsidR="00CB325E" w:rsidRPr="00CB325E">
        <w:rPr>
          <w:rFonts w:ascii="Candara Light" w:hAnsi="Candara Light"/>
        </w:rPr>
        <w:t>.</w:t>
      </w:r>
    </w:p>
    <w:p w14:paraId="3545A154" w14:textId="6FC20FF5" w:rsidR="00F065BE" w:rsidRDefault="00F065BE" w:rsidP="00555AFF">
      <w:pPr>
        <w:pStyle w:val="ListParagraph"/>
        <w:numPr>
          <w:ilvl w:val="0"/>
          <w:numId w:val="26"/>
        </w:numPr>
        <w:rPr>
          <w:rFonts w:ascii="Candara Light" w:hAnsi="Candara Light"/>
        </w:rPr>
      </w:pPr>
      <w:r w:rsidRPr="00F065BE">
        <w:rPr>
          <w:rFonts w:ascii="Candara Light" w:hAnsi="Candara Light"/>
        </w:rPr>
        <w:t>MIT License (including ALL dependencies); completely open source to do with as you please</w:t>
      </w:r>
      <w:r w:rsidR="00DD6EA3">
        <w:rPr>
          <w:rFonts w:ascii="Candara Light" w:hAnsi="Candara Light"/>
        </w:rPr>
        <w:t>.</w:t>
      </w:r>
    </w:p>
    <w:p w14:paraId="02EB1F1F" w14:textId="4A24E40D" w:rsidR="00487DAB" w:rsidRDefault="001D0D84" w:rsidP="00487DAB">
      <w:pPr>
        <w:rPr>
          <w:rFonts w:ascii="Candara Light" w:hAnsi="Candara Light"/>
        </w:rPr>
      </w:pPr>
      <w:r>
        <w:rPr>
          <w:rFonts w:ascii="Candara Light" w:hAnsi="Candara Light"/>
        </w:rPr>
        <w:t>By accessing the contract ABI and location</w:t>
      </w:r>
      <w:r w:rsidR="00AF3855">
        <w:rPr>
          <w:rFonts w:ascii="Candara Light" w:hAnsi="Candara Light"/>
        </w:rPr>
        <w:t xml:space="preserve">, </w:t>
      </w:r>
      <w:r w:rsidR="00034CEB">
        <w:rPr>
          <w:rFonts w:ascii="Candara Light" w:hAnsi="Candara Light"/>
        </w:rPr>
        <w:t xml:space="preserve">backend functions in the context folder </w:t>
      </w:r>
      <w:proofErr w:type="gramStart"/>
      <w:r w:rsidR="0037495A">
        <w:rPr>
          <w:rFonts w:ascii="Candara Light" w:hAnsi="Candara Light"/>
        </w:rPr>
        <w:t>are</w:t>
      </w:r>
      <w:ins w:id="91" w:author="Laskovy, Andrew M" w:date="2022-08-23T23:25:00Z">
        <w:r w:rsidR="00A90BD6">
          <w:rPr>
            <w:rFonts w:ascii="Candara Light" w:hAnsi="Candara Light"/>
          </w:rPr>
          <w:t xml:space="preserve"> </w:t>
        </w:r>
      </w:ins>
      <w:r w:rsidR="00034CEB">
        <w:rPr>
          <w:rFonts w:ascii="Candara Light" w:hAnsi="Candara Light"/>
        </w:rPr>
        <w:t>able to</w:t>
      </w:r>
      <w:proofErr w:type="gramEnd"/>
      <w:r w:rsidR="00034CEB">
        <w:rPr>
          <w:rFonts w:ascii="Candara Light" w:hAnsi="Candara Light"/>
        </w:rPr>
        <w:t xml:space="preserve"> access Ethereum object</w:t>
      </w:r>
      <w:r w:rsidR="00C24555">
        <w:rPr>
          <w:rFonts w:ascii="Candara Light" w:hAnsi="Candara Light"/>
        </w:rPr>
        <w:t>s</w:t>
      </w:r>
      <w:r w:rsidR="00034CEB">
        <w:rPr>
          <w:rFonts w:ascii="Candara Light" w:hAnsi="Candara Light"/>
        </w:rPr>
        <w:t xml:space="preserve"> and interact with </w:t>
      </w:r>
      <w:r w:rsidR="003C707F">
        <w:rPr>
          <w:rFonts w:ascii="Candara Light" w:hAnsi="Candara Light"/>
        </w:rPr>
        <w:t xml:space="preserve">their </w:t>
      </w:r>
      <w:r w:rsidR="00034CEB">
        <w:rPr>
          <w:rFonts w:ascii="Candara Light" w:hAnsi="Candara Light"/>
        </w:rPr>
        <w:t xml:space="preserve">attributes as well as </w:t>
      </w:r>
      <w:r w:rsidR="003C707F">
        <w:rPr>
          <w:rFonts w:ascii="Candara Light" w:hAnsi="Candara Light"/>
        </w:rPr>
        <w:t xml:space="preserve">the </w:t>
      </w:r>
      <w:r w:rsidR="00034CEB">
        <w:rPr>
          <w:rFonts w:ascii="Candara Light" w:hAnsi="Candara Light"/>
        </w:rPr>
        <w:t xml:space="preserve">functions created in the smart contract. </w:t>
      </w:r>
    </w:p>
    <w:p w14:paraId="24592923" w14:textId="77777777" w:rsidR="00A55035" w:rsidRPr="00A55035" w:rsidRDefault="00A55035" w:rsidP="00A550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const {</w:t>
      </w:r>
      <w:proofErr w:type="spellStart"/>
      <w:r w:rsidRPr="00A55035">
        <w:rPr>
          <w:rFonts w:ascii="Consolas" w:eastAsia="Times New Roman" w:hAnsi="Consolas" w:cs="Courier New"/>
          <w:color w:val="000000"/>
          <w:sz w:val="18"/>
          <w:szCs w:val="18"/>
          <w:bdr w:val="none" w:sz="0" w:space="0" w:color="auto" w:frame="1"/>
          <w:lang w:eastAsia="en-CA"/>
        </w:rPr>
        <w:t>ethereum</w:t>
      </w:r>
      <w:proofErr w:type="spellEnd"/>
      <w:r w:rsidRPr="00A55035">
        <w:rPr>
          <w:rFonts w:ascii="Consolas" w:eastAsia="Times New Roman" w:hAnsi="Consolas" w:cs="Courier New"/>
          <w:color w:val="000000"/>
          <w:sz w:val="18"/>
          <w:szCs w:val="18"/>
          <w:bdr w:val="none" w:sz="0" w:space="0" w:color="auto" w:frame="1"/>
          <w:lang w:eastAsia="en-CA"/>
        </w:rPr>
        <w:t>} = window;</w:t>
      </w:r>
    </w:p>
    <w:p w14:paraId="0B8BEA87" w14:textId="77777777" w:rsidR="00A55035" w:rsidRPr="00A55035" w:rsidRDefault="00A55035" w:rsidP="00A55035">
      <w:pPr>
        <w:numPr>
          <w:ilvl w:val="0"/>
          <w:numId w:val="2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Times New Roman"/>
          <w:color w:val="000000"/>
          <w:sz w:val="18"/>
          <w:szCs w:val="18"/>
          <w:lang w:eastAsia="en-CA"/>
        </w:rPr>
        <w:t> </w:t>
      </w:r>
    </w:p>
    <w:p w14:paraId="11B0E31C" w14:textId="77777777" w:rsidR="00A55035" w:rsidRPr="00A55035" w:rsidRDefault="00A55035" w:rsidP="00A550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 xml:space="preserve">const </w:t>
      </w:r>
      <w:proofErr w:type="spellStart"/>
      <w:r w:rsidRPr="00A55035">
        <w:rPr>
          <w:rFonts w:ascii="Consolas" w:eastAsia="Times New Roman" w:hAnsi="Consolas" w:cs="Courier New"/>
          <w:color w:val="000000"/>
          <w:sz w:val="18"/>
          <w:szCs w:val="18"/>
          <w:bdr w:val="none" w:sz="0" w:space="0" w:color="auto" w:frame="1"/>
          <w:lang w:eastAsia="en-CA"/>
        </w:rPr>
        <w:t>getEthereumContract</w:t>
      </w:r>
      <w:proofErr w:type="spellEnd"/>
      <w:r w:rsidRPr="00A55035">
        <w:rPr>
          <w:rFonts w:ascii="Consolas" w:eastAsia="Times New Roman" w:hAnsi="Consolas" w:cs="Courier New"/>
          <w:color w:val="000000"/>
          <w:sz w:val="18"/>
          <w:szCs w:val="18"/>
          <w:bdr w:val="none" w:sz="0" w:space="0" w:color="auto" w:frame="1"/>
          <w:lang w:eastAsia="en-CA"/>
        </w:rPr>
        <w:t xml:space="preserve"> = ()=&gt; {</w:t>
      </w:r>
    </w:p>
    <w:p w14:paraId="4A056723" w14:textId="77777777" w:rsidR="00A55035" w:rsidRPr="00A55035" w:rsidRDefault="00A55035" w:rsidP="00A550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 xml:space="preserve">    const provider = </w:t>
      </w:r>
      <w:r w:rsidRPr="00A55035">
        <w:rPr>
          <w:rFonts w:ascii="Consolas" w:eastAsia="Times New Roman" w:hAnsi="Consolas" w:cs="Courier New"/>
          <w:b/>
          <w:bCs/>
          <w:color w:val="006699"/>
          <w:sz w:val="18"/>
          <w:szCs w:val="18"/>
          <w:bdr w:val="none" w:sz="0" w:space="0" w:color="auto" w:frame="1"/>
          <w:lang w:eastAsia="en-CA"/>
        </w:rPr>
        <w:t>new</w:t>
      </w:r>
      <w:r w:rsidRPr="00A55035">
        <w:rPr>
          <w:rFonts w:ascii="Consolas" w:eastAsia="Times New Roman" w:hAnsi="Consolas" w:cs="Times New Roman"/>
          <w:color w:val="000000"/>
          <w:sz w:val="18"/>
          <w:szCs w:val="18"/>
          <w:lang w:eastAsia="en-CA"/>
        </w:rPr>
        <w:t xml:space="preserve"> </w:t>
      </w:r>
      <w:r w:rsidRPr="00A55035">
        <w:rPr>
          <w:rFonts w:ascii="Consolas" w:eastAsia="Times New Roman" w:hAnsi="Consolas" w:cs="Courier New"/>
          <w:color w:val="000000"/>
          <w:sz w:val="18"/>
          <w:szCs w:val="18"/>
          <w:bdr w:val="none" w:sz="0" w:space="0" w:color="auto" w:frame="1"/>
          <w:lang w:eastAsia="en-CA"/>
        </w:rPr>
        <w:t>ethers.providers.Web3Provider(</w:t>
      </w:r>
      <w:proofErr w:type="spellStart"/>
      <w:r w:rsidRPr="00A55035">
        <w:rPr>
          <w:rFonts w:ascii="Consolas" w:eastAsia="Times New Roman" w:hAnsi="Consolas" w:cs="Courier New"/>
          <w:color w:val="000000"/>
          <w:sz w:val="18"/>
          <w:szCs w:val="18"/>
          <w:bdr w:val="none" w:sz="0" w:space="0" w:color="auto" w:frame="1"/>
          <w:lang w:eastAsia="en-CA"/>
        </w:rPr>
        <w:t>ethereum</w:t>
      </w:r>
      <w:proofErr w:type="spellEnd"/>
      <w:r w:rsidRPr="00A55035">
        <w:rPr>
          <w:rFonts w:ascii="Consolas" w:eastAsia="Times New Roman" w:hAnsi="Consolas" w:cs="Courier New"/>
          <w:color w:val="000000"/>
          <w:sz w:val="18"/>
          <w:szCs w:val="18"/>
          <w:bdr w:val="none" w:sz="0" w:space="0" w:color="auto" w:frame="1"/>
          <w:lang w:eastAsia="en-CA"/>
        </w:rPr>
        <w:t>);</w:t>
      </w:r>
    </w:p>
    <w:p w14:paraId="4C528BDF" w14:textId="77777777" w:rsidR="00A55035" w:rsidRPr="00A55035" w:rsidRDefault="00A55035" w:rsidP="00A550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 xml:space="preserve">    const signer = </w:t>
      </w:r>
      <w:proofErr w:type="spellStart"/>
      <w:r w:rsidRPr="00A55035">
        <w:rPr>
          <w:rFonts w:ascii="Consolas" w:eastAsia="Times New Roman" w:hAnsi="Consolas" w:cs="Courier New"/>
          <w:color w:val="000000"/>
          <w:sz w:val="18"/>
          <w:szCs w:val="18"/>
          <w:bdr w:val="none" w:sz="0" w:space="0" w:color="auto" w:frame="1"/>
          <w:lang w:eastAsia="en-CA"/>
        </w:rPr>
        <w:t>provider.getSigner</w:t>
      </w:r>
      <w:proofErr w:type="spellEnd"/>
      <w:r w:rsidRPr="00A55035">
        <w:rPr>
          <w:rFonts w:ascii="Consolas" w:eastAsia="Times New Roman" w:hAnsi="Consolas" w:cs="Courier New"/>
          <w:color w:val="000000"/>
          <w:sz w:val="18"/>
          <w:szCs w:val="18"/>
          <w:bdr w:val="none" w:sz="0" w:space="0" w:color="auto" w:frame="1"/>
          <w:lang w:eastAsia="en-CA"/>
        </w:rPr>
        <w:t>();</w:t>
      </w:r>
    </w:p>
    <w:p w14:paraId="4EB183E1" w14:textId="26F4374B" w:rsidR="00A55035" w:rsidRPr="00A55035" w:rsidRDefault="00A55035" w:rsidP="00F079E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 xml:space="preserve">    const </w:t>
      </w:r>
      <w:proofErr w:type="spellStart"/>
      <w:r w:rsidRPr="00A55035">
        <w:rPr>
          <w:rFonts w:ascii="Consolas" w:eastAsia="Times New Roman" w:hAnsi="Consolas" w:cs="Courier New"/>
          <w:color w:val="000000"/>
          <w:sz w:val="18"/>
          <w:szCs w:val="18"/>
          <w:bdr w:val="none" w:sz="0" w:space="0" w:color="auto" w:frame="1"/>
          <w:lang w:eastAsia="en-CA"/>
        </w:rPr>
        <w:t>transactionContract</w:t>
      </w:r>
      <w:proofErr w:type="spellEnd"/>
      <w:r w:rsidRPr="00A55035">
        <w:rPr>
          <w:rFonts w:ascii="Consolas" w:eastAsia="Times New Roman" w:hAnsi="Consolas" w:cs="Courier New"/>
          <w:color w:val="000000"/>
          <w:sz w:val="18"/>
          <w:szCs w:val="18"/>
          <w:bdr w:val="none" w:sz="0" w:space="0" w:color="auto" w:frame="1"/>
          <w:lang w:eastAsia="en-CA"/>
        </w:rPr>
        <w:t xml:space="preserve"> = </w:t>
      </w:r>
      <w:r w:rsidRPr="00A55035">
        <w:rPr>
          <w:rFonts w:ascii="Consolas" w:eastAsia="Times New Roman" w:hAnsi="Consolas" w:cs="Courier New"/>
          <w:b/>
          <w:bCs/>
          <w:color w:val="006699"/>
          <w:sz w:val="18"/>
          <w:szCs w:val="18"/>
          <w:bdr w:val="none" w:sz="0" w:space="0" w:color="auto" w:frame="1"/>
          <w:lang w:eastAsia="en-CA"/>
        </w:rPr>
        <w:t>new</w:t>
      </w:r>
      <w:r w:rsidR="00AF3350">
        <w:rPr>
          <w:rFonts w:ascii="Consolas" w:eastAsia="Times New Roman" w:hAnsi="Consolas" w:cs="Courier New"/>
          <w:b/>
          <w:bCs/>
          <w:color w:val="006699"/>
          <w:sz w:val="18"/>
          <w:szCs w:val="18"/>
          <w:bdr w:val="none" w:sz="0" w:space="0" w:color="auto" w:frame="1"/>
          <w:lang w:eastAsia="en-CA"/>
        </w:rPr>
        <w:t xml:space="preserve"> </w:t>
      </w:r>
      <w:proofErr w:type="spellStart"/>
      <w:r w:rsidRPr="00A55035">
        <w:rPr>
          <w:rFonts w:ascii="Consolas" w:eastAsia="Times New Roman" w:hAnsi="Consolas" w:cs="Courier New"/>
          <w:color w:val="000000"/>
          <w:sz w:val="18"/>
          <w:szCs w:val="18"/>
          <w:bdr w:val="none" w:sz="0" w:space="0" w:color="auto" w:frame="1"/>
          <w:lang w:eastAsia="en-CA"/>
        </w:rPr>
        <w:t>ethers.Contract</w:t>
      </w:r>
      <w:proofErr w:type="spellEnd"/>
      <w:r w:rsidRPr="00A55035">
        <w:rPr>
          <w:rFonts w:ascii="Consolas" w:eastAsia="Times New Roman" w:hAnsi="Consolas" w:cs="Courier New"/>
          <w:color w:val="000000"/>
          <w:sz w:val="18"/>
          <w:szCs w:val="18"/>
          <w:bdr w:val="none" w:sz="0" w:space="0" w:color="auto" w:frame="1"/>
          <w:lang w:eastAsia="en-CA"/>
        </w:rPr>
        <w:t>(</w:t>
      </w:r>
      <w:proofErr w:type="spellStart"/>
      <w:r w:rsidRPr="00A55035">
        <w:rPr>
          <w:rFonts w:ascii="Consolas" w:eastAsia="Times New Roman" w:hAnsi="Consolas" w:cs="Courier New"/>
          <w:color w:val="000000"/>
          <w:sz w:val="18"/>
          <w:szCs w:val="18"/>
          <w:bdr w:val="none" w:sz="0" w:space="0" w:color="auto" w:frame="1"/>
          <w:lang w:eastAsia="en-CA"/>
        </w:rPr>
        <w:t>contractAddress,contractABI,signer</w:t>
      </w:r>
      <w:proofErr w:type="spellEnd"/>
      <w:r w:rsidRPr="00A55035">
        <w:rPr>
          <w:rFonts w:ascii="Consolas" w:eastAsia="Times New Roman" w:hAnsi="Consolas" w:cs="Courier New"/>
          <w:color w:val="000000"/>
          <w:sz w:val="18"/>
          <w:szCs w:val="18"/>
          <w:bdr w:val="none" w:sz="0" w:space="0" w:color="auto" w:frame="1"/>
          <w:lang w:eastAsia="en-CA"/>
        </w:rPr>
        <w:t>);</w:t>
      </w:r>
      <w:r w:rsidRPr="00A55035">
        <w:rPr>
          <w:rFonts w:ascii="Consolas" w:eastAsia="Times New Roman" w:hAnsi="Consolas" w:cs="Times New Roman"/>
          <w:color w:val="000000"/>
          <w:sz w:val="18"/>
          <w:szCs w:val="18"/>
          <w:lang w:eastAsia="en-CA"/>
        </w:rPr>
        <w:t> </w:t>
      </w:r>
    </w:p>
    <w:p w14:paraId="231C1674" w14:textId="77777777" w:rsidR="00A55035" w:rsidRPr="00A55035" w:rsidRDefault="00A55035" w:rsidP="00A550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A55035">
        <w:rPr>
          <w:rFonts w:ascii="Consolas" w:eastAsia="Times New Roman" w:hAnsi="Consolas" w:cs="Courier New"/>
          <w:color w:val="000000"/>
          <w:sz w:val="18"/>
          <w:szCs w:val="18"/>
          <w:bdr w:val="none" w:sz="0" w:space="0" w:color="auto" w:frame="1"/>
          <w:lang w:eastAsia="en-CA"/>
        </w:rPr>
        <w:t>    </w:t>
      </w:r>
      <w:r w:rsidRPr="00A55035">
        <w:rPr>
          <w:rFonts w:ascii="Consolas" w:eastAsia="Times New Roman" w:hAnsi="Consolas" w:cs="Courier New"/>
          <w:b/>
          <w:bCs/>
          <w:color w:val="006699"/>
          <w:sz w:val="18"/>
          <w:szCs w:val="18"/>
          <w:bdr w:val="none" w:sz="0" w:space="0" w:color="auto" w:frame="1"/>
          <w:lang w:eastAsia="en-CA"/>
        </w:rPr>
        <w:t>return</w:t>
      </w:r>
      <w:r w:rsidRPr="00A55035">
        <w:rPr>
          <w:rFonts w:ascii="Consolas" w:eastAsia="Times New Roman" w:hAnsi="Consolas" w:cs="Times New Roman"/>
          <w:color w:val="000000"/>
          <w:sz w:val="18"/>
          <w:szCs w:val="18"/>
          <w:lang w:eastAsia="en-CA"/>
        </w:rPr>
        <w:t xml:space="preserve"> </w:t>
      </w:r>
      <w:proofErr w:type="spellStart"/>
      <w:r w:rsidRPr="00A55035">
        <w:rPr>
          <w:rFonts w:ascii="Consolas" w:eastAsia="Times New Roman" w:hAnsi="Consolas" w:cs="Courier New"/>
          <w:color w:val="000000"/>
          <w:sz w:val="18"/>
          <w:szCs w:val="18"/>
          <w:bdr w:val="none" w:sz="0" w:space="0" w:color="auto" w:frame="1"/>
          <w:lang w:eastAsia="en-CA"/>
        </w:rPr>
        <w:t>transactionContract</w:t>
      </w:r>
      <w:proofErr w:type="spellEnd"/>
      <w:r w:rsidRPr="00A55035">
        <w:rPr>
          <w:rFonts w:ascii="Consolas" w:eastAsia="Times New Roman" w:hAnsi="Consolas" w:cs="Courier New"/>
          <w:color w:val="000000"/>
          <w:sz w:val="18"/>
          <w:szCs w:val="18"/>
          <w:bdr w:val="none" w:sz="0" w:space="0" w:color="auto" w:frame="1"/>
          <w:lang w:eastAsia="en-CA"/>
        </w:rPr>
        <w:t>;</w:t>
      </w:r>
    </w:p>
    <w:p w14:paraId="50DC758F" w14:textId="24CF3357" w:rsidR="00175B11" w:rsidRDefault="00AF0D75" w:rsidP="00487DAB">
      <w:pPr>
        <w:rPr>
          <w:rFonts w:ascii="Candara Light" w:hAnsi="Candara Light"/>
        </w:rPr>
      </w:pPr>
      <w:r>
        <w:rPr>
          <w:rFonts w:ascii="Candara Light" w:hAnsi="Candara Light"/>
        </w:rPr>
        <w:t xml:space="preserve">In the example code above, </w:t>
      </w:r>
      <w:r w:rsidR="00DC6257">
        <w:rPr>
          <w:rFonts w:ascii="Candara Light" w:hAnsi="Candara Light"/>
        </w:rPr>
        <w:t>three variables are created</w:t>
      </w:r>
      <w:r w:rsidR="00AA15A6">
        <w:rPr>
          <w:rFonts w:ascii="Candara Light" w:hAnsi="Candara Light"/>
        </w:rPr>
        <w:t>:</w:t>
      </w:r>
      <w:ins w:id="92" w:author="Laskovy, Andrew M" w:date="2022-08-23T23:27:00Z">
        <w:r w:rsidR="00D45556">
          <w:rPr>
            <w:rFonts w:ascii="Candara Light" w:hAnsi="Candara Light"/>
          </w:rPr>
          <w:t xml:space="preserve"> </w:t>
        </w:r>
      </w:ins>
      <w:r w:rsidR="00DC6257">
        <w:rPr>
          <w:rFonts w:ascii="Candara Light" w:hAnsi="Candara Light"/>
        </w:rPr>
        <w:t xml:space="preserve">the provider, the signer, and </w:t>
      </w:r>
      <w:r w:rsidR="00D45556">
        <w:rPr>
          <w:rFonts w:ascii="Candara Light" w:hAnsi="Candara Light"/>
        </w:rPr>
        <w:t>the</w:t>
      </w:r>
      <w:r w:rsidR="00313752">
        <w:rPr>
          <w:rFonts w:ascii="Candara Light" w:hAnsi="Candara Light"/>
        </w:rPr>
        <w:t xml:space="preserve"> </w:t>
      </w:r>
      <w:proofErr w:type="spellStart"/>
      <w:r w:rsidR="00DC6257">
        <w:rPr>
          <w:rFonts w:ascii="Candara Light" w:hAnsi="Candara Light"/>
        </w:rPr>
        <w:t>transactionContract</w:t>
      </w:r>
      <w:proofErr w:type="spellEnd"/>
      <w:r w:rsidR="00DC6257">
        <w:rPr>
          <w:rFonts w:ascii="Candara Light" w:hAnsi="Candara Light"/>
        </w:rPr>
        <w:t xml:space="preserve">. </w:t>
      </w:r>
      <w:r w:rsidR="00313752">
        <w:rPr>
          <w:rFonts w:ascii="Candara Light" w:hAnsi="Candara Light"/>
        </w:rPr>
        <w:t>The p</w:t>
      </w:r>
      <w:r w:rsidR="00752EBE">
        <w:rPr>
          <w:rFonts w:ascii="Candara Light" w:hAnsi="Candara Light"/>
        </w:rPr>
        <w:t xml:space="preserve">rovider </w:t>
      </w:r>
      <w:r w:rsidR="00AF3350">
        <w:rPr>
          <w:rFonts w:ascii="Candara Light" w:hAnsi="Candara Light"/>
        </w:rPr>
        <w:t xml:space="preserve">is created using </w:t>
      </w:r>
      <w:r w:rsidR="00853E38">
        <w:rPr>
          <w:rFonts w:ascii="Candara Light" w:hAnsi="Candara Light"/>
        </w:rPr>
        <w:t>“</w:t>
      </w:r>
      <w:r w:rsidR="00631EC8">
        <w:rPr>
          <w:rFonts w:ascii="Candara Light" w:hAnsi="Candara Light"/>
        </w:rPr>
        <w:t>Ether</w:t>
      </w:r>
      <w:r w:rsidR="00853E38">
        <w:rPr>
          <w:rFonts w:ascii="Candara Light" w:hAnsi="Candara Light"/>
        </w:rPr>
        <w:t>s.provider</w:t>
      </w:r>
      <w:r w:rsidR="00752EBE">
        <w:rPr>
          <w:rFonts w:ascii="Candara Light" w:hAnsi="Candara Light"/>
        </w:rPr>
        <w:t xml:space="preserve">s.Web3Provider”, which is a </w:t>
      </w:r>
      <w:r w:rsidR="00593800">
        <w:rPr>
          <w:rFonts w:ascii="Candara Light" w:hAnsi="Candara Light"/>
        </w:rPr>
        <w:t>read-only abstraction to access the blockchain.</w:t>
      </w:r>
      <w:r w:rsidR="002C673A">
        <w:rPr>
          <w:rFonts w:ascii="Candara Light" w:hAnsi="Candara Light"/>
        </w:rPr>
        <w:t xml:space="preserve"> [</w:t>
      </w:r>
      <w:hyperlink r:id="rId53" w:anchor=":~:text=A%20Provider%20in%20ethers%20is,to%20execute%20state%20changing%20operations." w:history="1">
        <w:r w:rsidR="008315FA">
          <w:rPr>
            <w:rStyle w:val="Hyperlink"/>
            <w:rFonts w:ascii="Candara Light" w:hAnsi="Candara Light"/>
          </w:rPr>
          <w:t>20</w:t>
        </w:r>
      </w:hyperlink>
      <w:r w:rsidR="002C673A">
        <w:rPr>
          <w:rFonts w:ascii="Candara Light" w:hAnsi="Candara Light"/>
        </w:rPr>
        <w:t>]</w:t>
      </w:r>
      <w:r w:rsidR="00593800">
        <w:rPr>
          <w:rFonts w:ascii="Candara Light" w:hAnsi="Candara Light"/>
        </w:rPr>
        <w:t xml:space="preserve"> </w:t>
      </w:r>
      <w:r w:rsidR="00850D55">
        <w:rPr>
          <w:rFonts w:ascii="Candara Light" w:hAnsi="Candara Light"/>
        </w:rPr>
        <w:t xml:space="preserve">A signer is </w:t>
      </w:r>
      <w:r w:rsidR="00DA7929">
        <w:rPr>
          <w:rFonts w:ascii="Candara Light" w:hAnsi="Candara Light"/>
        </w:rPr>
        <w:t xml:space="preserve">an Ethereum account that created the </w:t>
      </w:r>
      <w:r w:rsidR="00636F11">
        <w:rPr>
          <w:rFonts w:ascii="Candara Light" w:hAnsi="Candara Light"/>
        </w:rPr>
        <w:t>transactions and signed the transactions to the Ethereum network to execute state change. [</w:t>
      </w:r>
      <w:r w:rsidR="008315FA">
        <w:rPr>
          <w:rFonts w:ascii="Candara Light" w:hAnsi="Candara Light"/>
        </w:rPr>
        <w:t>20</w:t>
      </w:r>
      <w:r w:rsidR="00636F11">
        <w:rPr>
          <w:rFonts w:ascii="Candara Light" w:hAnsi="Candara Light"/>
        </w:rPr>
        <w:t>]</w:t>
      </w:r>
      <w:r w:rsidR="00E92C81">
        <w:rPr>
          <w:rFonts w:ascii="Candara Light" w:hAnsi="Candara Light"/>
        </w:rPr>
        <w:t xml:space="preserve"> The </w:t>
      </w:r>
      <w:proofErr w:type="spellStart"/>
      <w:r w:rsidR="00E92C81">
        <w:rPr>
          <w:rFonts w:ascii="Candara Light" w:hAnsi="Candara Light"/>
        </w:rPr>
        <w:t>transactionContract</w:t>
      </w:r>
      <w:proofErr w:type="spellEnd"/>
      <w:r w:rsidR="00E92C81">
        <w:rPr>
          <w:rFonts w:ascii="Candara Light" w:hAnsi="Candara Light"/>
        </w:rPr>
        <w:t xml:space="preserve"> </w:t>
      </w:r>
      <w:r w:rsidR="0053367D">
        <w:rPr>
          <w:rFonts w:ascii="Candara Light" w:hAnsi="Candara Light"/>
        </w:rPr>
        <w:t xml:space="preserve">is the smart contract we created </w:t>
      </w:r>
      <w:r w:rsidR="00234327">
        <w:rPr>
          <w:rFonts w:ascii="Candara Light" w:hAnsi="Candara Light"/>
        </w:rPr>
        <w:t>which can be accessed</w:t>
      </w:r>
      <w:r w:rsidR="00D64334">
        <w:rPr>
          <w:rFonts w:ascii="Candara Light" w:hAnsi="Candara Light"/>
        </w:rPr>
        <w:t xml:space="preserve"> with the contract address, contract ABI and the signer. Once we get access, we can see all the input</w:t>
      </w:r>
      <w:r w:rsidR="004B6D31">
        <w:rPr>
          <w:rFonts w:ascii="Candara Light" w:hAnsi="Candara Light"/>
        </w:rPr>
        <w:t>s</w:t>
      </w:r>
      <w:r w:rsidR="00D64334">
        <w:rPr>
          <w:rFonts w:ascii="Candara Light" w:hAnsi="Candara Light"/>
        </w:rPr>
        <w:t xml:space="preserve"> and output</w:t>
      </w:r>
      <w:r w:rsidR="004B6D31">
        <w:rPr>
          <w:rFonts w:ascii="Candara Light" w:hAnsi="Candara Light"/>
        </w:rPr>
        <w:t>s</w:t>
      </w:r>
      <w:r w:rsidR="00D64334">
        <w:rPr>
          <w:rFonts w:ascii="Candara Light" w:hAnsi="Candara Light"/>
        </w:rPr>
        <w:t xml:space="preserve"> for the smart contract and use its </w:t>
      </w:r>
      <w:r w:rsidR="00FD6DEC">
        <w:rPr>
          <w:rFonts w:ascii="Candara Light" w:hAnsi="Candara Light"/>
        </w:rPr>
        <w:t>built-in</w:t>
      </w:r>
      <w:r w:rsidR="00F14392">
        <w:rPr>
          <w:rFonts w:ascii="Candara Light" w:hAnsi="Candara Light"/>
        </w:rPr>
        <w:t xml:space="preserve"> functions.</w:t>
      </w:r>
    </w:p>
    <w:p w14:paraId="6A07BE33" w14:textId="461893BA" w:rsidR="00FD6DEC" w:rsidRDefault="00FD6DEC" w:rsidP="00487DAB">
      <w:pPr>
        <w:rPr>
          <w:rFonts w:ascii="Candara Light" w:hAnsi="Candara Light"/>
        </w:rPr>
      </w:pPr>
    </w:p>
    <w:p w14:paraId="130B1BDA" w14:textId="200F5B8A" w:rsidR="00FD6DEC" w:rsidRDefault="00FD6DEC" w:rsidP="00FD6DEC">
      <w:pPr>
        <w:pStyle w:val="Heading2"/>
      </w:pPr>
      <w:r>
        <w:rPr>
          <w:color w:val="FFFFFF" w:themeColor="background1"/>
          <w:shd w:val="clear" w:color="auto" w:fill="4472C4" w:themeFill="accent1"/>
        </w:rPr>
        <w:t xml:space="preserve"> </w:t>
      </w:r>
      <w:bookmarkStart w:id="93" w:name="_Toc109659295"/>
      <w:r>
        <w:rPr>
          <w:color w:val="FFFFFF" w:themeColor="background1"/>
          <w:shd w:val="clear" w:color="auto" w:fill="4472C4" w:themeFill="accent1"/>
        </w:rPr>
        <w:t>3.8</w:t>
      </w:r>
      <w:r w:rsidRPr="00674654">
        <w:rPr>
          <w:color w:val="FFFFFF" w:themeColor="background1"/>
          <w:shd w:val="clear" w:color="auto" w:fill="4472C4" w:themeFill="accent1"/>
        </w:rPr>
        <w:t xml:space="preserve">  </w:t>
      </w:r>
      <w:r w:rsidRPr="00674654">
        <w:rPr>
          <w:color w:val="FFFFFF" w:themeColor="background1"/>
        </w:rPr>
        <w:t xml:space="preserve"> </w:t>
      </w:r>
      <w:r w:rsidR="00FF45EC">
        <w:t>Backend function</w:t>
      </w:r>
      <w:bookmarkEnd w:id="93"/>
    </w:p>
    <w:p w14:paraId="37E8214F" w14:textId="180D6F50" w:rsidR="00FD6DEC" w:rsidRDefault="00D75228" w:rsidP="00487DAB">
      <w:pPr>
        <w:rPr>
          <w:rFonts w:ascii="Candara Light" w:hAnsi="Candara Light"/>
        </w:rPr>
      </w:pPr>
      <w:r>
        <w:rPr>
          <w:rFonts w:ascii="Candara Light" w:hAnsi="Candara Light"/>
        </w:rPr>
        <w:t>Backend function</w:t>
      </w:r>
      <w:r w:rsidR="004B6D31">
        <w:rPr>
          <w:rFonts w:ascii="Candara Light" w:hAnsi="Candara Light"/>
        </w:rPr>
        <w:t>s</w:t>
      </w:r>
      <w:r>
        <w:rPr>
          <w:rFonts w:ascii="Candara Light" w:hAnsi="Candara Light"/>
        </w:rPr>
        <w:t xml:space="preserve"> can be stored in the context folder and </w:t>
      </w:r>
      <w:r w:rsidR="006912E0">
        <w:rPr>
          <w:rFonts w:ascii="Candara Light" w:hAnsi="Candara Light"/>
        </w:rPr>
        <w:t xml:space="preserve">since the application is using </w:t>
      </w:r>
      <w:proofErr w:type="spellStart"/>
      <w:r w:rsidR="006912E0">
        <w:rPr>
          <w:rFonts w:ascii="Candara Light" w:hAnsi="Candara Light"/>
        </w:rPr>
        <w:t>Vite</w:t>
      </w:r>
      <w:proofErr w:type="spellEnd"/>
      <w:r w:rsidR="006912E0">
        <w:rPr>
          <w:rFonts w:ascii="Candara Light" w:hAnsi="Candara Light"/>
        </w:rPr>
        <w:t xml:space="preserve"> framework</w:t>
      </w:r>
      <w:ins w:id="94" w:author="Laskovy, Andrew M" w:date="2022-08-23T23:29:00Z">
        <w:r w:rsidR="00BE121A">
          <w:rPr>
            <w:rFonts w:ascii="Candara Light" w:hAnsi="Candara Light"/>
          </w:rPr>
          <w:t>,</w:t>
        </w:r>
      </w:ins>
      <w:r w:rsidR="006912E0">
        <w:rPr>
          <w:rFonts w:ascii="Candara Light" w:hAnsi="Candara Light"/>
        </w:rPr>
        <w:t xml:space="preserve"> the logic will be</w:t>
      </w:r>
      <w:r>
        <w:rPr>
          <w:rFonts w:ascii="Candara Light" w:hAnsi="Candara Light"/>
        </w:rPr>
        <w:t xml:space="preserve"> written in </w:t>
      </w:r>
      <w:r w:rsidR="006912E0">
        <w:rPr>
          <w:rFonts w:ascii="Candara Light" w:hAnsi="Candara Light"/>
        </w:rPr>
        <w:t xml:space="preserve">JavaScript. </w:t>
      </w:r>
      <w:r w:rsidR="00291BD3" w:rsidRPr="00291BD3">
        <w:rPr>
          <w:rFonts w:ascii="Candara Light" w:hAnsi="Candara Light"/>
        </w:rPr>
        <w:t>Various functions need to be developed to complete the back-end features; however, only the main function “</w:t>
      </w:r>
      <w:proofErr w:type="spellStart"/>
      <w:r w:rsidR="00291BD3" w:rsidRPr="00291BD3">
        <w:rPr>
          <w:rFonts w:ascii="Candara Light" w:hAnsi="Candara Light"/>
        </w:rPr>
        <w:t>sendTransactions</w:t>
      </w:r>
      <w:proofErr w:type="spellEnd"/>
      <w:r w:rsidR="00291BD3" w:rsidRPr="00291BD3">
        <w:rPr>
          <w:rFonts w:ascii="Candara Light" w:hAnsi="Candara Light"/>
        </w:rPr>
        <w:t>” will be discussed. This function allows the user to send an amount of Ether to another user anywhere in the world along with the keyword and a message for the transaction</w:t>
      </w:r>
      <w:r w:rsidR="00F21FDC">
        <w:rPr>
          <w:rFonts w:ascii="Candara Light" w:hAnsi="Candara Light"/>
        </w:rPr>
        <w:t xml:space="preserve">. </w:t>
      </w:r>
      <w:r w:rsidR="002D6EEE">
        <w:rPr>
          <w:rFonts w:ascii="Candara Light" w:hAnsi="Candara Light"/>
        </w:rPr>
        <w:t xml:space="preserve">To view the full </w:t>
      </w:r>
      <w:r w:rsidR="002E0303">
        <w:rPr>
          <w:rFonts w:ascii="Candara Light" w:hAnsi="Candara Light"/>
        </w:rPr>
        <w:t xml:space="preserve">set of </w:t>
      </w:r>
      <w:r w:rsidR="002D6EEE">
        <w:rPr>
          <w:rFonts w:ascii="Candara Light" w:hAnsi="Candara Light"/>
        </w:rPr>
        <w:t>backend function</w:t>
      </w:r>
      <w:r w:rsidR="00291BD3">
        <w:rPr>
          <w:rFonts w:ascii="Candara Light" w:hAnsi="Candara Light"/>
        </w:rPr>
        <w:t>s</w:t>
      </w:r>
      <w:r w:rsidR="002D6EEE">
        <w:rPr>
          <w:rFonts w:ascii="Candara Light" w:hAnsi="Candara Light"/>
        </w:rPr>
        <w:t xml:space="preserve"> please refer to appendix A</w:t>
      </w:r>
      <w:r w:rsidR="008105BA">
        <w:rPr>
          <w:rFonts w:ascii="Candara Light" w:hAnsi="Candara Light"/>
        </w:rPr>
        <w:t>.</w:t>
      </w:r>
    </w:p>
    <w:p w14:paraId="3D578601"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const </w:t>
      </w:r>
      <w:proofErr w:type="spellStart"/>
      <w:r w:rsidRPr="00F35BBE">
        <w:rPr>
          <w:rFonts w:ascii="Consolas" w:eastAsia="Times New Roman" w:hAnsi="Consolas" w:cs="Courier New"/>
          <w:color w:val="000000"/>
          <w:sz w:val="18"/>
          <w:szCs w:val="18"/>
          <w:bdr w:val="none" w:sz="0" w:space="0" w:color="auto" w:frame="1"/>
          <w:lang w:eastAsia="en-CA"/>
        </w:rPr>
        <w:t>sendTransaction</w:t>
      </w:r>
      <w:proofErr w:type="spellEnd"/>
      <w:r w:rsidRPr="00F35BBE">
        <w:rPr>
          <w:rFonts w:ascii="Consolas" w:eastAsia="Times New Roman" w:hAnsi="Consolas" w:cs="Courier New"/>
          <w:color w:val="000000"/>
          <w:sz w:val="18"/>
          <w:szCs w:val="18"/>
          <w:bdr w:val="none" w:sz="0" w:space="0" w:color="auto" w:frame="1"/>
          <w:lang w:eastAsia="en-CA"/>
        </w:rPr>
        <w:t xml:space="preserve"> =async () =&gt; {</w:t>
      </w:r>
    </w:p>
    <w:p w14:paraId="61BCB7B7"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b/>
          <w:bCs/>
          <w:color w:val="006699"/>
          <w:sz w:val="18"/>
          <w:szCs w:val="18"/>
          <w:bdr w:val="none" w:sz="0" w:space="0" w:color="auto" w:frame="1"/>
          <w:lang w:eastAsia="en-CA"/>
        </w:rPr>
        <w:t>try</w:t>
      </w:r>
      <w:r w:rsidRPr="00F35BBE">
        <w:rPr>
          <w:rFonts w:ascii="Consolas" w:eastAsia="Times New Roman" w:hAnsi="Consolas" w:cs="Times New Roman"/>
          <w:color w:val="000000"/>
          <w:sz w:val="18"/>
          <w:szCs w:val="18"/>
          <w:lang w:eastAsia="en-CA"/>
        </w:rPr>
        <w:t xml:space="preserve"> </w:t>
      </w:r>
      <w:r w:rsidRPr="00F35BBE">
        <w:rPr>
          <w:rFonts w:ascii="Consolas" w:eastAsia="Times New Roman" w:hAnsi="Consolas" w:cs="Courier New"/>
          <w:color w:val="000000"/>
          <w:sz w:val="18"/>
          <w:szCs w:val="18"/>
          <w:bdr w:val="none" w:sz="0" w:space="0" w:color="auto" w:frame="1"/>
          <w:lang w:eastAsia="en-CA"/>
        </w:rPr>
        <w:t>{</w:t>
      </w:r>
    </w:p>
    <w:p w14:paraId="1FE0E224"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b/>
          <w:bCs/>
          <w:color w:val="006699"/>
          <w:sz w:val="18"/>
          <w:szCs w:val="18"/>
          <w:bdr w:val="none" w:sz="0" w:space="0" w:color="auto" w:frame="1"/>
          <w:lang w:eastAsia="en-CA"/>
        </w:rPr>
        <w:t>if</w:t>
      </w:r>
      <w:r w:rsidRPr="00F35BBE">
        <w:rPr>
          <w:rFonts w:ascii="Consolas" w:eastAsia="Times New Roman" w:hAnsi="Consolas" w:cs="Courier New"/>
          <w:color w:val="000000"/>
          <w:sz w:val="18"/>
          <w:szCs w:val="18"/>
          <w:bdr w:val="none" w:sz="0" w:space="0" w:color="auto" w:frame="1"/>
          <w:lang w:eastAsia="en-CA"/>
        </w:rPr>
        <w:t>(!</w:t>
      </w:r>
      <w:proofErr w:type="spellStart"/>
      <w:r w:rsidRPr="00F35BBE">
        <w:rPr>
          <w:rFonts w:ascii="Consolas" w:eastAsia="Times New Roman" w:hAnsi="Consolas" w:cs="Courier New"/>
          <w:color w:val="000000"/>
          <w:sz w:val="18"/>
          <w:szCs w:val="18"/>
          <w:bdr w:val="none" w:sz="0" w:space="0" w:color="auto" w:frame="1"/>
          <w:lang w:eastAsia="en-CA"/>
        </w:rPr>
        <w:t>ethereum</w:t>
      </w:r>
      <w:proofErr w:type="spellEnd"/>
      <w:r w:rsidRPr="00F35BBE">
        <w:rPr>
          <w:rFonts w:ascii="Consolas" w:eastAsia="Times New Roman" w:hAnsi="Consolas" w:cs="Courier New"/>
          <w:color w:val="000000"/>
          <w:sz w:val="18"/>
          <w:szCs w:val="18"/>
          <w:bdr w:val="none" w:sz="0" w:space="0" w:color="auto" w:frame="1"/>
          <w:lang w:eastAsia="en-CA"/>
        </w:rPr>
        <w:t xml:space="preserve">) </w:t>
      </w:r>
      <w:r w:rsidRPr="00F35BBE">
        <w:rPr>
          <w:rFonts w:ascii="Consolas" w:eastAsia="Times New Roman" w:hAnsi="Consolas" w:cs="Courier New"/>
          <w:b/>
          <w:bCs/>
          <w:color w:val="006699"/>
          <w:sz w:val="18"/>
          <w:szCs w:val="18"/>
          <w:bdr w:val="none" w:sz="0" w:space="0" w:color="auto" w:frame="1"/>
          <w:lang w:eastAsia="en-CA"/>
        </w:rPr>
        <w:t>return</w:t>
      </w:r>
      <w:r w:rsidRPr="00F35BBE">
        <w:rPr>
          <w:rFonts w:ascii="Consolas" w:eastAsia="Times New Roman" w:hAnsi="Consolas" w:cs="Times New Roman"/>
          <w:color w:val="000000"/>
          <w:sz w:val="18"/>
          <w:szCs w:val="18"/>
          <w:lang w:eastAsia="en-CA"/>
        </w:rPr>
        <w:t xml:space="preserve"> </w:t>
      </w:r>
      <w:r w:rsidRPr="00F35BBE">
        <w:rPr>
          <w:rFonts w:ascii="Consolas" w:eastAsia="Times New Roman" w:hAnsi="Consolas" w:cs="Courier New"/>
          <w:color w:val="000000"/>
          <w:sz w:val="18"/>
          <w:szCs w:val="18"/>
          <w:bdr w:val="none" w:sz="0" w:space="0" w:color="auto" w:frame="1"/>
          <w:lang w:eastAsia="en-CA"/>
        </w:rPr>
        <w:t>alert(</w:t>
      </w:r>
      <w:r w:rsidRPr="00F35BBE">
        <w:rPr>
          <w:rFonts w:ascii="Consolas" w:eastAsia="Times New Roman" w:hAnsi="Consolas" w:cs="Courier New"/>
          <w:color w:val="0000FF"/>
          <w:sz w:val="18"/>
          <w:szCs w:val="18"/>
          <w:bdr w:val="none" w:sz="0" w:space="0" w:color="auto" w:frame="1"/>
          <w:lang w:eastAsia="en-CA"/>
        </w:rPr>
        <w:t xml:space="preserve">'Please install </w:t>
      </w:r>
      <w:proofErr w:type="spellStart"/>
      <w:r w:rsidRPr="00F35BBE">
        <w:rPr>
          <w:rFonts w:ascii="Consolas" w:eastAsia="Times New Roman" w:hAnsi="Consolas" w:cs="Courier New"/>
          <w:color w:val="0000FF"/>
          <w:sz w:val="18"/>
          <w:szCs w:val="18"/>
          <w:bdr w:val="none" w:sz="0" w:space="0" w:color="auto" w:frame="1"/>
          <w:lang w:eastAsia="en-CA"/>
        </w:rPr>
        <w:t>metamask</w:t>
      </w:r>
      <w:proofErr w:type="spellEnd"/>
      <w:r w:rsidRPr="00F35BBE">
        <w:rPr>
          <w:rFonts w:ascii="Consolas" w:eastAsia="Times New Roman" w:hAnsi="Consolas" w:cs="Courier New"/>
          <w:color w:val="0000FF"/>
          <w:sz w:val="18"/>
          <w:szCs w:val="18"/>
          <w:bdr w:val="none" w:sz="0" w:space="0" w:color="auto" w:frame="1"/>
          <w:lang w:eastAsia="en-CA"/>
        </w:rPr>
        <w:t>'</w:t>
      </w:r>
      <w:r w:rsidRPr="00F35BBE">
        <w:rPr>
          <w:rFonts w:ascii="Consolas" w:eastAsia="Times New Roman" w:hAnsi="Consolas" w:cs="Courier New"/>
          <w:color w:val="000000"/>
          <w:sz w:val="18"/>
          <w:szCs w:val="18"/>
          <w:bdr w:val="none" w:sz="0" w:space="0" w:color="auto" w:frame="1"/>
          <w:lang w:eastAsia="en-CA"/>
        </w:rPr>
        <w:t>);</w:t>
      </w:r>
    </w:p>
    <w:p w14:paraId="11503FD2"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color w:val="008200"/>
          <w:sz w:val="18"/>
          <w:szCs w:val="18"/>
          <w:bdr w:val="none" w:sz="0" w:space="0" w:color="auto" w:frame="1"/>
          <w:lang w:eastAsia="en-CA"/>
        </w:rPr>
        <w:t>//get the data from the form...</w:t>
      </w:r>
    </w:p>
    <w:p w14:paraId="4EAD0C5E"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const {</w:t>
      </w:r>
      <w:proofErr w:type="spellStart"/>
      <w:r w:rsidRPr="00F35BBE">
        <w:rPr>
          <w:rFonts w:ascii="Consolas" w:eastAsia="Times New Roman" w:hAnsi="Consolas" w:cs="Courier New"/>
          <w:color w:val="000000"/>
          <w:sz w:val="18"/>
          <w:szCs w:val="18"/>
          <w:bdr w:val="none" w:sz="0" w:space="0" w:color="auto" w:frame="1"/>
          <w:lang w:eastAsia="en-CA"/>
        </w:rPr>
        <w:t>addressTo,amount,keyword,message</w:t>
      </w:r>
      <w:proofErr w:type="spellEnd"/>
      <w:r w:rsidRPr="00F35BBE">
        <w:rPr>
          <w:rFonts w:ascii="Consolas" w:eastAsia="Times New Roman" w:hAnsi="Consolas" w:cs="Courier New"/>
          <w:color w:val="000000"/>
          <w:sz w:val="18"/>
          <w:szCs w:val="18"/>
          <w:bdr w:val="none" w:sz="0" w:space="0" w:color="auto" w:frame="1"/>
          <w:lang w:eastAsia="en-CA"/>
        </w:rPr>
        <w:t xml:space="preserve">} = </w:t>
      </w:r>
      <w:proofErr w:type="spellStart"/>
      <w:r w:rsidRPr="00F35BBE">
        <w:rPr>
          <w:rFonts w:ascii="Consolas" w:eastAsia="Times New Roman" w:hAnsi="Consolas" w:cs="Courier New"/>
          <w:color w:val="000000"/>
          <w:sz w:val="18"/>
          <w:szCs w:val="18"/>
          <w:bdr w:val="none" w:sz="0" w:space="0" w:color="auto" w:frame="1"/>
          <w:lang w:eastAsia="en-CA"/>
        </w:rPr>
        <w:t>formData</w:t>
      </w:r>
      <w:proofErr w:type="spellEnd"/>
      <w:r w:rsidRPr="00F35BBE">
        <w:rPr>
          <w:rFonts w:ascii="Consolas" w:eastAsia="Times New Roman" w:hAnsi="Consolas" w:cs="Courier New"/>
          <w:color w:val="000000"/>
          <w:sz w:val="18"/>
          <w:szCs w:val="18"/>
          <w:bdr w:val="none" w:sz="0" w:space="0" w:color="auto" w:frame="1"/>
          <w:lang w:eastAsia="en-CA"/>
        </w:rPr>
        <w:t>;</w:t>
      </w:r>
    </w:p>
    <w:p w14:paraId="5FC04B03"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const </w:t>
      </w:r>
      <w:proofErr w:type="spellStart"/>
      <w:r w:rsidRPr="00F35BBE">
        <w:rPr>
          <w:rFonts w:ascii="Consolas" w:eastAsia="Times New Roman" w:hAnsi="Consolas" w:cs="Courier New"/>
          <w:color w:val="000000"/>
          <w:sz w:val="18"/>
          <w:szCs w:val="18"/>
          <w:bdr w:val="none" w:sz="0" w:space="0" w:color="auto" w:frame="1"/>
          <w:lang w:eastAsia="en-CA"/>
        </w:rPr>
        <w:t>transactionContract</w:t>
      </w:r>
      <w:proofErr w:type="spellEnd"/>
      <w:r w:rsidRPr="00F35BBE">
        <w:rPr>
          <w:rFonts w:ascii="Consolas" w:eastAsia="Times New Roman" w:hAnsi="Consolas" w:cs="Courier New"/>
          <w:color w:val="000000"/>
          <w:sz w:val="18"/>
          <w:szCs w:val="18"/>
          <w:bdr w:val="none" w:sz="0" w:space="0" w:color="auto" w:frame="1"/>
          <w:lang w:eastAsia="en-CA"/>
        </w:rPr>
        <w:t xml:space="preserve"> = </w:t>
      </w:r>
      <w:proofErr w:type="spellStart"/>
      <w:r w:rsidRPr="00F35BBE">
        <w:rPr>
          <w:rFonts w:ascii="Consolas" w:eastAsia="Times New Roman" w:hAnsi="Consolas" w:cs="Courier New"/>
          <w:color w:val="000000"/>
          <w:sz w:val="18"/>
          <w:szCs w:val="18"/>
          <w:bdr w:val="none" w:sz="0" w:space="0" w:color="auto" w:frame="1"/>
          <w:lang w:eastAsia="en-CA"/>
        </w:rPr>
        <w:t>getEthereumContract</w:t>
      </w:r>
      <w:proofErr w:type="spellEnd"/>
      <w:r w:rsidRPr="00F35BBE">
        <w:rPr>
          <w:rFonts w:ascii="Consolas" w:eastAsia="Times New Roman" w:hAnsi="Consolas" w:cs="Courier New"/>
          <w:color w:val="000000"/>
          <w:sz w:val="18"/>
          <w:szCs w:val="18"/>
          <w:bdr w:val="none" w:sz="0" w:space="0" w:color="auto" w:frame="1"/>
          <w:lang w:eastAsia="en-CA"/>
        </w:rPr>
        <w:t>();</w:t>
      </w:r>
    </w:p>
    <w:p w14:paraId="6F0A9C43"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color w:val="008200"/>
          <w:sz w:val="18"/>
          <w:szCs w:val="18"/>
          <w:bdr w:val="none" w:sz="0" w:space="0" w:color="auto" w:frame="1"/>
          <w:lang w:eastAsia="en-CA"/>
        </w:rPr>
        <w:t>// this constant us to parse ether to GWEI</w:t>
      </w:r>
    </w:p>
    <w:p w14:paraId="05199EF2"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const </w:t>
      </w:r>
      <w:proofErr w:type="spellStart"/>
      <w:r w:rsidRPr="00F35BBE">
        <w:rPr>
          <w:rFonts w:ascii="Consolas" w:eastAsia="Times New Roman" w:hAnsi="Consolas" w:cs="Courier New"/>
          <w:color w:val="000000"/>
          <w:sz w:val="18"/>
          <w:szCs w:val="18"/>
          <w:bdr w:val="none" w:sz="0" w:space="0" w:color="auto" w:frame="1"/>
          <w:lang w:eastAsia="en-CA"/>
        </w:rPr>
        <w:t>parsedAmount</w:t>
      </w:r>
      <w:proofErr w:type="spellEnd"/>
      <w:r w:rsidRPr="00F35BBE">
        <w:rPr>
          <w:rFonts w:ascii="Consolas" w:eastAsia="Times New Roman" w:hAnsi="Consolas" w:cs="Courier New"/>
          <w:color w:val="000000"/>
          <w:sz w:val="18"/>
          <w:szCs w:val="18"/>
          <w:bdr w:val="none" w:sz="0" w:space="0" w:color="auto" w:frame="1"/>
          <w:lang w:eastAsia="en-CA"/>
        </w:rPr>
        <w:t xml:space="preserve"> = </w:t>
      </w:r>
      <w:proofErr w:type="spellStart"/>
      <w:r w:rsidRPr="00F35BBE">
        <w:rPr>
          <w:rFonts w:ascii="Consolas" w:eastAsia="Times New Roman" w:hAnsi="Consolas" w:cs="Courier New"/>
          <w:color w:val="000000"/>
          <w:sz w:val="18"/>
          <w:szCs w:val="18"/>
          <w:bdr w:val="none" w:sz="0" w:space="0" w:color="auto" w:frame="1"/>
          <w:lang w:eastAsia="en-CA"/>
        </w:rPr>
        <w:t>ethers.utils.parseEther</w:t>
      </w:r>
      <w:proofErr w:type="spellEnd"/>
      <w:r w:rsidRPr="00F35BBE">
        <w:rPr>
          <w:rFonts w:ascii="Consolas" w:eastAsia="Times New Roman" w:hAnsi="Consolas" w:cs="Courier New"/>
          <w:color w:val="000000"/>
          <w:sz w:val="18"/>
          <w:szCs w:val="18"/>
          <w:bdr w:val="none" w:sz="0" w:space="0" w:color="auto" w:frame="1"/>
          <w:lang w:eastAsia="en-CA"/>
        </w:rPr>
        <w:t>(amount);</w:t>
      </w:r>
    </w:p>
    <w:p w14:paraId="42F34CE8" w14:textId="77777777" w:rsidR="00F35BBE" w:rsidRPr="00F35BBE" w:rsidRDefault="00F35BBE" w:rsidP="00F35BBE">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Times New Roman"/>
          <w:color w:val="000000"/>
          <w:sz w:val="18"/>
          <w:szCs w:val="18"/>
          <w:lang w:eastAsia="en-CA"/>
        </w:rPr>
        <w:t> </w:t>
      </w:r>
    </w:p>
    <w:p w14:paraId="0ADA3375"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await </w:t>
      </w:r>
      <w:proofErr w:type="spellStart"/>
      <w:r w:rsidRPr="00F35BBE">
        <w:rPr>
          <w:rFonts w:ascii="Consolas" w:eastAsia="Times New Roman" w:hAnsi="Consolas" w:cs="Courier New"/>
          <w:color w:val="000000"/>
          <w:sz w:val="18"/>
          <w:szCs w:val="18"/>
          <w:bdr w:val="none" w:sz="0" w:space="0" w:color="auto" w:frame="1"/>
          <w:lang w:eastAsia="en-CA"/>
        </w:rPr>
        <w:t>ethereum.request</w:t>
      </w:r>
      <w:proofErr w:type="spellEnd"/>
      <w:r w:rsidRPr="00F35BBE">
        <w:rPr>
          <w:rFonts w:ascii="Consolas" w:eastAsia="Times New Roman" w:hAnsi="Consolas" w:cs="Courier New"/>
          <w:color w:val="000000"/>
          <w:sz w:val="18"/>
          <w:szCs w:val="18"/>
          <w:bdr w:val="none" w:sz="0" w:space="0" w:color="auto" w:frame="1"/>
          <w:lang w:eastAsia="en-CA"/>
        </w:rPr>
        <w:t>({</w:t>
      </w:r>
    </w:p>
    <w:p w14:paraId="6FF4B471"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method: </w:t>
      </w:r>
      <w:r w:rsidRPr="00F35BBE">
        <w:rPr>
          <w:rFonts w:ascii="Consolas" w:eastAsia="Times New Roman" w:hAnsi="Consolas" w:cs="Courier New"/>
          <w:color w:val="0000FF"/>
          <w:sz w:val="18"/>
          <w:szCs w:val="18"/>
          <w:bdr w:val="none" w:sz="0" w:space="0" w:color="auto" w:frame="1"/>
          <w:lang w:eastAsia="en-CA"/>
        </w:rPr>
        <w:t>'</w:t>
      </w:r>
      <w:proofErr w:type="spellStart"/>
      <w:r w:rsidRPr="00F35BBE">
        <w:rPr>
          <w:rFonts w:ascii="Consolas" w:eastAsia="Times New Roman" w:hAnsi="Consolas" w:cs="Courier New"/>
          <w:color w:val="0000FF"/>
          <w:sz w:val="18"/>
          <w:szCs w:val="18"/>
          <w:bdr w:val="none" w:sz="0" w:space="0" w:color="auto" w:frame="1"/>
          <w:lang w:eastAsia="en-CA"/>
        </w:rPr>
        <w:t>eth_sendTransaction</w:t>
      </w:r>
      <w:proofErr w:type="spellEnd"/>
      <w:r w:rsidRPr="00F35BBE">
        <w:rPr>
          <w:rFonts w:ascii="Consolas" w:eastAsia="Times New Roman" w:hAnsi="Consolas" w:cs="Courier New"/>
          <w:color w:val="0000FF"/>
          <w:sz w:val="18"/>
          <w:szCs w:val="18"/>
          <w:bdr w:val="none" w:sz="0" w:space="0" w:color="auto" w:frame="1"/>
          <w:lang w:eastAsia="en-CA"/>
        </w:rPr>
        <w:t>'</w:t>
      </w:r>
      <w:r w:rsidRPr="00F35BBE">
        <w:rPr>
          <w:rFonts w:ascii="Consolas" w:eastAsia="Times New Roman" w:hAnsi="Consolas" w:cs="Courier New"/>
          <w:color w:val="000000"/>
          <w:sz w:val="18"/>
          <w:szCs w:val="18"/>
          <w:bdr w:val="none" w:sz="0" w:space="0" w:color="auto" w:frame="1"/>
          <w:lang w:eastAsia="en-CA"/>
        </w:rPr>
        <w:t>,</w:t>
      </w:r>
    </w:p>
    <w:p w14:paraId="19BB41F3"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params:[{</w:t>
      </w:r>
    </w:p>
    <w:p w14:paraId="3FDDB429"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lastRenderedPageBreak/>
        <w:t>                </w:t>
      </w:r>
      <w:proofErr w:type="spellStart"/>
      <w:r w:rsidRPr="00F35BBE">
        <w:rPr>
          <w:rFonts w:ascii="Consolas" w:eastAsia="Times New Roman" w:hAnsi="Consolas" w:cs="Courier New"/>
          <w:b/>
          <w:bCs/>
          <w:color w:val="006699"/>
          <w:sz w:val="18"/>
          <w:szCs w:val="18"/>
          <w:bdr w:val="none" w:sz="0" w:space="0" w:color="auto" w:frame="1"/>
          <w:lang w:eastAsia="en-CA"/>
        </w:rPr>
        <w:t>from</w:t>
      </w:r>
      <w:r w:rsidRPr="00F35BBE">
        <w:rPr>
          <w:rFonts w:ascii="Consolas" w:eastAsia="Times New Roman" w:hAnsi="Consolas" w:cs="Courier New"/>
          <w:color w:val="000000"/>
          <w:sz w:val="18"/>
          <w:szCs w:val="18"/>
          <w:bdr w:val="none" w:sz="0" w:space="0" w:color="auto" w:frame="1"/>
          <w:lang w:eastAsia="en-CA"/>
        </w:rPr>
        <w:t>:currentAccount</w:t>
      </w:r>
      <w:proofErr w:type="spellEnd"/>
      <w:r w:rsidRPr="00F35BBE">
        <w:rPr>
          <w:rFonts w:ascii="Consolas" w:eastAsia="Times New Roman" w:hAnsi="Consolas" w:cs="Courier New"/>
          <w:color w:val="000000"/>
          <w:sz w:val="18"/>
          <w:szCs w:val="18"/>
          <w:bdr w:val="none" w:sz="0" w:space="0" w:color="auto" w:frame="1"/>
          <w:lang w:eastAsia="en-CA"/>
        </w:rPr>
        <w:t>,</w:t>
      </w:r>
    </w:p>
    <w:p w14:paraId="37555B2B"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to:addressTo</w:t>
      </w:r>
      <w:proofErr w:type="spellEnd"/>
      <w:r w:rsidRPr="00F35BBE">
        <w:rPr>
          <w:rFonts w:ascii="Consolas" w:eastAsia="Times New Roman" w:hAnsi="Consolas" w:cs="Courier New"/>
          <w:color w:val="000000"/>
          <w:sz w:val="18"/>
          <w:szCs w:val="18"/>
          <w:bdr w:val="none" w:sz="0" w:space="0" w:color="auto" w:frame="1"/>
          <w:lang w:eastAsia="en-CA"/>
        </w:rPr>
        <w:t>,</w:t>
      </w:r>
    </w:p>
    <w:p w14:paraId="60974507"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gas: </w:t>
      </w:r>
      <w:r w:rsidRPr="00F35BBE">
        <w:rPr>
          <w:rFonts w:ascii="Consolas" w:eastAsia="Times New Roman" w:hAnsi="Consolas" w:cs="Courier New"/>
          <w:color w:val="0000FF"/>
          <w:sz w:val="18"/>
          <w:szCs w:val="18"/>
          <w:bdr w:val="none" w:sz="0" w:space="0" w:color="auto" w:frame="1"/>
          <w:lang w:eastAsia="en-CA"/>
        </w:rPr>
        <w:t>'0x5208'</w:t>
      </w:r>
      <w:r w:rsidRPr="00F35BBE">
        <w:rPr>
          <w:rFonts w:ascii="Consolas" w:eastAsia="Times New Roman" w:hAnsi="Consolas" w:cs="Courier New"/>
          <w:color w:val="000000"/>
          <w:sz w:val="18"/>
          <w:szCs w:val="18"/>
          <w:bdr w:val="none" w:sz="0" w:space="0" w:color="auto" w:frame="1"/>
          <w:lang w:eastAsia="en-CA"/>
        </w:rPr>
        <w:t xml:space="preserve">, </w:t>
      </w:r>
      <w:r w:rsidRPr="00F35BBE">
        <w:rPr>
          <w:rFonts w:ascii="Consolas" w:eastAsia="Times New Roman" w:hAnsi="Consolas" w:cs="Courier New"/>
          <w:color w:val="008200"/>
          <w:sz w:val="18"/>
          <w:szCs w:val="18"/>
          <w:bdr w:val="none" w:sz="0" w:space="0" w:color="auto" w:frame="1"/>
          <w:lang w:eastAsia="en-CA"/>
        </w:rPr>
        <w:t>//21000 GWEI, around 0.00002 ETH</w:t>
      </w:r>
    </w:p>
    <w:p w14:paraId="26401787"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value:parsedAmount</w:t>
      </w:r>
      <w:proofErr w:type="spellEnd"/>
      <w:r w:rsidRPr="00F35BBE">
        <w:rPr>
          <w:rFonts w:ascii="Consolas" w:eastAsia="Times New Roman" w:hAnsi="Consolas" w:cs="Courier New"/>
          <w:color w:val="000000"/>
          <w:sz w:val="18"/>
          <w:szCs w:val="18"/>
          <w:bdr w:val="none" w:sz="0" w:space="0" w:color="auto" w:frame="1"/>
          <w:lang w:eastAsia="en-CA"/>
        </w:rPr>
        <w:t xml:space="preserve">._hex, </w:t>
      </w:r>
      <w:r w:rsidRPr="00F35BBE">
        <w:rPr>
          <w:rFonts w:ascii="Consolas" w:eastAsia="Times New Roman" w:hAnsi="Consolas" w:cs="Courier New"/>
          <w:color w:val="008200"/>
          <w:sz w:val="18"/>
          <w:szCs w:val="18"/>
          <w:bdr w:val="none" w:sz="0" w:space="0" w:color="auto" w:frame="1"/>
          <w:lang w:eastAsia="en-CA"/>
        </w:rPr>
        <w:t>//0.00001</w:t>
      </w:r>
    </w:p>
    <w:p w14:paraId="03D364CC"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
    <w:p w14:paraId="5FCE95E9"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
    <w:p w14:paraId="135A0781"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console.log({</w:t>
      </w:r>
    </w:p>
    <w:p w14:paraId="7FDE9D00"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addressTo</w:t>
      </w:r>
      <w:proofErr w:type="spellEnd"/>
      <w:r w:rsidRPr="00F35BBE">
        <w:rPr>
          <w:rFonts w:ascii="Consolas" w:eastAsia="Times New Roman" w:hAnsi="Consolas" w:cs="Courier New"/>
          <w:color w:val="000000"/>
          <w:sz w:val="18"/>
          <w:szCs w:val="18"/>
          <w:bdr w:val="none" w:sz="0" w:space="0" w:color="auto" w:frame="1"/>
          <w:lang w:eastAsia="en-CA"/>
        </w:rPr>
        <w:t>,</w:t>
      </w:r>
    </w:p>
    <w:p w14:paraId="1A3A1199"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parsedAmount</w:t>
      </w:r>
      <w:proofErr w:type="spellEnd"/>
      <w:r w:rsidRPr="00F35BBE">
        <w:rPr>
          <w:rFonts w:ascii="Consolas" w:eastAsia="Times New Roman" w:hAnsi="Consolas" w:cs="Courier New"/>
          <w:color w:val="000000"/>
          <w:sz w:val="18"/>
          <w:szCs w:val="18"/>
          <w:bdr w:val="none" w:sz="0" w:space="0" w:color="auto" w:frame="1"/>
          <w:lang w:eastAsia="en-CA"/>
        </w:rPr>
        <w:t>,</w:t>
      </w:r>
    </w:p>
    <w:p w14:paraId="40C1D327"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message,</w:t>
      </w:r>
    </w:p>
    <w:p w14:paraId="66CE5E53"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keyword,</w:t>
      </w:r>
    </w:p>
    <w:p w14:paraId="16058A38"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
    <w:p w14:paraId="6D9447AE"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const </w:t>
      </w:r>
      <w:proofErr w:type="spellStart"/>
      <w:r w:rsidRPr="00F35BBE">
        <w:rPr>
          <w:rFonts w:ascii="Consolas" w:eastAsia="Times New Roman" w:hAnsi="Consolas" w:cs="Courier New"/>
          <w:color w:val="000000"/>
          <w:sz w:val="18"/>
          <w:szCs w:val="18"/>
          <w:bdr w:val="none" w:sz="0" w:space="0" w:color="auto" w:frame="1"/>
          <w:lang w:eastAsia="en-CA"/>
        </w:rPr>
        <w:t>transactionHash</w:t>
      </w:r>
      <w:proofErr w:type="spellEnd"/>
      <w:r w:rsidRPr="00F35BBE">
        <w:rPr>
          <w:rFonts w:ascii="Consolas" w:eastAsia="Times New Roman" w:hAnsi="Consolas" w:cs="Courier New"/>
          <w:color w:val="000000"/>
          <w:sz w:val="18"/>
          <w:szCs w:val="18"/>
          <w:bdr w:val="none" w:sz="0" w:space="0" w:color="auto" w:frame="1"/>
          <w:lang w:eastAsia="en-CA"/>
        </w:rPr>
        <w:t xml:space="preserve"> = await </w:t>
      </w:r>
      <w:proofErr w:type="spellStart"/>
      <w:r w:rsidRPr="00F35BBE">
        <w:rPr>
          <w:rFonts w:ascii="Consolas" w:eastAsia="Times New Roman" w:hAnsi="Consolas" w:cs="Courier New"/>
          <w:color w:val="000000"/>
          <w:sz w:val="18"/>
          <w:szCs w:val="18"/>
          <w:bdr w:val="none" w:sz="0" w:space="0" w:color="auto" w:frame="1"/>
          <w:lang w:eastAsia="en-CA"/>
        </w:rPr>
        <w:t>transactionContract.addToBlockchain</w:t>
      </w:r>
      <w:proofErr w:type="spellEnd"/>
      <w:r w:rsidRPr="00F35BBE">
        <w:rPr>
          <w:rFonts w:ascii="Consolas" w:eastAsia="Times New Roman" w:hAnsi="Consolas" w:cs="Courier New"/>
          <w:color w:val="000000"/>
          <w:sz w:val="18"/>
          <w:szCs w:val="18"/>
          <w:bdr w:val="none" w:sz="0" w:space="0" w:color="auto" w:frame="1"/>
          <w:lang w:eastAsia="en-CA"/>
        </w:rPr>
        <w:t>(</w:t>
      </w:r>
      <w:proofErr w:type="spellStart"/>
      <w:r w:rsidRPr="00F35BBE">
        <w:rPr>
          <w:rFonts w:ascii="Consolas" w:eastAsia="Times New Roman" w:hAnsi="Consolas" w:cs="Courier New"/>
          <w:color w:val="000000"/>
          <w:sz w:val="18"/>
          <w:szCs w:val="18"/>
          <w:bdr w:val="none" w:sz="0" w:space="0" w:color="auto" w:frame="1"/>
          <w:lang w:eastAsia="en-CA"/>
        </w:rPr>
        <w:t>addressTo</w:t>
      </w:r>
      <w:proofErr w:type="spellEnd"/>
      <w:r w:rsidRPr="00F35BBE">
        <w:rPr>
          <w:rFonts w:ascii="Consolas" w:eastAsia="Times New Roman" w:hAnsi="Consolas" w:cs="Courier New"/>
          <w:color w:val="000000"/>
          <w:sz w:val="18"/>
          <w:szCs w:val="18"/>
          <w:bdr w:val="none" w:sz="0" w:space="0" w:color="auto" w:frame="1"/>
          <w:lang w:eastAsia="en-CA"/>
        </w:rPr>
        <w:t xml:space="preserve">, </w:t>
      </w:r>
      <w:proofErr w:type="spellStart"/>
      <w:r w:rsidRPr="00F35BBE">
        <w:rPr>
          <w:rFonts w:ascii="Consolas" w:eastAsia="Times New Roman" w:hAnsi="Consolas" w:cs="Courier New"/>
          <w:color w:val="000000"/>
          <w:sz w:val="18"/>
          <w:szCs w:val="18"/>
          <w:bdr w:val="none" w:sz="0" w:space="0" w:color="auto" w:frame="1"/>
          <w:lang w:eastAsia="en-CA"/>
        </w:rPr>
        <w:t>parsedAmount</w:t>
      </w:r>
      <w:proofErr w:type="spellEnd"/>
      <w:r w:rsidRPr="00F35BBE">
        <w:rPr>
          <w:rFonts w:ascii="Consolas" w:eastAsia="Times New Roman" w:hAnsi="Consolas" w:cs="Courier New"/>
          <w:color w:val="000000"/>
          <w:sz w:val="18"/>
          <w:szCs w:val="18"/>
          <w:bdr w:val="none" w:sz="0" w:space="0" w:color="auto" w:frame="1"/>
          <w:lang w:eastAsia="en-CA"/>
        </w:rPr>
        <w:t>, message, keyword);</w:t>
      </w:r>
    </w:p>
    <w:p w14:paraId="6C8EC709"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color w:val="008200"/>
          <w:sz w:val="18"/>
          <w:szCs w:val="18"/>
          <w:bdr w:val="none" w:sz="0" w:space="0" w:color="auto" w:frame="1"/>
          <w:lang w:eastAsia="en-CA"/>
        </w:rPr>
        <w:t xml:space="preserve">// this part make sure the </w:t>
      </w:r>
      <w:proofErr w:type="spellStart"/>
      <w:r w:rsidRPr="00F35BBE">
        <w:rPr>
          <w:rFonts w:ascii="Consolas" w:eastAsia="Times New Roman" w:hAnsi="Consolas" w:cs="Courier New"/>
          <w:color w:val="008200"/>
          <w:sz w:val="18"/>
          <w:szCs w:val="18"/>
          <w:bdr w:val="none" w:sz="0" w:space="0" w:color="auto" w:frame="1"/>
          <w:lang w:eastAsia="en-CA"/>
        </w:rPr>
        <w:t>asyncreous</w:t>
      </w:r>
      <w:proofErr w:type="spellEnd"/>
      <w:r w:rsidRPr="00F35BBE">
        <w:rPr>
          <w:rFonts w:ascii="Consolas" w:eastAsia="Times New Roman" w:hAnsi="Consolas" w:cs="Courier New"/>
          <w:color w:val="008200"/>
          <w:sz w:val="18"/>
          <w:szCs w:val="18"/>
          <w:bdr w:val="none" w:sz="0" w:space="0" w:color="auto" w:frame="1"/>
          <w:lang w:eastAsia="en-CA"/>
        </w:rPr>
        <w:t xml:space="preserve"> process finish</w:t>
      </w:r>
    </w:p>
    <w:p w14:paraId="3C76829B"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setIsLoading</w:t>
      </w:r>
      <w:proofErr w:type="spellEnd"/>
      <w:r w:rsidRPr="00F35BBE">
        <w:rPr>
          <w:rFonts w:ascii="Consolas" w:eastAsia="Times New Roman" w:hAnsi="Consolas" w:cs="Courier New"/>
          <w:color w:val="000000"/>
          <w:sz w:val="18"/>
          <w:szCs w:val="18"/>
          <w:bdr w:val="none" w:sz="0" w:space="0" w:color="auto" w:frame="1"/>
          <w:lang w:eastAsia="en-CA"/>
        </w:rPr>
        <w:t>(</w:t>
      </w:r>
      <w:r w:rsidRPr="00F35BBE">
        <w:rPr>
          <w:rFonts w:ascii="Consolas" w:eastAsia="Times New Roman" w:hAnsi="Consolas" w:cs="Courier New"/>
          <w:b/>
          <w:bCs/>
          <w:color w:val="006699"/>
          <w:sz w:val="18"/>
          <w:szCs w:val="18"/>
          <w:bdr w:val="none" w:sz="0" w:space="0" w:color="auto" w:frame="1"/>
          <w:lang w:eastAsia="en-CA"/>
        </w:rPr>
        <w:t>true</w:t>
      </w:r>
      <w:r w:rsidRPr="00F35BBE">
        <w:rPr>
          <w:rFonts w:ascii="Consolas" w:eastAsia="Times New Roman" w:hAnsi="Consolas" w:cs="Courier New"/>
          <w:color w:val="000000"/>
          <w:sz w:val="18"/>
          <w:szCs w:val="18"/>
          <w:bdr w:val="none" w:sz="0" w:space="0" w:color="auto" w:frame="1"/>
          <w:lang w:eastAsia="en-CA"/>
        </w:rPr>
        <w:t>);</w:t>
      </w:r>
    </w:p>
    <w:p w14:paraId="297D4229"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console.log(`Loading - ${</w:t>
      </w:r>
      <w:proofErr w:type="spellStart"/>
      <w:r w:rsidRPr="00F35BBE">
        <w:rPr>
          <w:rFonts w:ascii="Consolas" w:eastAsia="Times New Roman" w:hAnsi="Consolas" w:cs="Courier New"/>
          <w:color w:val="000000"/>
          <w:sz w:val="18"/>
          <w:szCs w:val="18"/>
          <w:bdr w:val="none" w:sz="0" w:space="0" w:color="auto" w:frame="1"/>
          <w:lang w:eastAsia="en-CA"/>
        </w:rPr>
        <w:t>transactionHash.hash</w:t>
      </w:r>
      <w:proofErr w:type="spellEnd"/>
      <w:r w:rsidRPr="00F35BBE">
        <w:rPr>
          <w:rFonts w:ascii="Consolas" w:eastAsia="Times New Roman" w:hAnsi="Consolas" w:cs="Courier New"/>
          <w:color w:val="000000"/>
          <w:sz w:val="18"/>
          <w:szCs w:val="18"/>
          <w:bdr w:val="none" w:sz="0" w:space="0" w:color="auto" w:frame="1"/>
          <w:lang w:eastAsia="en-CA"/>
        </w:rPr>
        <w:t>}`);</w:t>
      </w:r>
    </w:p>
    <w:p w14:paraId="455FEE2B"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await </w:t>
      </w:r>
      <w:proofErr w:type="spellStart"/>
      <w:r w:rsidRPr="00F35BBE">
        <w:rPr>
          <w:rFonts w:ascii="Consolas" w:eastAsia="Times New Roman" w:hAnsi="Consolas" w:cs="Courier New"/>
          <w:color w:val="000000"/>
          <w:sz w:val="18"/>
          <w:szCs w:val="18"/>
          <w:bdr w:val="none" w:sz="0" w:space="0" w:color="auto" w:frame="1"/>
          <w:lang w:eastAsia="en-CA"/>
        </w:rPr>
        <w:t>transactionHash.wait</w:t>
      </w:r>
      <w:proofErr w:type="spellEnd"/>
      <w:r w:rsidRPr="00F35BBE">
        <w:rPr>
          <w:rFonts w:ascii="Consolas" w:eastAsia="Times New Roman" w:hAnsi="Consolas" w:cs="Courier New"/>
          <w:color w:val="000000"/>
          <w:sz w:val="18"/>
          <w:szCs w:val="18"/>
          <w:bdr w:val="none" w:sz="0" w:space="0" w:color="auto" w:frame="1"/>
          <w:lang w:eastAsia="en-CA"/>
        </w:rPr>
        <w:t>();</w:t>
      </w:r>
    </w:p>
    <w:p w14:paraId="0C40C835"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setIsLoading</w:t>
      </w:r>
      <w:proofErr w:type="spellEnd"/>
      <w:r w:rsidRPr="00F35BBE">
        <w:rPr>
          <w:rFonts w:ascii="Consolas" w:eastAsia="Times New Roman" w:hAnsi="Consolas" w:cs="Courier New"/>
          <w:color w:val="000000"/>
          <w:sz w:val="18"/>
          <w:szCs w:val="18"/>
          <w:bdr w:val="none" w:sz="0" w:space="0" w:color="auto" w:frame="1"/>
          <w:lang w:eastAsia="en-CA"/>
        </w:rPr>
        <w:t>(</w:t>
      </w:r>
      <w:r w:rsidRPr="00F35BBE">
        <w:rPr>
          <w:rFonts w:ascii="Consolas" w:eastAsia="Times New Roman" w:hAnsi="Consolas" w:cs="Courier New"/>
          <w:b/>
          <w:bCs/>
          <w:color w:val="006699"/>
          <w:sz w:val="18"/>
          <w:szCs w:val="18"/>
          <w:bdr w:val="none" w:sz="0" w:space="0" w:color="auto" w:frame="1"/>
          <w:lang w:eastAsia="en-CA"/>
        </w:rPr>
        <w:t>false</w:t>
      </w:r>
      <w:r w:rsidRPr="00F35BBE">
        <w:rPr>
          <w:rFonts w:ascii="Consolas" w:eastAsia="Times New Roman" w:hAnsi="Consolas" w:cs="Courier New"/>
          <w:color w:val="000000"/>
          <w:sz w:val="18"/>
          <w:szCs w:val="18"/>
          <w:bdr w:val="none" w:sz="0" w:space="0" w:color="auto" w:frame="1"/>
          <w:lang w:eastAsia="en-CA"/>
        </w:rPr>
        <w:t>);</w:t>
      </w:r>
    </w:p>
    <w:p w14:paraId="2C4D51E7"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console.log(`Success - ${</w:t>
      </w:r>
      <w:proofErr w:type="spellStart"/>
      <w:r w:rsidRPr="00F35BBE">
        <w:rPr>
          <w:rFonts w:ascii="Consolas" w:eastAsia="Times New Roman" w:hAnsi="Consolas" w:cs="Courier New"/>
          <w:color w:val="000000"/>
          <w:sz w:val="18"/>
          <w:szCs w:val="18"/>
          <w:bdr w:val="none" w:sz="0" w:space="0" w:color="auto" w:frame="1"/>
          <w:lang w:eastAsia="en-CA"/>
        </w:rPr>
        <w:t>transactionHash.hash</w:t>
      </w:r>
      <w:proofErr w:type="spellEnd"/>
      <w:r w:rsidRPr="00F35BBE">
        <w:rPr>
          <w:rFonts w:ascii="Consolas" w:eastAsia="Times New Roman" w:hAnsi="Consolas" w:cs="Courier New"/>
          <w:color w:val="000000"/>
          <w:sz w:val="18"/>
          <w:szCs w:val="18"/>
          <w:bdr w:val="none" w:sz="0" w:space="0" w:color="auto" w:frame="1"/>
          <w:lang w:eastAsia="en-CA"/>
        </w:rPr>
        <w:t>}`);</w:t>
      </w:r>
    </w:p>
    <w:p w14:paraId="2D4BCAAF" w14:textId="77777777" w:rsidR="00F35BBE" w:rsidRPr="00F35BBE" w:rsidRDefault="00F35BBE" w:rsidP="00F35BBE">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Times New Roman"/>
          <w:color w:val="000000"/>
          <w:sz w:val="18"/>
          <w:szCs w:val="18"/>
          <w:lang w:eastAsia="en-CA"/>
        </w:rPr>
        <w:t> </w:t>
      </w:r>
    </w:p>
    <w:p w14:paraId="4FAB6527"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const </w:t>
      </w:r>
      <w:proofErr w:type="spellStart"/>
      <w:r w:rsidRPr="00F35BBE">
        <w:rPr>
          <w:rFonts w:ascii="Consolas" w:eastAsia="Times New Roman" w:hAnsi="Consolas" w:cs="Courier New"/>
          <w:color w:val="000000"/>
          <w:sz w:val="18"/>
          <w:szCs w:val="18"/>
          <w:bdr w:val="none" w:sz="0" w:space="0" w:color="auto" w:frame="1"/>
          <w:lang w:eastAsia="en-CA"/>
        </w:rPr>
        <w:t>transactionCount</w:t>
      </w:r>
      <w:proofErr w:type="spellEnd"/>
      <w:r w:rsidRPr="00F35BBE">
        <w:rPr>
          <w:rFonts w:ascii="Consolas" w:eastAsia="Times New Roman" w:hAnsi="Consolas" w:cs="Courier New"/>
          <w:color w:val="000000"/>
          <w:sz w:val="18"/>
          <w:szCs w:val="18"/>
          <w:bdr w:val="none" w:sz="0" w:space="0" w:color="auto" w:frame="1"/>
          <w:lang w:eastAsia="en-CA"/>
        </w:rPr>
        <w:t xml:space="preserve"> = await </w:t>
      </w:r>
      <w:proofErr w:type="spellStart"/>
      <w:r w:rsidRPr="00F35BBE">
        <w:rPr>
          <w:rFonts w:ascii="Consolas" w:eastAsia="Times New Roman" w:hAnsi="Consolas" w:cs="Courier New"/>
          <w:color w:val="000000"/>
          <w:sz w:val="18"/>
          <w:szCs w:val="18"/>
          <w:bdr w:val="none" w:sz="0" w:space="0" w:color="auto" w:frame="1"/>
          <w:lang w:eastAsia="en-CA"/>
        </w:rPr>
        <w:t>transactionContract.getTransactionCount</w:t>
      </w:r>
      <w:proofErr w:type="spellEnd"/>
      <w:r w:rsidRPr="00F35BBE">
        <w:rPr>
          <w:rFonts w:ascii="Consolas" w:eastAsia="Times New Roman" w:hAnsi="Consolas" w:cs="Courier New"/>
          <w:color w:val="000000"/>
          <w:sz w:val="18"/>
          <w:szCs w:val="18"/>
          <w:bdr w:val="none" w:sz="0" w:space="0" w:color="auto" w:frame="1"/>
          <w:lang w:eastAsia="en-CA"/>
        </w:rPr>
        <w:t>();</w:t>
      </w:r>
    </w:p>
    <w:p w14:paraId="7D54713D"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setTransactionCount</w:t>
      </w:r>
      <w:proofErr w:type="spellEnd"/>
      <w:r w:rsidRPr="00F35BBE">
        <w:rPr>
          <w:rFonts w:ascii="Consolas" w:eastAsia="Times New Roman" w:hAnsi="Consolas" w:cs="Courier New"/>
          <w:color w:val="000000"/>
          <w:sz w:val="18"/>
          <w:szCs w:val="18"/>
          <w:bdr w:val="none" w:sz="0" w:space="0" w:color="auto" w:frame="1"/>
          <w:lang w:eastAsia="en-CA"/>
        </w:rPr>
        <w:t>(</w:t>
      </w:r>
      <w:proofErr w:type="spellStart"/>
      <w:r w:rsidRPr="00F35BBE">
        <w:rPr>
          <w:rFonts w:ascii="Consolas" w:eastAsia="Times New Roman" w:hAnsi="Consolas" w:cs="Courier New"/>
          <w:color w:val="000000"/>
          <w:sz w:val="18"/>
          <w:szCs w:val="18"/>
          <w:bdr w:val="none" w:sz="0" w:space="0" w:color="auto" w:frame="1"/>
          <w:lang w:eastAsia="en-CA"/>
        </w:rPr>
        <w:t>transactionCount.toNumber</w:t>
      </w:r>
      <w:proofErr w:type="spellEnd"/>
      <w:r w:rsidRPr="00F35BBE">
        <w:rPr>
          <w:rFonts w:ascii="Consolas" w:eastAsia="Times New Roman" w:hAnsi="Consolas" w:cs="Courier New"/>
          <w:color w:val="000000"/>
          <w:sz w:val="18"/>
          <w:szCs w:val="18"/>
          <w:bdr w:val="none" w:sz="0" w:space="0" w:color="auto" w:frame="1"/>
          <w:lang w:eastAsia="en-CA"/>
        </w:rPr>
        <w:t>());</w:t>
      </w:r>
    </w:p>
    <w:p w14:paraId="2B893CD4" w14:textId="77777777" w:rsidR="00F35BBE" w:rsidRPr="00F35BBE" w:rsidRDefault="00F35BBE" w:rsidP="00F35BBE">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Times New Roman"/>
          <w:color w:val="000000"/>
          <w:sz w:val="18"/>
          <w:szCs w:val="18"/>
          <w:lang w:eastAsia="en-CA"/>
        </w:rPr>
        <w:t> </w:t>
      </w:r>
    </w:p>
    <w:p w14:paraId="4AEF5AAB"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roofErr w:type="spellStart"/>
      <w:r w:rsidRPr="00F35BBE">
        <w:rPr>
          <w:rFonts w:ascii="Consolas" w:eastAsia="Times New Roman" w:hAnsi="Consolas" w:cs="Courier New"/>
          <w:color w:val="000000"/>
          <w:sz w:val="18"/>
          <w:szCs w:val="18"/>
          <w:bdr w:val="none" w:sz="0" w:space="0" w:color="auto" w:frame="1"/>
          <w:lang w:eastAsia="en-CA"/>
        </w:rPr>
        <w:t>window.reload</w:t>
      </w:r>
      <w:proofErr w:type="spellEnd"/>
      <w:r w:rsidRPr="00F35BBE">
        <w:rPr>
          <w:rFonts w:ascii="Consolas" w:eastAsia="Times New Roman" w:hAnsi="Consolas" w:cs="Courier New"/>
          <w:color w:val="000000"/>
          <w:sz w:val="18"/>
          <w:szCs w:val="18"/>
          <w:bdr w:val="none" w:sz="0" w:space="0" w:color="auto" w:frame="1"/>
          <w:lang w:eastAsia="en-CA"/>
        </w:rPr>
        <w:t>();</w:t>
      </w:r>
    </w:p>
    <w:p w14:paraId="5B76412A"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xml:space="preserve">    } </w:t>
      </w:r>
      <w:r w:rsidRPr="00F35BBE">
        <w:rPr>
          <w:rFonts w:ascii="Consolas" w:eastAsia="Times New Roman" w:hAnsi="Consolas" w:cs="Courier New"/>
          <w:b/>
          <w:bCs/>
          <w:color w:val="006699"/>
          <w:sz w:val="18"/>
          <w:szCs w:val="18"/>
          <w:bdr w:val="none" w:sz="0" w:space="0" w:color="auto" w:frame="1"/>
          <w:lang w:eastAsia="en-CA"/>
        </w:rPr>
        <w:t>catch</w:t>
      </w:r>
      <w:r w:rsidRPr="00F35BBE">
        <w:rPr>
          <w:rFonts w:ascii="Consolas" w:eastAsia="Times New Roman" w:hAnsi="Consolas" w:cs="Times New Roman"/>
          <w:color w:val="000000"/>
          <w:sz w:val="18"/>
          <w:szCs w:val="18"/>
          <w:lang w:eastAsia="en-CA"/>
        </w:rPr>
        <w:t xml:space="preserve"> </w:t>
      </w:r>
      <w:r w:rsidRPr="00F35BBE">
        <w:rPr>
          <w:rFonts w:ascii="Consolas" w:eastAsia="Times New Roman" w:hAnsi="Consolas" w:cs="Courier New"/>
          <w:color w:val="000000"/>
          <w:sz w:val="18"/>
          <w:szCs w:val="18"/>
          <w:bdr w:val="none" w:sz="0" w:space="0" w:color="auto" w:frame="1"/>
          <w:lang w:eastAsia="en-CA"/>
        </w:rPr>
        <w:t>(error) {</w:t>
      </w:r>
    </w:p>
    <w:p w14:paraId="62AEC970"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console.log(error);</w:t>
      </w:r>
    </w:p>
    <w:p w14:paraId="6672BE14"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r w:rsidRPr="00F35BBE">
        <w:rPr>
          <w:rFonts w:ascii="Consolas" w:eastAsia="Times New Roman" w:hAnsi="Consolas" w:cs="Courier New"/>
          <w:b/>
          <w:bCs/>
          <w:color w:val="006699"/>
          <w:sz w:val="18"/>
          <w:szCs w:val="18"/>
          <w:bdr w:val="none" w:sz="0" w:space="0" w:color="auto" w:frame="1"/>
          <w:lang w:eastAsia="en-CA"/>
        </w:rPr>
        <w:t>throw</w:t>
      </w:r>
      <w:r w:rsidRPr="00F35BBE">
        <w:rPr>
          <w:rFonts w:ascii="Consolas" w:eastAsia="Times New Roman" w:hAnsi="Consolas" w:cs="Times New Roman"/>
          <w:color w:val="000000"/>
          <w:sz w:val="18"/>
          <w:szCs w:val="18"/>
          <w:lang w:eastAsia="en-CA"/>
        </w:rPr>
        <w:t xml:space="preserve"> </w:t>
      </w:r>
      <w:r w:rsidRPr="00F35BBE">
        <w:rPr>
          <w:rFonts w:ascii="Consolas" w:eastAsia="Times New Roman" w:hAnsi="Consolas" w:cs="Courier New"/>
          <w:b/>
          <w:bCs/>
          <w:color w:val="006699"/>
          <w:sz w:val="18"/>
          <w:szCs w:val="18"/>
          <w:bdr w:val="none" w:sz="0" w:space="0" w:color="auto" w:frame="1"/>
          <w:lang w:eastAsia="en-CA"/>
        </w:rPr>
        <w:t>new</w:t>
      </w:r>
      <w:r w:rsidRPr="00F35BBE">
        <w:rPr>
          <w:rFonts w:ascii="Consolas" w:eastAsia="Times New Roman" w:hAnsi="Consolas" w:cs="Times New Roman"/>
          <w:color w:val="000000"/>
          <w:sz w:val="18"/>
          <w:szCs w:val="18"/>
          <w:lang w:eastAsia="en-CA"/>
        </w:rPr>
        <w:t xml:space="preserve"> </w:t>
      </w:r>
      <w:r w:rsidRPr="00F35BBE">
        <w:rPr>
          <w:rFonts w:ascii="Consolas" w:eastAsia="Times New Roman" w:hAnsi="Consolas" w:cs="Courier New"/>
          <w:color w:val="000000"/>
          <w:sz w:val="18"/>
          <w:szCs w:val="18"/>
          <w:bdr w:val="none" w:sz="0" w:space="0" w:color="auto" w:frame="1"/>
          <w:lang w:eastAsia="en-CA"/>
        </w:rPr>
        <w:t>Error(</w:t>
      </w:r>
      <w:r w:rsidRPr="00F35BBE">
        <w:rPr>
          <w:rFonts w:ascii="Consolas" w:eastAsia="Times New Roman" w:hAnsi="Consolas" w:cs="Courier New"/>
          <w:color w:val="0000FF"/>
          <w:sz w:val="18"/>
          <w:szCs w:val="18"/>
          <w:bdr w:val="none" w:sz="0" w:space="0" w:color="auto" w:frame="1"/>
          <w:lang w:eastAsia="en-CA"/>
        </w:rPr>
        <w:t xml:space="preserve">'No </w:t>
      </w:r>
      <w:proofErr w:type="spellStart"/>
      <w:r w:rsidRPr="00F35BBE">
        <w:rPr>
          <w:rFonts w:ascii="Consolas" w:eastAsia="Times New Roman" w:hAnsi="Consolas" w:cs="Courier New"/>
          <w:color w:val="0000FF"/>
          <w:sz w:val="18"/>
          <w:szCs w:val="18"/>
          <w:bdr w:val="none" w:sz="0" w:space="0" w:color="auto" w:frame="1"/>
          <w:lang w:eastAsia="en-CA"/>
        </w:rPr>
        <w:t>ethereum</w:t>
      </w:r>
      <w:proofErr w:type="spellEnd"/>
      <w:r w:rsidRPr="00F35BBE">
        <w:rPr>
          <w:rFonts w:ascii="Consolas" w:eastAsia="Times New Roman" w:hAnsi="Consolas" w:cs="Courier New"/>
          <w:color w:val="0000FF"/>
          <w:sz w:val="18"/>
          <w:szCs w:val="18"/>
          <w:bdr w:val="none" w:sz="0" w:space="0" w:color="auto" w:frame="1"/>
          <w:lang w:eastAsia="en-CA"/>
        </w:rPr>
        <w:t xml:space="preserve"> object'</w:t>
      </w:r>
      <w:r w:rsidRPr="00F35BBE">
        <w:rPr>
          <w:rFonts w:ascii="Consolas" w:eastAsia="Times New Roman" w:hAnsi="Consolas" w:cs="Courier New"/>
          <w:color w:val="000000"/>
          <w:sz w:val="18"/>
          <w:szCs w:val="18"/>
          <w:bdr w:val="none" w:sz="0" w:space="0" w:color="auto" w:frame="1"/>
          <w:lang w:eastAsia="en-CA"/>
        </w:rPr>
        <w:t>)</w:t>
      </w:r>
    </w:p>
    <w:p w14:paraId="5AF2F0C9" w14:textId="77777777" w:rsidR="00F35BBE" w:rsidRPr="00F35BBE" w:rsidRDefault="00F35BBE" w:rsidP="00F35BB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    }</w:t>
      </w:r>
    </w:p>
    <w:p w14:paraId="350C41F6" w14:textId="77777777" w:rsidR="00F35BBE" w:rsidRPr="00F35BBE" w:rsidRDefault="00F35BBE" w:rsidP="00F35BB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F35BBE">
        <w:rPr>
          <w:rFonts w:ascii="Consolas" w:eastAsia="Times New Roman" w:hAnsi="Consolas" w:cs="Courier New"/>
          <w:color w:val="000000"/>
          <w:sz w:val="18"/>
          <w:szCs w:val="18"/>
          <w:bdr w:val="none" w:sz="0" w:space="0" w:color="auto" w:frame="1"/>
          <w:lang w:eastAsia="en-CA"/>
        </w:rPr>
        <w:t>}</w:t>
      </w:r>
    </w:p>
    <w:p w14:paraId="79EFA482" w14:textId="69F17773" w:rsidR="008105BA" w:rsidRDefault="00A324D5" w:rsidP="00487DAB">
      <w:pPr>
        <w:rPr>
          <w:rFonts w:ascii="Candara Light" w:hAnsi="Candara Light"/>
        </w:rPr>
      </w:pPr>
      <w:r>
        <w:rPr>
          <w:rFonts w:ascii="Candara Light" w:hAnsi="Candara Light"/>
        </w:rPr>
        <w:t xml:space="preserve">First the input </w:t>
      </w:r>
      <w:r w:rsidR="002E0303">
        <w:rPr>
          <w:rFonts w:ascii="Candara Light" w:hAnsi="Candara Light"/>
        </w:rPr>
        <w:t>for the ‘</w:t>
      </w:r>
      <w:proofErr w:type="spellStart"/>
      <w:r w:rsidR="002E0303">
        <w:rPr>
          <w:rFonts w:ascii="Candara Light" w:hAnsi="Candara Light"/>
        </w:rPr>
        <w:t>sendTransaction</w:t>
      </w:r>
      <w:proofErr w:type="spellEnd"/>
      <w:r w:rsidR="002E0303">
        <w:rPr>
          <w:rFonts w:ascii="Candara Light" w:hAnsi="Candara Light"/>
        </w:rPr>
        <w:t>’ function</w:t>
      </w:r>
      <w:r>
        <w:rPr>
          <w:rFonts w:ascii="Candara Light" w:hAnsi="Candara Light"/>
        </w:rPr>
        <w:t xml:space="preserve"> is received from </w:t>
      </w:r>
      <w:r w:rsidR="00F323A5">
        <w:rPr>
          <w:rFonts w:ascii="Candara Light" w:hAnsi="Candara Light"/>
        </w:rPr>
        <w:t>“</w:t>
      </w:r>
      <w:proofErr w:type="spellStart"/>
      <w:r w:rsidR="00F323A5">
        <w:rPr>
          <w:rFonts w:ascii="Candara Light" w:hAnsi="Candara Light"/>
        </w:rPr>
        <w:t>formData</w:t>
      </w:r>
      <w:proofErr w:type="spellEnd"/>
      <w:r w:rsidR="00F323A5">
        <w:rPr>
          <w:rFonts w:ascii="Candara Light" w:hAnsi="Candara Light"/>
        </w:rPr>
        <w:t xml:space="preserve">”, which is a variable in </w:t>
      </w:r>
      <w:r w:rsidR="00735897">
        <w:rPr>
          <w:rFonts w:ascii="Candara Light" w:hAnsi="Candara Light"/>
        </w:rPr>
        <w:t xml:space="preserve">the </w:t>
      </w:r>
      <w:r w:rsidR="00F323A5">
        <w:rPr>
          <w:rFonts w:ascii="Candara Light" w:hAnsi="Candara Light"/>
        </w:rPr>
        <w:t>front</w:t>
      </w:r>
      <w:ins w:id="95" w:author="Laskovy, Andrew M" w:date="2022-08-23T23:34:00Z">
        <w:r w:rsidR="00735897">
          <w:rPr>
            <w:rFonts w:ascii="Candara Light" w:hAnsi="Candara Light"/>
          </w:rPr>
          <w:t>-</w:t>
        </w:r>
      </w:ins>
      <w:r w:rsidR="00F323A5">
        <w:rPr>
          <w:rFonts w:ascii="Candara Light" w:hAnsi="Candara Light"/>
        </w:rPr>
        <w:t xml:space="preserve">end </w:t>
      </w:r>
      <w:r w:rsidR="00735897">
        <w:rPr>
          <w:rFonts w:ascii="Candara Light" w:hAnsi="Candara Light"/>
        </w:rPr>
        <w:t xml:space="preserve">which </w:t>
      </w:r>
      <w:r w:rsidR="00F323A5">
        <w:rPr>
          <w:rFonts w:ascii="Candara Light" w:hAnsi="Candara Light"/>
        </w:rPr>
        <w:t xml:space="preserve">gives details about </w:t>
      </w:r>
      <w:r w:rsidR="00735897">
        <w:rPr>
          <w:rFonts w:ascii="Candara Light" w:hAnsi="Candara Light"/>
        </w:rPr>
        <w:t>the</w:t>
      </w:r>
      <w:r w:rsidR="00F323A5">
        <w:rPr>
          <w:rFonts w:ascii="Candara Light" w:hAnsi="Candara Light"/>
        </w:rPr>
        <w:t xml:space="preserve"> </w:t>
      </w:r>
      <w:r w:rsidR="001D5109">
        <w:rPr>
          <w:rFonts w:ascii="Candara Light" w:hAnsi="Candara Light"/>
        </w:rPr>
        <w:t>address, amount, keyword, and message</w:t>
      </w:r>
      <w:r w:rsidR="009B29ED">
        <w:rPr>
          <w:rFonts w:ascii="Candara Light" w:hAnsi="Candara Light"/>
        </w:rPr>
        <w:t>. Meanwhile</w:t>
      </w:r>
      <w:r w:rsidR="00404ABB">
        <w:rPr>
          <w:rFonts w:ascii="Candara Light" w:hAnsi="Candara Light"/>
        </w:rPr>
        <w:t>,</w:t>
      </w:r>
      <w:r w:rsidR="009B29ED">
        <w:rPr>
          <w:rFonts w:ascii="Candara Light" w:hAnsi="Candara Light"/>
        </w:rPr>
        <w:t xml:space="preserve"> </w:t>
      </w:r>
      <w:r w:rsidR="00735897">
        <w:rPr>
          <w:rFonts w:ascii="Candara Light" w:hAnsi="Candara Light"/>
        </w:rPr>
        <w:t xml:space="preserve">the </w:t>
      </w:r>
      <w:r w:rsidR="009B29ED">
        <w:rPr>
          <w:rFonts w:ascii="Candara Light" w:hAnsi="Candara Light"/>
        </w:rPr>
        <w:t>smart contract can be called</w:t>
      </w:r>
      <w:r w:rsidR="00385D6D">
        <w:rPr>
          <w:rFonts w:ascii="Candara Light" w:hAnsi="Candara Light"/>
        </w:rPr>
        <w:t xml:space="preserve"> as a Ethereum object</w:t>
      </w:r>
      <w:r w:rsidR="00D24793">
        <w:rPr>
          <w:rFonts w:ascii="Candara Light" w:hAnsi="Candara Light"/>
        </w:rPr>
        <w:t xml:space="preserve"> from </w:t>
      </w:r>
      <w:r w:rsidR="008F4793">
        <w:rPr>
          <w:rFonts w:ascii="Candara Light" w:hAnsi="Candara Light"/>
        </w:rPr>
        <w:t xml:space="preserve">the </w:t>
      </w:r>
      <w:r w:rsidR="00D24793">
        <w:rPr>
          <w:rFonts w:ascii="Candara Light" w:hAnsi="Candara Light"/>
        </w:rPr>
        <w:t>“</w:t>
      </w:r>
      <w:proofErr w:type="spellStart"/>
      <w:proofErr w:type="gramStart"/>
      <w:r w:rsidR="00D24793">
        <w:rPr>
          <w:rFonts w:ascii="Candara Light" w:hAnsi="Candara Light"/>
        </w:rPr>
        <w:t>getEthereumContract</w:t>
      </w:r>
      <w:proofErr w:type="spellEnd"/>
      <w:r w:rsidR="00D24793">
        <w:rPr>
          <w:rFonts w:ascii="Candara Light" w:hAnsi="Candara Light"/>
        </w:rPr>
        <w:t>(</w:t>
      </w:r>
      <w:proofErr w:type="gramEnd"/>
      <w:r w:rsidR="00D24793">
        <w:rPr>
          <w:rFonts w:ascii="Candara Light" w:hAnsi="Candara Light"/>
        </w:rPr>
        <w:t>)”</w:t>
      </w:r>
      <w:r w:rsidR="00D47738">
        <w:rPr>
          <w:rFonts w:ascii="Candara Light" w:hAnsi="Candara Light"/>
        </w:rPr>
        <w:t xml:space="preserve"> function.</w:t>
      </w:r>
      <w:r w:rsidR="00D537C1">
        <w:rPr>
          <w:rFonts w:ascii="Candara Light" w:hAnsi="Candara Light"/>
        </w:rPr>
        <w:t xml:space="preserve"> </w:t>
      </w:r>
      <w:r w:rsidR="00AD799D">
        <w:rPr>
          <w:rFonts w:ascii="Candara Light" w:hAnsi="Candara Light"/>
        </w:rPr>
        <w:t xml:space="preserve">In order to send </w:t>
      </w:r>
      <w:r w:rsidR="008F4793">
        <w:rPr>
          <w:rFonts w:ascii="Candara Light" w:hAnsi="Candara Light"/>
        </w:rPr>
        <w:t xml:space="preserve">a </w:t>
      </w:r>
      <w:r w:rsidR="00AD799D">
        <w:rPr>
          <w:rFonts w:ascii="Candara Light" w:hAnsi="Candara Light"/>
        </w:rPr>
        <w:t>transaction</w:t>
      </w:r>
      <w:r w:rsidR="00D444A3">
        <w:rPr>
          <w:rFonts w:ascii="Candara Light" w:hAnsi="Candara Light"/>
        </w:rPr>
        <w:t xml:space="preserve"> to the network</w:t>
      </w:r>
      <w:r w:rsidR="00AD799D">
        <w:rPr>
          <w:rFonts w:ascii="Candara Light" w:hAnsi="Candara Light"/>
        </w:rPr>
        <w:t xml:space="preserve">, </w:t>
      </w:r>
      <w:r w:rsidR="00A27FB6">
        <w:rPr>
          <w:rFonts w:ascii="Candara Light" w:hAnsi="Candara Light"/>
        </w:rPr>
        <w:t>by using “</w:t>
      </w:r>
      <w:proofErr w:type="spellStart"/>
      <w:proofErr w:type="gramStart"/>
      <w:r w:rsidR="00D444A3">
        <w:rPr>
          <w:rFonts w:ascii="Candara Light" w:hAnsi="Candara Light"/>
        </w:rPr>
        <w:t>ethereum.</w:t>
      </w:r>
      <w:r w:rsidR="00A27FB6">
        <w:rPr>
          <w:rFonts w:ascii="Candara Light" w:hAnsi="Candara Light"/>
        </w:rPr>
        <w:t>request</w:t>
      </w:r>
      <w:proofErr w:type="spellEnd"/>
      <w:proofErr w:type="gramEnd"/>
      <w:r w:rsidR="00A27FB6">
        <w:rPr>
          <w:rFonts w:ascii="Candara Light" w:hAnsi="Candara Light"/>
        </w:rPr>
        <w:t xml:space="preserve">” </w:t>
      </w:r>
      <w:r w:rsidR="00495658">
        <w:rPr>
          <w:rFonts w:ascii="Candara Light" w:hAnsi="Candara Light"/>
        </w:rPr>
        <w:t xml:space="preserve">function </w:t>
      </w:r>
      <w:r w:rsidR="00A27FB6">
        <w:rPr>
          <w:rFonts w:ascii="Candara Light" w:hAnsi="Candara Light"/>
        </w:rPr>
        <w:t xml:space="preserve">will </w:t>
      </w:r>
      <w:r w:rsidR="00102363">
        <w:rPr>
          <w:rFonts w:ascii="Candara Light" w:hAnsi="Candara Light"/>
        </w:rPr>
        <w:t>submit an RPC (</w:t>
      </w:r>
      <w:r w:rsidR="00470BBA">
        <w:rPr>
          <w:rFonts w:ascii="Candara Light" w:hAnsi="Candara Light"/>
        </w:rPr>
        <w:t>Remote Procedure Call</w:t>
      </w:r>
      <w:r w:rsidR="00102363">
        <w:rPr>
          <w:rFonts w:ascii="Candara Light" w:hAnsi="Candara Light"/>
        </w:rPr>
        <w:t>)</w:t>
      </w:r>
      <w:r w:rsidR="00470BBA">
        <w:rPr>
          <w:rFonts w:ascii="Candara Light" w:hAnsi="Candara Light"/>
        </w:rPr>
        <w:t xml:space="preserve"> to Ethereum via </w:t>
      </w:r>
      <w:proofErr w:type="spellStart"/>
      <w:r w:rsidR="00470BBA">
        <w:rPr>
          <w:rFonts w:ascii="Candara Light" w:hAnsi="Candara Light"/>
        </w:rPr>
        <w:t>Metamask</w:t>
      </w:r>
      <w:proofErr w:type="spellEnd"/>
      <w:r w:rsidR="00621C65">
        <w:rPr>
          <w:rFonts w:ascii="Candara Light" w:hAnsi="Candara Light"/>
        </w:rPr>
        <w:t>. [</w:t>
      </w:r>
      <w:hyperlink r:id="rId54" w:anchor="methods" w:history="1">
        <w:r w:rsidR="0079099E">
          <w:rPr>
            <w:rStyle w:val="Hyperlink"/>
            <w:rFonts w:ascii="Candara Light" w:hAnsi="Candara Light"/>
          </w:rPr>
          <w:t>21</w:t>
        </w:r>
      </w:hyperlink>
      <w:r w:rsidR="00621C65">
        <w:rPr>
          <w:rFonts w:ascii="Candara Light" w:hAnsi="Candara Light"/>
        </w:rPr>
        <w:t>]</w:t>
      </w:r>
      <w:r w:rsidR="00671B88">
        <w:rPr>
          <w:rFonts w:ascii="Candara Light" w:hAnsi="Candara Light"/>
        </w:rPr>
        <w:t xml:space="preserve"> </w:t>
      </w:r>
      <w:r w:rsidR="00485536">
        <w:rPr>
          <w:rFonts w:ascii="Candara Light" w:hAnsi="Candara Light"/>
        </w:rPr>
        <w:t xml:space="preserve">The transaction will </w:t>
      </w:r>
      <w:r w:rsidR="00D36CB5">
        <w:rPr>
          <w:rFonts w:ascii="Candara Light" w:hAnsi="Candara Light"/>
        </w:rPr>
        <w:t xml:space="preserve">determine the current account, the receiver account, the </w:t>
      </w:r>
      <w:r w:rsidR="00D444A3">
        <w:rPr>
          <w:rFonts w:ascii="Candara Light" w:hAnsi="Candara Light"/>
        </w:rPr>
        <w:t>“</w:t>
      </w:r>
      <w:r w:rsidR="00D36CB5">
        <w:rPr>
          <w:rFonts w:ascii="Candara Light" w:hAnsi="Candara Light"/>
        </w:rPr>
        <w:t>gas</w:t>
      </w:r>
      <w:r w:rsidR="00D444A3">
        <w:rPr>
          <w:rFonts w:ascii="Candara Light" w:hAnsi="Candara Light"/>
        </w:rPr>
        <w:t>”</w:t>
      </w:r>
      <w:r w:rsidR="00D36CB5">
        <w:rPr>
          <w:rFonts w:ascii="Candara Light" w:hAnsi="Candara Light"/>
        </w:rPr>
        <w:t xml:space="preserve"> </w:t>
      </w:r>
      <w:r w:rsidR="00FF5B16">
        <w:rPr>
          <w:rFonts w:ascii="Candara Light" w:hAnsi="Candara Light"/>
        </w:rPr>
        <w:t xml:space="preserve">necessary to </w:t>
      </w:r>
      <w:r w:rsidR="00E345D0">
        <w:rPr>
          <w:rFonts w:ascii="Candara Light" w:hAnsi="Candara Light"/>
        </w:rPr>
        <w:t>complete the</w:t>
      </w:r>
      <w:r w:rsidR="00D36CB5">
        <w:rPr>
          <w:rFonts w:ascii="Candara Light" w:hAnsi="Candara Light"/>
        </w:rPr>
        <w:t xml:space="preserve"> transaction and the number of Ether</w:t>
      </w:r>
      <w:r w:rsidR="00D444A3">
        <w:rPr>
          <w:rFonts w:ascii="Candara Light" w:hAnsi="Candara Light"/>
        </w:rPr>
        <w:t>s</w:t>
      </w:r>
      <w:r w:rsidR="00D36CB5">
        <w:rPr>
          <w:rFonts w:ascii="Candara Light" w:hAnsi="Candara Light"/>
        </w:rPr>
        <w:t xml:space="preserve"> </w:t>
      </w:r>
      <w:r w:rsidR="00E345D0">
        <w:rPr>
          <w:rFonts w:ascii="Candara Light" w:hAnsi="Candara Light"/>
        </w:rPr>
        <w:t xml:space="preserve">sent </w:t>
      </w:r>
      <w:r w:rsidR="00D36CB5">
        <w:rPr>
          <w:rFonts w:ascii="Candara Light" w:hAnsi="Candara Light"/>
        </w:rPr>
        <w:t xml:space="preserve">in </w:t>
      </w:r>
      <w:r w:rsidR="00E345D0">
        <w:rPr>
          <w:rFonts w:ascii="Candara Light" w:hAnsi="Candara Light"/>
        </w:rPr>
        <w:t xml:space="preserve">the </w:t>
      </w:r>
      <w:r w:rsidR="00D36CB5">
        <w:rPr>
          <w:rFonts w:ascii="Candara Light" w:hAnsi="Candara Light"/>
        </w:rPr>
        <w:t xml:space="preserve">transaction. Then transaction history can be </w:t>
      </w:r>
      <w:r w:rsidR="00C861DC">
        <w:rPr>
          <w:rFonts w:ascii="Candara Light" w:hAnsi="Candara Light"/>
        </w:rPr>
        <w:t>documented</w:t>
      </w:r>
      <w:r w:rsidR="00D36CB5">
        <w:rPr>
          <w:rFonts w:ascii="Candara Light" w:hAnsi="Candara Light"/>
        </w:rPr>
        <w:t xml:space="preserve"> by calling out the </w:t>
      </w:r>
      <w:r w:rsidR="00171572">
        <w:rPr>
          <w:rFonts w:ascii="Candara Light" w:hAnsi="Candara Light"/>
        </w:rPr>
        <w:t>smart contract object</w:t>
      </w:r>
      <w:r w:rsidR="00FA6030">
        <w:rPr>
          <w:rFonts w:ascii="Candara Light" w:hAnsi="Candara Light"/>
        </w:rPr>
        <w:t>,</w:t>
      </w:r>
      <w:r w:rsidR="00171572">
        <w:rPr>
          <w:rFonts w:ascii="Candara Light" w:hAnsi="Candara Light"/>
        </w:rPr>
        <w:t xml:space="preserve"> </w:t>
      </w:r>
      <w:r w:rsidR="00D444A3">
        <w:rPr>
          <w:rFonts w:ascii="Candara Light" w:hAnsi="Candara Light"/>
        </w:rPr>
        <w:t>execute</w:t>
      </w:r>
      <w:r w:rsidR="00171572">
        <w:rPr>
          <w:rFonts w:ascii="Candara Light" w:hAnsi="Candara Light"/>
        </w:rPr>
        <w:t xml:space="preserve"> “</w:t>
      </w:r>
      <w:proofErr w:type="spellStart"/>
      <w:r w:rsidR="00171572">
        <w:rPr>
          <w:rFonts w:ascii="Candara Light" w:hAnsi="Candara Light"/>
        </w:rPr>
        <w:t>addToBlockchain</w:t>
      </w:r>
      <w:proofErr w:type="spellEnd"/>
      <w:r w:rsidR="00171572">
        <w:rPr>
          <w:rFonts w:ascii="Candara Light" w:hAnsi="Candara Light"/>
        </w:rPr>
        <w:t>” and “</w:t>
      </w:r>
      <w:proofErr w:type="spellStart"/>
      <w:r w:rsidR="00FA6030">
        <w:rPr>
          <w:rFonts w:ascii="Candara Light" w:hAnsi="Candara Light"/>
        </w:rPr>
        <w:t>getTransactionCount</w:t>
      </w:r>
      <w:proofErr w:type="spellEnd"/>
      <w:r w:rsidR="00171572">
        <w:rPr>
          <w:rFonts w:ascii="Candara Light" w:hAnsi="Candara Light"/>
        </w:rPr>
        <w:t>”</w:t>
      </w:r>
      <w:r w:rsidR="00FA6030">
        <w:rPr>
          <w:rFonts w:ascii="Candara Light" w:hAnsi="Candara Light"/>
        </w:rPr>
        <w:t xml:space="preserve"> </w:t>
      </w:r>
      <w:r w:rsidR="00D444A3">
        <w:rPr>
          <w:rFonts w:ascii="Candara Light" w:hAnsi="Candara Light"/>
        </w:rPr>
        <w:t>to</w:t>
      </w:r>
      <w:r w:rsidR="00FA6030">
        <w:rPr>
          <w:rFonts w:ascii="Candara Light" w:hAnsi="Candara Light"/>
        </w:rPr>
        <w:t xml:space="preserve"> co</w:t>
      </w:r>
      <w:r w:rsidR="00C861DC">
        <w:rPr>
          <w:rFonts w:ascii="Candara Light" w:hAnsi="Candara Light"/>
        </w:rPr>
        <w:t>mplete the transaction.</w:t>
      </w:r>
      <w:r w:rsidR="00B801FC">
        <w:rPr>
          <w:rFonts w:ascii="Candara Light" w:hAnsi="Candara Light"/>
        </w:rPr>
        <w:t xml:space="preserve"> </w:t>
      </w:r>
    </w:p>
    <w:p w14:paraId="668D6AFE" w14:textId="77777777" w:rsidR="00A710B1" w:rsidRPr="00A710B1" w:rsidRDefault="00A710B1" w:rsidP="00A710B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710B1">
        <w:rPr>
          <w:rFonts w:ascii="Consolas" w:eastAsia="Times New Roman" w:hAnsi="Consolas" w:cs="Courier New"/>
          <w:b/>
          <w:bCs/>
          <w:color w:val="006699"/>
          <w:sz w:val="18"/>
          <w:szCs w:val="18"/>
          <w:bdr w:val="none" w:sz="0" w:space="0" w:color="auto" w:frame="1"/>
          <w:lang w:eastAsia="en-CA"/>
        </w:rPr>
        <w:t>return</w:t>
      </w:r>
      <w:r w:rsidRPr="00A710B1">
        <w:rPr>
          <w:rFonts w:ascii="Consolas" w:eastAsia="Times New Roman" w:hAnsi="Consolas" w:cs="Times New Roman"/>
          <w:color w:val="000000"/>
          <w:sz w:val="18"/>
          <w:szCs w:val="18"/>
          <w:lang w:eastAsia="en-CA"/>
        </w:rPr>
        <w:t xml:space="preserve"> </w:t>
      </w:r>
      <w:r w:rsidRPr="00A710B1">
        <w:rPr>
          <w:rFonts w:ascii="Consolas" w:eastAsia="Times New Roman" w:hAnsi="Consolas" w:cs="Courier New"/>
          <w:color w:val="000000"/>
          <w:sz w:val="18"/>
          <w:szCs w:val="18"/>
          <w:bdr w:val="none" w:sz="0" w:space="0" w:color="auto" w:frame="1"/>
          <w:lang w:eastAsia="en-CA"/>
        </w:rPr>
        <w:t>(</w:t>
      </w:r>
    </w:p>
    <w:p w14:paraId="5A4E7F98" w14:textId="44ACD8E8" w:rsidR="00A710B1" w:rsidRPr="00A710B1" w:rsidRDefault="00A710B1" w:rsidP="00A710B1">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A710B1">
        <w:rPr>
          <w:rFonts w:ascii="Consolas" w:eastAsia="Times New Roman" w:hAnsi="Consolas" w:cs="Courier New"/>
          <w:color w:val="000000"/>
          <w:sz w:val="18"/>
          <w:szCs w:val="18"/>
          <w:bdr w:val="none" w:sz="0" w:space="0" w:color="auto" w:frame="1"/>
          <w:lang w:eastAsia="en-CA"/>
        </w:rPr>
        <w:t>     &lt;</w:t>
      </w:r>
      <w:proofErr w:type="spellStart"/>
      <w:r w:rsidRPr="00A710B1">
        <w:rPr>
          <w:rFonts w:ascii="Consolas" w:eastAsia="Times New Roman" w:hAnsi="Consolas" w:cs="Courier New"/>
          <w:color w:val="000000"/>
          <w:sz w:val="18"/>
          <w:szCs w:val="18"/>
          <w:bdr w:val="none" w:sz="0" w:space="0" w:color="auto" w:frame="1"/>
          <w:lang w:eastAsia="en-CA"/>
        </w:rPr>
        <w:t>TransactionContext.Provider</w:t>
      </w:r>
      <w:proofErr w:type="spellEnd"/>
      <w:r w:rsidRPr="00A710B1">
        <w:rPr>
          <w:rFonts w:ascii="Consolas" w:eastAsia="Times New Roman" w:hAnsi="Consolas" w:cs="Courier New"/>
          <w:color w:val="000000"/>
          <w:sz w:val="18"/>
          <w:szCs w:val="18"/>
          <w:bdr w:val="none" w:sz="0" w:space="0" w:color="auto" w:frame="1"/>
          <w:lang w:eastAsia="en-CA"/>
        </w:rPr>
        <w:t xml:space="preserve"> value = {{</w:t>
      </w:r>
      <w:proofErr w:type="spellStart"/>
      <w:r w:rsidRPr="00A710B1">
        <w:rPr>
          <w:rFonts w:ascii="Consolas" w:eastAsia="Times New Roman" w:hAnsi="Consolas" w:cs="Courier New"/>
          <w:color w:val="000000"/>
          <w:sz w:val="18"/>
          <w:szCs w:val="18"/>
          <w:bdr w:val="none" w:sz="0" w:space="0" w:color="auto" w:frame="1"/>
          <w:lang w:eastAsia="en-CA"/>
        </w:rPr>
        <w:t>handleChange,sendTransaction</w:t>
      </w:r>
      <w:proofErr w:type="spellEnd"/>
      <w:r w:rsidRPr="00A710B1">
        <w:rPr>
          <w:rFonts w:ascii="Consolas" w:eastAsia="Times New Roman" w:hAnsi="Consolas" w:cs="Courier New"/>
          <w:color w:val="000000"/>
          <w:sz w:val="18"/>
          <w:szCs w:val="18"/>
          <w:bdr w:val="none" w:sz="0" w:space="0" w:color="auto" w:frame="1"/>
          <w:lang w:eastAsia="en-CA"/>
        </w:rPr>
        <w:t>}}&gt;</w:t>
      </w:r>
    </w:p>
    <w:p w14:paraId="1081C496" w14:textId="77777777" w:rsidR="00A710B1" w:rsidRPr="00A710B1" w:rsidRDefault="00A710B1" w:rsidP="00A710B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710B1">
        <w:rPr>
          <w:rFonts w:ascii="Consolas" w:eastAsia="Times New Roman" w:hAnsi="Consolas" w:cs="Courier New"/>
          <w:color w:val="000000"/>
          <w:sz w:val="18"/>
          <w:szCs w:val="18"/>
          <w:bdr w:val="none" w:sz="0" w:space="0" w:color="auto" w:frame="1"/>
          <w:lang w:eastAsia="en-CA"/>
        </w:rPr>
        <w:t>         {children}</w:t>
      </w:r>
    </w:p>
    <w:p w14:paraId="5D5F6437" w14:textId="77777777" w:rsidR="00A710B1" w:rsidRPr="00A710B1" w:rsidRDefault="00A710B1" w:rsidP="00A710B1">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A710B1">
        <w:rPr>
          <w:rFonts w:ascii="Consolas" w:eastAsia="Times New Roman" w:hAnsi="Consolas" w:cs="Courier New"/>
          <w:color w:val="000000"/>
          <w:sz w:val="18"/>
          <w:szCs w:val="18"/>
          <w:bdr w:val="none" w:sz="0" w:space="0" w:color="auto" w:frame="1"/>
          <w:lang w:eastAsia="en-CA"/>
        </w:rPr>
        <w:t>     &lt;/</w:t>
      </w:r>
      <w:proofErr w:type="spellStart"/>
      <w:r w:rsidRPr="00A710B1">
        <w:rPr>
          <w:rFonts w:ascii="Consolas" w:eastAsia="Times New Roman" w:hAnsi="Consolas" w:cs="Courier New"/>
          <w:color w:val="000000"/>
          <w:sz w:val="18"/>
          <w:szCs w:val="18"/>
          <w:bdr w:val="none" w:sz="0" w:space="0" w:color="auto" w:frame="1"/>
          <w:lang w:eastAsia="en-CA"/>
        </w:rPr>
        <w:t>TransactionContext.Provider</w:t>
      </w:r>
      <w:proofErr w:type="spellEnd"/>
      <w:r w:rsidRPr="00A710B1">
        <w:rPr>
          <w:rFonts w:ascii="Consolas" w:eastAsia="Times New Roman" w:hAnsi="Consolas" w:cs="Courier New"/>
          <w:color w:val="000000"/>
          <w:sz w:val="18"/>
          <w:szCs w:val="18"/>
          <w:bdr w:val="none" w:sz="0" w:space="0" w:color="auto" w:frame="1"/>
          <w:lang w:eastAsia="en-CA"/>
        </w:rPr>
        <w:t>&gt;</w:t>
      </w:r>
    </w:p>
    <w:p w14:paraId="2F9474E3" w14:textId="77777777" w:rsidR="00A710B1" w:rsidRPr="00A710B1" w:rsidRDefault="00A710B1" w:rsidP="00A710B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A710B1">
        <w:rPr>
          <w:rFonts w:ascii="Consolas" w:eastAsia="Times New Roman" w:hAnsi="Consolas" w:cs="Courier New"/>
          <w:color w:val="000000"/>
          <w:sz w:val="18"/>
          <w:szCs w:val="18"/>
          <w:bdr w:val="none" w:sz="0" w:space="0" w:color="auto" w:frame="1"/>
          <w:lang w:eastAsia="en-CA"/>
        </w:rPr>
        <w:t> )</w:t>
      </w:r>
    </w:p>
    <w:p w14:paraId="70666274" w14:textId="1E495D25" w:rsidR="00D003F5" w:rsidRDefault="00ED0D17" w:rsidP="00487DAB">
      <w:pPr>
        <w:rPr>
          <w:rFonts w:ascii="Candara Light" w:hAnsi="Candara Light"/>
        </w:rPr>
      </w:pPr>
      <w:r>
        <w:rPr>
          <w:rFonts w:ascii="Candara Light" w:hAnsi="Candara Light"/>
        </w:rPr>
        <w:t xml:space="preserve">The </w:t>
      </w:r>
      <w:r w:rsidR="00D444A3">
        <w:rPr>
          <w:rFonts w:ascii="Candara Light" w:hAnsi="Candara Light"/>
        </w:rPr>
        <w:t>b</w:t>
      </w:r>
      <w:r w:rsidR="00A20CC9">
        <w:rPr>
          <w:rFonts w:ascii="Candara Light" w:hAnsi="Candara Light"/>
        </w:rPr>
        <w:t xml:space="preserve">ackend function can be exported to </w:t>
      </w:r>
      <w:r>
        <w:rPr>
          <w:rFonts w:ascii="Candara Light" w:hAnsi="Candara Light"/>
        </w:rPr>
        <w:t xml:space="preserve">the </w:t>
      </w:r>
      <w:r w:rsidR="00A20CC9">
        <w:rPr>
          <w:rFonts w:ascii="Candara Light" w:hAnsi="Candara Light"/>
        </w:rPr>
        <w:t xml:space="preserve">frontend and called when </w:t>
      </w:r>
      <w:r w:rsidR="00170B7A">
        <w:rPr>
          <w:rFonts w:ascii="Candara Light" w:hAnsi="Candara Light"/>
        </w:rPr>
        <w:t xml:space="preserve">the </w:t>
      </w:r>
      <w:r w:rsidR="00A20CC9">
        <w:rPr>
          <w:rFonts w:ascii="Candara Light" w:hAnsi="Candara Light"/>
        </w:rPr>
        <w:t xml:space="preserve">conditions </w:t>
      </w:r>
      <w:r w:rsidR="00170B7A">
        <w:rPr>
          <w:rFonts w:ascii="Candara Light" w:hAnsi="Candara Light"/>
        </w:rPr>
        <w:t xml:space="preserve">are </w:t>
      </w:r>
      <w:r w:rsidR="00A20CC9">
        <w:rPr>
          <w:rFonts w:ascii="Candara Light" w:hAnsi="Candara Light"/>
        </w:rPr>
        <w:t>met</w:t>
      </w:r>
      <w:r w:rsidR="00170B7A">
        <w:rPr>
          <w:rFonts w:ascii="Candara Light" w:hAnsi="Candara Light"/>
        </w:rPr>
        <w:t>. They can also</w:t>
      </w:r>
      <w:r w:rsidR="00381EAC">
        <w:rPr>
          <w:rFonts w:ascii="Candara Light" w:hAnsi="Candara Light"/>
        </w:rPr>
        <w:t xml:space="preserve"> act as external variables and functions</w:t>
      </w:r>
      <w:r w:rsidR="007C4959">
        <w:rPr>
          <w:rFonts w:ascii="Candara Light" w:hAnsi="Candara Light"/>
        </w:rPr>
        <w:t>.</w:t>
      </w:r>
    </w:p>
    <w:p w14:paraId="67569178" w14:textId="020955D0" w:rsidR="007C4959" w:rsidRDefault="007C4959" w:rsidP="007C4959">
      <w:pPr>
        <w:pStyle w:val="Heading2"/>
      </w:pPr>
      <w:r>
        <w:rPr>
          <w:color w:val="FFFFFF" w:themeColor="background1"/>
          <w:shd w:val="clear" w:color="auto" w:fill="4472C4" w:themeFill="accent1"/>
        </w:rPr>
        <w:t xml:space="preserve"> </w:t>
      </w:r>
      <w:bookmarkStart w:id="96" w:name="_Toc109659296"/>
      <w:r>
        <w:rPr>
          <w:color w:val="FFFFFF" w:themeColor="background1"/>
          <w:shd w:val="clear" w:color="auto" w:fill="4472C4" w:themeFill="accent1"/>
        </w:rPr>
        <w:t>3.9</w:t>
      </w:r>
      <w:r w:rsidRPr="00674654">
        <w:rPr>
          <w:color w:val="FFFFFF" w:themeColor="background1"/>
          <w:shd w:val="clear" w:color="auto" w:fill="4472C4" w:themeFill="accent1"/>
        </w:rPr>
        <w:t xml:space="preserve">  </w:t>
      </w:r>
      <w:r w:rsidRPr="00674654">
        <w:rPr>
          <w:color w:val="FFFFFF" w:themeColor="background1"/>
        </w:rPr>
        <w:t xml:space="preserve"> </w:t>
      </w:r>
      <w:r>
        <w:t>Front</w:t>
      </w:r>
      <w:r w:rsidR="005B011D">
        <w:t>end interfaces</w:t>
      </w:r>
      <w:bookmarkEnd w:id="96"/>
    </w:p>
    <w:p w14:paraId="3B2DC223" w14:textId="125D13F9" w:rsidR="00927D7E" w:rsidRPr="008C3045" w:rsidRDefault="00170B7A" w:rsidP="00927D7E">
      <w:pPr>
        <w:rPr>
          <w:rFonts w:ascii="Candara Light" w:hAnsi="Candara Light"/>
        </w:rPr>
      </w:pPr>
      <w:r>
        <w:rPr>
          <w:rFonts w:ascii="Candara Light" w:hAnsi="Candara Light"/>
        </w:rPr>
        <w:t xml:space="preserve">The </w:t>
      </w:r>
      <w:r w:rsidR="00D444A3">
        <w:rPr>
          <w:rFonts w:ascii="Candara Light" w:hAnsi="Candara Light"/>
        </w:rPr>
        <w:t>F</w:t>
      </w:r>
      <w:r w:rsidR="00927D7E" w:rsidRPr="008C3045">
        <w:rPr>
          <w:rFonts w:ascii="Candara Light" w:hAnsi="Candara Light"/>
        </w:rPr>
        <w:t>ront</w:t>
      </w:r>
      <w:r w:rsidR="008C3045" w:rsidRPr="008C3045">
        <w:rPr>
          <w:rFonts w:ascii="Candara Light" w:hAnsi="Candara Light"/>
        </w:rPr>
        <w:t>end is written in html</w:t>
      </w:r>
      <w:r w:rsidR="00DA4BE6">
        <w:rPr>
          <w:rFonts w:ascii="Candara Light" w:hAnsi="Candara Light"/>
        </w:rPr>
        <w:t xml:space="preserve"> to receive the input from the </w:t>
      </w:r>
      <w:r w:rsidR="00D444A3">
        <w:rPr>
          <w:rFonts w:ascii="Candara Light" w:hAnsi="Candara Light"/>
        </w:rPr>
        <w:t>user and</w:t>
      </w:r>
      <w:r w:rsidR="00CD037B">
        <w:rPr>
          <w:rFonts w:ascii="Candara Light" w:hAnsi="Candara Light"/>
        </w:rPr>
        <w:t xml:space="preserve"> create the frontend design using </w:t>
      </w:r>
      <w:r w:rsidR="00770FC8">
        <w:rPr>
          <w:rFonts w:ascii="Candara Light" w:hAnsi="Candara Light"/>
        </w:rPr>
        <w:t>an</w:t>
      </w:r>
      <w:r w:rsidR="00CD037B">
        <w:rPr>
          <w:rFonts w:ascii="Candara Light" w:hAnsi="Candara Light"/>
        </w:rPr>
        <w:t xml:space="preserve"> external </w:t>
      </w:r>
      <w:r w:rsidR="0088660D">
        <w:rPr>
          <w:rFonts w:ascii="Candara Light" w:hAnsi="Candara Light"/>
        </w:rPr>
        <w:t>CSS</w:t>
      </w:r>
      <w:r w:rsidR="00CD037B">
        <w:rPr>
          <w:rFonts w:ascii="Candara Light" w:hAnsi="Candara Light"/>
        </w:rPr>
        <w:t xml:space="preserve"> package such as </w:t>
      </w:r>
      <w:r w:rsidR="0088660D">
        <w:rPr>
          <w:rFonts w:ascii="Candara Light" w:hAnsi="Candara Light"/>
        </w:rPr>
        <w:t>“</w:t>
      </w:r>
      <w:r w:rsidR="00CD037B">
        <w:rPr>
          <w:rFonts w:ascii="Candara Light" w:hAnsi="Candara Light"/>
        </w:rPr>
        <w:t>tailwind.css</w:t>
      </w:r>
      <w:r w:rsidR="0088660D">
        <w:rPr>
          <w:rFonts w:ascii="Candara Light" w:hAnsi="Candara Light"/>
        </w:rPr>
        <w:t xml:space="preserve">”. In this sample app we will </w:t>
      </w:r>
      <w:r w:rsidR="005E1F24">
        <w:rPr>
          <w:rFonts w:ascii="Candara Light" w:hAnsi="Candara Light"/>
        </w:rPr>
        <w:t>simplify the frontend with only necessary component</w:t>
      </w:r>
      <w:r w:rsidR="00D444A3">
        <w:rPr>
          <w:rFonts w:ascii="Candara Light" w:hAnsi="Candara Light"/>
        </w:rPr>
        <w:t>s</w:t>
      </w:r>
      <w:r w:rsidR="002D630C">
        <w:rPr>
          <w:rFonts w:ascii="Candara Light" w:hAnsi="Candara Light"/>
        </w:rPr>
        <w:t>.</w:t>
      </w:r>
      <w:r w:rsidR="005E1F24">
        <w:rPr>
          <w:rFonts w:ascii="Candara Light" w:hAnsi="Candara Light"/>
        </w:rPr>
        <w:t xml:space="preserve"> </w:t>
      </w:r>
      <w:r w:rsidR="002D630C">
        <w:rPr>
          <w:rFonts w:ascii="Candara Light" w:hAnsi="Candara Light"/>
        </w:rPr>
        <w:t xml:space="preserve">For </w:t>
      </w:r>
      <w:r w:rsidR="005E1F24">
        <w:rPr>
          <w:rFonts w:ascii="Candara Light" w:hAnsi="Candara Light"/>
        </w:rPr>
        <w:t xml:space="preserve">more </w:t>
      </w:r>
      <w:r w:rsidR="00D444A3">
        <w:rPr>
          <w:rFonts w:ascii="Candara Light" w:hAnsi="Candara Light"/>
        </w:rPr>
        <w:t>detail,</w:t>
      </w:r>
      <w:r w:rsidR="005E1F24">
        <w:rPr>
          <w:rFonts w:ascii="Candara Light" w:hAnsi="Candara Light"/>
        </w:rPr>
        <w:t xml:space="preserve"> please refer to appendix A.</w:t>
      </w:r>
    </w:p>
    <w:p w14:paraId="1712E82F" w14:textId="781889BC"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lastRenderedPageBreak/>
        <w:t>&lt;div&gt;</w:t>
      </w:r>
    </w:p>
    <w:p w14:paraId="4B621157" w14:textId="77777777" w:rsidR="00927D7E" w:rsidRPr="00927D7E" w:rsidRDefault="00927D7E" w:rsidP="00927D7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&lt;Input placeholder=</w:t>
      </w:r>
      <w:r w:rsidRPr="00927D7E">
        <w:rPr>
          <w:rFonts w:ascii="Consolas" w:eastAsia="Times New Roman" w:hAnsi="Consolas" w:cs="Courier New"/>
          <w:color w:val="0000FF"/>
          <w:sz w:val="18"/>
          <w:szCs w:val="18"/>
          <w:bdr w:val="none" w:sz="0" w:space="0" w:color="auto" w:frame="1"/>
          <w:lang w:eastAsia="en-CA"/>
        </w:rPr>
        <w:t>"Address To"</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name=</w:t>
      </w:r>
      <w:r w:rsidRPr="00927D7E">
        <w:rPr>
          <w:rFonts w:ascii="Consolas" w:eastAsia="Times New Roman" w:hAnsi="Consolas" w:cs="Courier New"/>
          <w:color w:val="0000FF"/>
          <w:sz w:val="18"/>
          <w:szCs w:val="18"/>
          <w:bdr w:val="none" w:sz="0" w:space="0" w:color="auto" w:frame="1"/>
          <w:lang w:eastAsia="en-CA"/>
        </w:rPr>
        <w:t>"</w:t>
      </w:r>
      <w:proofErr w:type="spellStart"/>
      <w:r w:rsidRPr="00927D7E">
        <w:rPr>
          <w:rFonts w:ascii="Consolas" w:eastAsia="Times New Roman" w:hAnsi="Consolas" w:cs="Courier New"/>
          <w:color w:val="0000FF"/>
          <w:sz w:val="18"/>
          <w:szCs w:val="18"/>
          <w:bdr w:val="none" w:sz="0" w:space="0" w:color="auto" w:frame="1"/>
          <w:lang w:eastAsia="en-CA"/>
        </w:rPr>
        <w:t>addressTo</w:t>
      </w:r>
      <w:proofErr w:type="spellEnd"/>
      <w:r w:rsidRPr="00927D7E">
        <w:rPr>
          <w:rFonts w:ascii="Consolas" w:eastAsia="Times New Roman" w:hAnsi="Consolas" w:cs="Courier New"/>
          <w:color w:val="0000FF"/>
          <w:sz w:val="18"/>
          <w:szCs w:val="18"/>
          <w:bdr w:val="none" w:sz="0" w:space="0" w:color="auto" w:frame="1"/>
          <w:lang w:eastAsia="en-CA"/>
        </w:rPr>
        <w:t>"</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type=</w:t>
      </w:r>
      <w:r w:rsidRPr="00927D7E">
        <w:rPr>
          <w:rFonts w:ascii="Consolas" w:eastAsia="Times New Roman" w:hAnsi="Consolas" w:cs="Courier New"/>
          <w:color w:val="0000FF"/>
          <w:sz w:val="18"/>
          <w:szCs w:val="18"/>
          <w:bdr w:val="none" w:sz="0" w:space="0" w:color="auto" w:frame="1"/>
          <w:lang w:eastAsia="en-CA"/>
        </w:rPr>
        <w:t>'text'</w:t>
      </w:r>
      <w:r w:rsidRPr="00927D7E">
        <w:rPr>
          <w:rFonts w:ascii="Consolas" w:eastAsia="Times New Roman" w:hAnsi="Consolas" w:cs="Times New Roman"/>
          <w:color w:val="000000"/>
          <w:sz w:val="18"/>
          <w:szCs w:val="18"/>
          <w:lang w:eastAsia="en-CA"/>
        </w:rPr>
        <w:t xml:space="preserve"> </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}/&gt;</w:t>
      </w:r>
    </w:p>
    <w:p w14:paraId="0C400E46"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&lt;Input placeholder=</w:t>
      </w:r>
      <w:r w:rsidRPr="00927D7E">
        <w:rPr>
          <w:rFonts w:ascii="Consolas" w:eastAsia="Times New Roman" w:hAnsi="Consolas" w:cs="Courier New"/>
          <w:color w:val="0000FF"/>
          <w:sz w:val="18"/>
          <w:szCs w:val="18"/>
          <w:bdr w:val="none" w:sz="0" w:space="0" w:color="auto" w:frame="1"/>
          <w:lang w:eastAsia="en-CA"/>
        </w:rPr>
        <w:t>"Amount (ETH)"</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name=</w:t>
      </w:r>
      <w:r w:rsidRPr="00927D7E">
        <w:rPr>
          <w:rFonts w:ascii="Consolas" w:eastAsia="Times New Roman" w:hAnsi="Consolas" w:cs="Courier New"/>
          <w:color w:val="0000FF"/>
          <w:sz w:val="18"/>
          <w:szCs w:val="18"/>
          <w:bdr w:val="none" w:sz="0" w:space="0" w:color="auto" w:frame="1"/>
          <w:lang w:eastAsia="en-CA"/>
        </w:rPr>
        <w:t>"amount"</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type=</w:t>
      </w:r>
      <w:r w:rsidRPr="00927D7E">
        <w:rPr>
          <w:rFonts w:ascii="Consolas" w:eastAsia="Times New Roman" w:hAnsi="Consolas" w:cs="Courier New"/>
          <w:color w:val="0000FF"/>
          <w:sz w:val="18"/>
          <w:szCs w:val="18"/>
          <w:bdr w:val="none" w:sz="0" w:space="0" w:color="auto" w:frame="1"/>
          <w:lang w:eastAsia="en-CA"/>
        </w:rPr>
        <w:t>'number'</w:t>
      </w:r>
      <w:r w:rsidRPr="00927D7E">
        <w:rPr>
          <w:rFonts w:ascii="Consolas" w:eastAsia="Times New Roman" w:hAnsi="Consolas" w:cs="Times New Roman"/>
          <w:color w:val="000000"/>
          <w:sz w:val="18"/>
          <w:szCs w:val="18"/>
          <w:lang w:eastAsia="en-CA"/>
        </w:rPr>
        <w:t xml:space="preserve"> </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}/&gt;</w:t>
      </w:r>
    </w:p>
    <w:p w14:paraId="10705AD7" w14:textId="77777777" w:rsidR="00927D7E" w:rsidRPr="00927D7E" w:rsidRDefault="00927D7E" w:rsidP="00927D7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&lt;Input placeholder=</w:t>
      </w:r>
      <w:r w:rsidRPr="00927D7E">
        <w:rPr>
          <w:rFonts w:ascii="Consolas" w:eastAsia="Times New Roman" w:hAnsi="Consolas" w:cs="Courier New"/>
          <w:color w:val="0000FF"/>
          <w:sz w:val="18"/>
          <w:szCs w:val="18"/>
          <w:bdr w:val="none" w:sz="0" w:space="0" w:color="auto" w:frame="1"/>
          <w:lang w:eastAsia="en-CA"/>
        </w:rPr>
        <w:t>"Keyword (GIF)"</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name=</w:t>
      </w:r>
      <w:r w:rsidRPr="00927D7E">
        <w:rPr>
          <w:rFonts w:ascii="Consolas" w:eastAsia="Times New Roman" w:hAnsi="Consolas" w:cs="Courier New"/>
          <w:color w:val="0000FF"/>
          <w:sz w:val="18"/>
          <w:szCs w:val="18"/>
          <w:bdr w:val="none" w:sz="0" w:space="0" w:color="auto" w:frame="1"/>
          <w:lang w:eastAsia="en-CA"/>
        </w:rPr>
        <w:t>"keyword"</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type=</w:t>
      </w:r>
      <w:r w:rsidRPr="00927D7E">
        <w:rPr>
          <w:rFonts w:ascii="Consolas" w:eastAsia="Times New Roman" w:hAnsi="Consolas" w:cs="Courier New"/>
          <w:color w:val="0000FF"/>
          <w:sz w:val="18"/>
          <w:szCs w:val="18"/>
          <w:bdr w:val="none" w:sz="0" w:space="0" w:color="auto" w:frame="1"/>
          <w:lang w:eastAsia="en-CA"/>
        </w:rPr>
        <w:t>'text'</w:t>
      </w:r>
      <w:r w:rsidRPr="00927D7E">
        <w:rPr>
          <w:rFonts w:ascii="Consolas" w:eastAsia="Times New Roman" w:hAnsi="Consolas" w:cs="Times New Roman"/>
          <w:color w:val="000000"/>
          <w:sz w:val="18"/>
          <w:szCs w:val="18"/>
          <w:lang w:eastAsia="en-CA"/>
        </w:rPr>
        <w:t xml:space="preserve"> </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}/&gt;</w:t>
      </w:r>
    </w:p>
    <w:p w14:paraId="4159A18D"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&lt;Input placeholder=</w:t>
      </w:r>
      <w:r w:rsidRPr="00927D7E">
        <w:rPr>
          <w:rFonts w:ascii="Consolas" w:eastAsia="Times New Roman" w:hAnsi="Consolas" w:cs="Courier New"/>
          <w:color w:val="0000FF"/>
          <w:sz w:val="18"/>
          <w:szCs w:val="18"/>
          <w:bdr w:val="none" w:sz="0" w:space="0" w:color="auto" w:frame="1"/>
          <w:lang w:eastAsia="en-CA"/>
        </w:rPr>
        <w:t xml:space="preserve">"Enter </w:t>
      </w:r>
      <w:proofErr w:type="spellStart"/>
      <w:r w:rsidRPr="00927D7E">
        <w:rPr>
          <w:rFonts w:ascii="Consolas" w:eastAsia="Times New Roman" w:hAnsi="Consolas" w:cs="Courier New"/>
          <w:color w:val="0000FF"/>
          <w:sz w:val="18"/>
          <w:szCs w:val="18"/>
          <w:bdr w:val="none" w:sz="0" w:space="0" w:color="auto" w:frame="1"/>
          <w:lang w:eastAsia="en-CA"/>
        </w:rPr>
        <w:t>Mesage</w:t>
      </w:r>
      <w:proofErr w:type="spellEnd"/>
      <w:r w:rsidRPr="00927D7E">
        <w:rPr>
          <w:rFonts w:ascii="Consolas" w:eastAsia="Times New Roman" w:hAnsi="Consolas" w:cs="Courier New"/>
          <w:color w:val="0000FF"/>
          <w:sz w:val="18"/>
          <w:szCs w:val="18"/>
          <w:bdr w:val="none" w:sz="0" w:space="0" w:color="auto" w:frame="1"/>
          <w:lang w:eastAsia="en-CA"/>
        </w:rPr>
        <w:t>"</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name=</w:t>
      </w:r>
      <w:r w:rsidRPr="00927D7E">
        <w:rPr>
          <w:rFonts w:ascii="Consolas" w:eastAsia="Times New Roman" w:hAnsi="Consolas" w:cs="Courier New"/>
          <w:color w:val="0000FF"/>
          <w:sz w:val="18"/>
          <w:szCs w:val="18"/>
          <w:bdr w:val="none" w:sz="0" w:space="0" w:color="auto" w:frame="1"/>
          <w:lang w:eastAsia="en-CA"/>
        </w:rPr>
        <w:t>"message"</w:t>
      </w:r>
      <w:r w:rsidRPr="00927D7E">
        <w:rPr>
          <w:rFonts w:ascii="Consolas" w:eastAsia="Times New Roman" w:hAnsi="Consolas" w:cs="Times New Roman"/>
          <w:color w:val="000000"/>
          <w:sz w:val="18"/>
          <w:szCs w:val="18"/>
          <w:lang w:eastAsia="en-CA"/>
        </w:rPr>
        <w:t xml:space="preserve"> </w:t>
      </w:r>
      <w:r w:rsidRPr="00927D7E">
        <w:rPr>
          <w:rFonts w:ascii="Consolas" w:eastAsia="Times New Roman" w:hAnsi="Consolas" w:cs="Courier New"/>
          <w:color w:val="000000"/>
          <w:sz w:val="18"/>
          <w:szCs w:val="18"/>
          <w:bdr w:val="none" w:sz="0" w:space="0" w:color="auto" w:frame="1"/>
          <w:lang w:eastAsia="en-CA"/>
        </w:rPr>
        <w:t>type=</w:t>
      </w:r>
      <w:r w:rsidRPr="00927D7E">
        <w:rPr>
          <w:rFonts w:ascii="Consolas" w:eastAsia="Times New Roman" w:hAnsi="Consolas" w:cs="Courier New"/>
          <w:color w:val="0000FF"/>
          <w:sz w:val="18"/>
          <w:szCs w:val="18"/>
          <w:bdr w:val="none" w:sz="0" w:space="0" w:color="auto" w:frame="1"/>
          <w:lang w:eastAsia="en-CA"/>
        </w:rPr>
        <w:t>'text'</w:t>
      </w:r>
      <w:r w:rsidRPr="00927D7E">
        <w:rPr>
          <w:rFonts w:ascii="Consolas" w:eastAsia="Times New Roman" w:hAnsi="Consolas" w:cs="Times New Roman"/>
          <w:color w:val="000000"/>
          <w:sz w:val="18"/>
          <w:szCs w:val="18"/>
          <w:lang w:eastAsia="en-CA"/>
        </w:rPr>
        <w:t xml:space="preserve"> </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w:t>
      </w:r>
      <w:proofErr w:type="spellStart"/>
      <w:r w:rsidRPr="00927D7E">
        <w:rPr>
          <w:rFonts w:ascii="Consolas" w:eastAsia="Times New Roman" w:hAnsi="Consolas" w:cs="Courier New"/>
          <w:color w:val="000000"/>
          <w:sz w:val="18"/>
          <w:szCs w:val="18"/>
          <w:bdr w:val="none" w:sz="0" w:space="0" w:color="auto" w:frame="1"/>
          <w:lang w:eastAsia="en-CA"/>
        </w:rPr>
        <w:t>handleChange</w:t>
      </w:r>
      <w:proofErr w:type="spellEnd"/>
      <w:r w:rsidRPr="00927D7E">
        <w:rPr>
          <w:rFonts w:ascii="Consolas" w:eastAsia="Times New Roman" w:hAnsi="Consolas" w:cs="Courier New"/>
          <w:color w:val="000000"/>
          <w:sz w:val="18"/>
          <w:szCs w:val="18"/>
          <w:bdr w:val="none" w:sz="0" w:space="0" w:color="auto" w:frame="1"/>
          <w:lang w:eastAsia="en-CA"/>
        </w:rPr>
        <w:t>}/&gt;</w:t>
      </w:r>
    </w:p>
    <w:p w14:paraId="269787F3" w14:textId="77777777" w:rsidR="00927D7E" w:rsidRPr="00927D7E" w:rsidRDefault="00927D7E" w:rsidP="00927D7E">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Times New Roman"/>
          <w:color w:val="000000"/>
          <w:sz w:val="18"/>
          <w:szCs w:val="18"/>
          <w:lang w:eastAsia="en-CA"/>
        </w:rPr>
        <w:t> </w:t>
      </w:r>
    </w:p>
    <w:p w14:paraId="1E473412" w14:textId="34EBAE7D"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&lt;div/&gt;</w:t>
      </w:r>
    </w:p>
    <w:p w14:paraId="0FA9E28E" w14:textId="5D72CE56" w:rsidR="00927D7E" w:rsidRPr="00927D7E" w:rsidRDefault="00927D7E" w:rsidP="00927D7E">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&lt;button</w:t>
      </w:r>
    </w:p>
    <w:p w14:paraId="03652A7F"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xml:space="preserve">        type = </w:t>
      </w:r>
      <w:r w:rsidRPr="00927D7E">
        <w:rPr>
          <w:rFonts w:ascii="Consolas" w:eastAsia="Times New Roman" w:hAnsi="Consolas" w:cs="Courier New"/>
          <w:color w:val="0000FF"/>
          <w:sz w:val="18"/>
          <w:szCs w:val="18"/>
          <w:bdr w:val="none" w:sz="0" w:space="0" w:color="auto" w:frame="1"/>
          <w:lang w:eastAsia="en-CA"/>
        </w:rPr>
        <w:t>'button'</w:t>
      </w:r>
    </w:p>
    <w:p w14:paraId="5A59332A" w14:textId="3511AC3C" w:rsidR="00927D7E" w:rsidRPr="00927D7E" w:rsidRDefault="00927D7E" w:rsidP="00927D7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w:t>
      </w:r>
      <w:proofErr w:type="spellStart"/>
      <w:r w:rsidRPr="00927D7E">
        <w:rPr>
          <w:rFonts w:ascii="Consolas" w:eastAsia="Times New Roman" w:hAnsi="Consolas" w:cs="Courier New"/>
          <w:color w:val="000000"/>
          <w:sz w:val="18"/>
          <w:szCs w:val="18"/>
          <w:bdr w:val="none" w:sz="0" w:space="0" w:color="auto" w:frame="1"/>
          <w:lang w:eastAsia="en-CA"/>
        </w:rPr>
        <w:t>onClick</w:t>
      </w:r>
      <w:proofErr w:type="spellEnd"/>
      <w:r w:rsidRPr="00927D7E">
        <w:rPr>
          <w:rFonts w:ascii="Consolas" w:eastAsia="Times New Roman" w:hAnsi="Consolas" w:cs="Courier New"/>
          <w:color w:val="000000"/>
          <w:sz w:val="18"/>
          <w:szCs w:val="18"/>
          <w:bdr w:val="none" w:sz="0" w:space="0" w:color="auto" w:frame="1"/>
          <w:lang w:eastAsia="en-CA"/>
        </w:rPr>
        <w:t>={</w:t>
      </w:r>
      <w:proofErr w:type="spellStart"/>
      <w:r w:rsidRPr="00927D7E">
        <w:rPr>
          <w:rFonts w:ascii="Consolas" w:eastAsia="Times New Roman" w:hAnsi="Consolas" w:cs="Courier New"/>
          <w:color w:val="000000"/>
          <w:sz w:val="18"/>
          <w:szCs w:val="18"/>
          <w:bdr w:val="none" w:sz="0" w:space="0" w:color="auto" w:frame="1"/>
          <w:lang w:eastAsia="en-CA"/>
        </w:rPr>
        <w:t>handleSubmit</w:t>
      </w:r>
      <w:proofErr w:type="spellEnd"/>
      <w:r w:rsidRPr="00927D7E">
        <w:rPr>
          <w:rFonts w:ascii="Consolas" w:eastAsia="Times New Roman" w:hAnsi="Consolas" w:cs="Courier New"/>
          <w:color w:val="000000"/>
          <w:sz w:val="18"/>
          <w:szCs w:val="18"/>
          <w:bdr w:val="none" w:sz="0" w:space="0" w:color="auto" w:frame="1"/>
          <w:lang w:eastAsia="en-CA"/>
        </w:rPr>
        <w:t>}</w:t>
      </w:r>
    </w:p>
    <w:p w14:paraId="2B0CBEE8" w14:textId="77777777" w:rsidR="00927D7E" w:rsidRPr="00927D7E" w:rsidRDefault="00927D7E" w:rsidP="00927D7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&gt;</w:t>
      </w:r>
    </w:p>
    <w:p w14:paraId="23048C4C"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Send Now</w:t>
      </w:r>
    </w:p>
    <w:p w14:paraId="0086F410" w14:textId="77777777" w:rsidR="00927D7E" w:rsidRPr="00927D7E" w:rsidRDefault="00927D7E" w:rsidP="00927D7E">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&lt;/button&gt;</w:t>
      </w:r>
    </w:p>
    <w:p w14:paraId="544DC2FB"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    )}</w:t>
      </w:r>
    </w:p>
    <w:p w14:paraId="463E07BA" w14:textId="77777777" w:rsidR="00927D7E" w:rsidRPr="00927D7E" w:rsidRDefault="00927D7E" w:rsidP="00927D7E">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Times New Roman"/>
          <w:color w:val="000000"/>
          <w:sz w:val="18"/>
          <w:szCs w:val="18"/>
          <w:lang w:eastAsia="en-CA"/>
        </w:rPr>
        <w:t> </w:t>
      </w:r>
    </w:p>
    <w:p w14:paraId="54BB4921" w14:textId="77777777" w:rsidR="00927D7E" w:rsidRPr="00927D7E" w:rsidRDefault="00927D7E" w:rsidP="00927D7E">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927D7E">
        <w:rPr>
          <w:rFonts w:ascii="Consolas" w:eastAsia="Times New Roman" w:hAnsi="Consolas" w:cs="Courier New"/>
          <w:color w:val="000000"/>
          <w:sz w:val="18"/>
          <w:szCs w:val="18"/>
          <w:bdr w:val="none" w:sz="0" w:space="0" w:color="auto" w:frame="1"/>
          <w:lang w:eastAsia="en-CA"/>
        </w:rPr>
        <w:t>&lt;/div&gt;</w:t>
      </w:r>
    </w:p>
    <w:p w14:paraId="01D1DFAA" w14:textId="601D0AE6" w:rsidR="005B011D" w:rsidRPr="00D444A3" w:rsidRDefault="00A52CFF" w:rsidP="005B011D">
      <w:pPr>
        <w:rPr>
          <w:rFonts w:ascii="Candara Light" w:hAnsi="Candara Light"/>
        </w:rPr>
      </w:pPr>
      <w:r w:rsidRPr="00D444A3">
        <w:rPr>
          <w:rFonts w:ascii="Candara Light" w:hAnsi="Candara Light"/>
        </w:rPr>
        <w:t xml:space="preserve">The webpage will have four input </w:t>
      </w:r>
      <w:r w:rsidR="002E13BB" w:rsidRPr="00D444A3">
        <w:rPr>
          <w:rFonts w:ascii="Candara Light" w:hAnsi="Candara Light"/>
        </w:rPr>
        <w:t>boxes</w:t>
      </w:r>
      <w:r w:rsidRPr="00D444A3">
        <w:rPr>
          <w:rFonts w:ascii="Candara Light" w:hAnsi="Candara Light"/>
        </w:rPr>
        <w:t xml:space="preserve"> for user to </w:t>
      </w:r>
      <w:r w:rsidR="002D630C" w:rsidRPr="00D444A3">
        <w:rPr>
          <w:rFonts w:ascii="Candara Light" w:hAnsi="Candara Light"/>
        </w:rPr>
        <w:t xml:space="preserve">enter </w:t>
      </w:r>
      <w:r w:rsidRPr="00D444A3">
        <w:rPr>
          <w:rFonts w:ascii="Candara Light" w:hAnsi="Candara Light"/>
        </w:rPr>
        <w:t xml:space="preserve">information about the receiver address, the </w:t>
      </w:r>
      <w:r w:rsidR="00816404" w:rsidRPr="00D444A3">
        <w:rPr>
          <w:rFonts w:ascii="Candara Light" w:hAnsi="Candara Light"/>
        </w:rPr>
        <w:t xml:space="preserve">amount, keyword, and </w:t>
      </w:r>
      <w:r w:rsidR="00802A52" w:rsidRPr="00D444A3">
        <w:rPr>
          <w:rFonts w:ascii="Candara Light" w:hAnsi="Candara Light"/>
        </w:rPr>
        <w:t xml:space="preserve">a </w:t>
      </w:r>
      <w:r w:rsidR="00816404" w:rsidRPr="00D444A3">
        <w:rPr>
          <w:rFonts w:ascii="Candara Light" w:hAnsi="Candara Light"/>
        </w:rPr>
        <w:t xml:space="preserve">message for </w:t>
      </w:r>
      <w:r w:rsidR="00802A52" w:rsidRPr="00D444A3">
        <w:rPr>
          <w:rFonts w:ascii="Candara Light" w:hAnsi="Candara Light"/>
        </w:rPr>
        <w:t xml:space="preserve">a </w:t>
      </w:r>
      <w:r w:rsidR="00816404" w:rsidRPr="00D444A3">
        <w:rPr>
          <w:rFonts w:ascii="Candara Light" w:hAnsi="Candara Light"/>
        </w:rPr>
        <w:t xml:space="preserve">single transaction. </w:t>
      </w:r>
      <w:r w:rsidR="002E13BB" w:rsidRPr="00D444A3">
        <w:rPr>
          <w:rFonts w:ascii="Candara Light" w:hAnsi="Candara Light"/>
        </w:rPr>
        <w:t>These inputs</w:t>
      </w:r>
      <w:r w:rsidR="00816404" w:rsidRPr="00D444A3">
        <w:rPr>
          <w:rFonts w:ascii="Candara Light" w:hAnsi="Candara Light"/>
        </w:rPr>
        <w:t xml:space="preserve"> will get transferred after clicking a button and trigger</w:t>
      </w:r>
      <w:r w:rsidR="00802A52" w:rsidRPr="00D444A3">
        <w:rPr>
          <w:rFonts w:ascii="Candara Light" w:hAnsi="Candara Light"/>
        </w:rPr>
        <w:t>ing</w:t>
      </w:r>
      <w:r w:rsidR="00816404" w:rsidRPr="00D444A3">
        <w:rPr>
          <w:rFonts w:ascii="Candara Light" w:hAnsi="Candara Light"/>
        </w:rPr>
        <w:t xml:space="preserve"> the “</w:t>
      </w:r>
      <w:proofErr w:type="spellStart"/>
      <w:r w:rsidR="00816404" w:rsidRPr="00D444A3">
        <w:rPr>
          <w:rFonts w:ascii="Candara Light" w:hAnsi="Candara Light"/>
        </w:rPr>
        <w:t>handleSubmit</w:t>
      </w:r>
      <w:proofErr w:type="spellEnd"/>
      <w:r w:rsidR="00816404" w:rsidRPr="00D444A3">
        <w:rPr>
          <w:rFonts w:ascii="Candara Light" w:hAnsi="Candara Light"/>
        </w:rPr>
        <w:t xml:space="preserve">” </w:t>
      </w:r>
      <w:r w:rsidR="002841A8" w:rsidRPr="00D444A3">
        <w:rPr>
          <w:rFonts w:ascii="Candara Light" w:hAnsi="Candara Light"/>
        </w:rPr>
        <w:t xml:space="preserve">function. </w:t>
      </w:r>
    </w:p>
    <w:p w14:paraId="00872129"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b/>
          <w:bCs/>
          <w:color w:val="006699"/>
          <w:sz w:val="18"/>
          <w:szCs w:val="18"/>
          <w:bdr w:val="none" w:sz="0" w:space="0" w:color="auto" w:frame="1"/>
          <w:lang w:eastAsia="en-CA"/>
        </w:rPr>
        <w:t>import</w:t>
      </w:r>
      <w:r w:rsidRPr="00455FB8">
        <w:rPr>
          <w:rFonts w:ascii="Consolas" w:eastAsia="Times New Roman" w:hAnsi="Consolas" w:cs="Times New Roman"/>
          <w:color w:val="000000"/>
          <w:sz w:val="18"/>
          <w:szCs w:val="18"/>
          <w:lang w:eastAsia="en-CA"/>
        </w:rPr>
        <w:t xml:space="preserve"> </w:t>
      </w:r>
      <w:r w:rsidRPr="00455FB8">
        <w:rPr>
          <w:rFonts w:ascii="Consolas" w:eastAsia="Times New Roman" w:hAnsi="Consolas" w:cs="Courier New"/>
          <w:color w:val="000000"/>
          <w:sz w:val="18"/>
          <w:szCs w:val="18"/>
          <w:bdr w:val="none" w:sz="0" w:space="0" w:color="auto" w:frame="1"/>
          <w:lang w:eastAsia="en-CA"/>
        </w:rPr>
        <w:t xml:space="preserve">{ </w:t>
      </w:r>
      <w:proofErr w:type="spellStart"/>
      <w:r w:rsidRPr="00455FB8">
        <w:rPr>
          <w:rFonts w:ascii="Consolas" w:eastAsia="Times New Roman" w:hAnsi="Consolas" w:cs="Courier New"/>
          <w:color w:val="000000"/>
          <w:sz w:val="18"/>
          <w:szCs w:val="18"/>
          <w:bdr w:val="none" w:sz="0" w:space="0" w:color="auto" w:frame="1"/>
          <w:lang w:eastAsia="en-CA"/>
        </w:rPr>
        <w:t>TransactionContext</w:t>
      </w:r>
      <w:proofErr w:type="spellEnd"/>
      <w:r w:rsidRPr="00455FB8">
        <w:rPr>
          <w:rFonts w:ascii="Consolas" w:eastAsia="Times New Roman" w:hAnsi="Consolas" w:cs="Courier New"/>
          <w:color w:val="000000"/>
          <w:sz w:val="18"/>
          <w:szCs w:val="18"/>
          <w:bdr w:val="none" w:sz="0" w:space="0" w:color="auto" w:frame="1"/>
          <w:lang w:eastAsia="en-CA"/>
        </w:rPr>
        <w:t xml:space="preserve"> } </w:t>
      </w:r>
      <w:r w:rsidRPr="00455FB8">
        <w:rPr>
          <w:rFonts w:ascii="Consolas" w:eastAsia="Times New Roman" w:hAnsi="Consolas" w:cs="Courier New"/>
          <w:b/>
          <w:bCs/>
          <w:color w:val="006699"/>
          <w:sz w:val="18"/>
          <w:szCs w:val="18"/>
          <w:bdr w:val="none" w:sz="0" w:space="0" w:color="auto" w:frame="1"/>
          <w:lang w:eastAsia="en-CA"/>
        </w:rPr>
        <w:t>from</w:t>
      </w:r>
      <w:r w:rsidRPr="00455FB8">
        <w:rPr>
          <w:rFonts w:ascii="Consolas" w:eastAsia="Times New Roman" w:hAnsi="Consolas" w:cs="Times New Roman"/>
          <w:color w:val="000000"/>
          <w:sz w:val="18"/>
          <w:szCs w:val="18"/>
          <w:lang w:eastAsia="en-CA"/>
        </w:rPr>
        <w:t xml:space="preserve"> </w:t>
      </w:r>
      <w:r w:rsidRPr="00455FB8">
        <w:rPr>
          <w:rFonts w:ascii="Consolas" w:eastAsia="Times New Roman" w:hAnsi="Consolas" w:cs="Courier New"/>
          <w:color w:val="0000FF"/>
          <w:sz w:val="18"/>
          <w:szCs w:val="18"/>
          <w:bdr w:val="none" w:sz="0" w:space="0" w:color="auto" w:frame="1"/>
          <w:lang w:eastAsia="en-CA"/>
        </w:rPr>
        <w:t>'../context/</w:t>
      </w:r>
      <w:proofErr w:type="spellStart"/>
      <w:r w:rsidRPr="00455FB8">
        <w:rPr>
          <w:rFonts w:ascii="Consolas" w:eastAsia="Times New Roman" w:hAnsi="Consolas" w:cs="Courier New"/>
          <w:color w:val="0000FF"/>
          <w:sz w:val="18"/>
          <w:szCs w:val="18"/>
          <w:bdr w:val="none" w:sz="0" w:space="0" w:color="auto" w:frame="1"/>
          <w:lang w:eastAsia="en-CA"/>
        </w:rPr>
        <w:t>TransactionContext</w:t>
      </w:r>
      <w:proofErr w:type="spellEnd"/>
      <w:r w:rsidRPr="00455FB8">
        <w:rPr>
          <w:rFonts w:ascii="Consolas" w:eastAsia="Times New Roman" w:hAnsi="Consolas" w:cs="Courier New"/>
          <w:color w:val="0000FF"/>
          <w:sz w:val="18"/>
          <w:szCs w:val="18"/>
          <w:bdr w:val="none" w:sz="0" w:space="0" w:color="auto" w:frame="1"/>
          <w:lang w:eastAsia="en-CA"/>
        </w:rPr>
        <w:t>'</w:t>
      </w:r>
      <w:r w:rsidRPr="00455FB8">
        <w:rPr>
          <w:rFonts w:ascii="Consolas" w:eastAsia="Times New Roman" w:hAnsi="Consolas" w:cs="Courier New"/>
          <w:color w:val="000000"/>
          <w:sz w:val="18"/>
          <w:szCs w:val="18"/>
          <w:bdr w:val="none" w:sz="0" w:space="0" w:color="auto" w:frame="1"/>
          <w:lang w:eastAsia="en-CA"/>
        </w:rPr>
        <w:t>;</w:t>
      </w:r>
    </w:p>
    <w:p w14:paraId="5B0FCE67" w14:textId="66D7AE96" w:rsidR="00455FB8" w:rsidRPr="00455FB8" w:rsidRDefault="00455FB8" w:rsidP="00455FB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const {</w:t>
      </w:r>
      <w:proofErr w:type="spellStart"/>
      <w:r w:rsidRPr="00455FB8">
        <w:rPr>
          <w:rFonts w:ascii="Consolas" w:eastAsia="Times New Roman" w:hAnsi="Consolas" w:cs="Courier New"/>
          <w:color w:val="000000"/>
          <w:sz w:val="18"/>
          <w:szCs w:val="18"/>
          <w:bdr w:val="none" w:sz="0" w:space="0" w:color="auto" w:frame="1"/>
          <w:lang w:eastAsia="en-CA"/>
        </w:rPr>
        <w:t>formData</w:t>
      </w:r>
      <w:proofErr w:type="spellEnd"/>
      <w:r w:rsidRPr="00455FB8">
        <w:rPr>
          <w:rFonts w:ascii="Consolas" w:eastAsia="Times New Roman" w:hAnsi="Consolas" w:cs="Courier New"/>
          <w:color w:val="000000"/>
          <w:sz w:val="18"/>
          <w:szCs w:val="18"/>
          <w:bdr w:val="none" w:sz="0" w:space="0" w:color="auto" w:frame="1"/>
          <w:lang w:eastAsia="en-CA"/>
        </w:rPr>
        <w:t>, ,</w:t>
      </w:r>
      <w:proofErr w:type="spellStart"/>
      <w:r w:rsidRPr="00455FB8">
        <w:rPr>
          <w:rFonts w:ascii="Consolas" w:eastAsia="Times New Roman" w:hAnsi="Consolas" w:cs="Courier New"/>
          <w:color w:val="000000"/>
          <w:sz w:val="18"/>
          <w:szCs w:val="18"/>
          <w:bdr w:val="none" w:sz="0" w:space="0" w:color="auto" w:frame="1"/>
          <w:lang w:eastAsia="en-CA"/>
        </w:rPr>
        <w:t>sendTransaction</w:t>
      </w:r>
      <w:proofErr w:type="spellEnd"/>
      <w:r w:rsidRPr="00455FB8">
        <w:rPr>
          <w:rFonts w:ascii="Consolas" w:eastAsia="Times New Roman" w:hAnsi="Consolas" w:cs="Courier New"/>
          <w:color w:val="000000"/>
          <w:sz w:val="18"/>
          <w:szCs w:val="18"/>
          <w:bdr w:val="none" w:sz="0" w:space="0" w:color="auto" w:frame="1"/>
          <w:lang w:eastAsia="en-CA"/>
        </w:rPr>
        <w:t xml:space="preserve">} = </w:t>
      </w:r>
      <w:proofErr w:type="spellStart"/>
      <w:r w:rsidRPr="00455FB8">
        <w:rPr>
          <w:rFonts w:ascii="Consolas" w:eastAsia="Times New Roman" w:hAnsi="Consolas" w:cs="Courier New"/>
          <w:color w:val="000000"/>
          <w:sz w:val="18"/>
          <w:szCs w:val="18"/>
          <w:bdr w:val="none" w:sz="0" w:space="0" w:color="auto" w:frame="1"/>
          <w:lang w:eastAsia="en-CA"/>
        </w:rPr>
        <w:t>useContext</w:t>
      </w:r>
      <w:proofErr w:type="spellEnd"/>
      <w:r w:rsidRPr="00455FB8">
        <w:rPr>
          <w:rFonts w:ascii="Consolas" w:eastAsia="Times New Roman" w:hAnsi="Consolas" w:cs="Courier New"/>
          <w:color w:val="000000"/>
          <w:sz w:val="18"/>
          <w:szCs w:val="18"/>
          <w:bdr w:val="none" w:sz="0" w:space="0" w:color="auto" w:frame="1"/>
          <w:lang w:eastAsia="en-CA"/>
        </w:rPr>
        <w:t>(</w:t>
      </w:r>
      <w:proofErr w:type="spellStart"/>
      <w:r w:rsidRPr="00455FB8">
        <w:rPr>
          <w:rFonts w:ascii="Consolas" w:eastAsia="Times New Roman" w:hAnsi="Consolas" w:cs="Courier New"/>
          <w:color w:val="000000"/>
          <w:sz w:val="18"/>
          <w:szCs w:val="18"/>
          <w:bdr w:val="none" w:sz="0" w:space="0" w:color="auto" w:frame="1"/>
          <w:lang w:eastAsia="en-CA"/>
        </w:rPr>
        <w:t>TransactionContext</w:t>
      </w:r>
      <w:proofErr w:type="spellEnd"/>
      <w:r w:rsidRPr="00455FB8">
        <w:rPr>
          <w:rFonts w:ascii="Consolas" w:eastAsia="Times New Roman" w:hAnsi="Consolas" w:cs="Courier New"/>
          <w:color w:val="000000"/>
          <w:sz w:val="18"/>
          <w:szCs w:val="18"/>
          <w:bdr w:val="none" w:sz="0" w:space="0" w:color="auto" w:frame="1"/>
          <w:lang w:eastAsia="en-CA"/>
        </w:rPr>
        <w:t>);</w:t>
      </w:r>
    </w:p>
    <w:p w14:paraId="1C7A47D0"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xml:space="preserve">const </w:t>
      </w:r>
      <w:proofErr w:type="spellStart"/>
      <w:r w:rsidRPr="00455FB8">
        <w:rPr>
          <w:rFonts w:ascii="Consolas" w:eastAsia="Times New Roman" w:hAnsi="Consolas" w:cs="Courier New"/>
          <w:color w:val="000000"/>
          <w:sz w:val="18"/>
          <w:szCs w:val="18"/>
          <w:bdr w:val="none" w:sz="0" w:space="0" w:color="auto" w:frame="1"/>
          <w:lang w:eastAsia="en-CA"/>
        </w:rPr>
        <w:t>handleSubmit</w:t>
      </w:r>
      <w:proofErr w:type="spellEnd"/>
      <w:r w:rsidRPr="00455FB8">
        <w:rPr>
          <w:rFonts w:ascii="Consolas" w:eastAsia="Times New Roman" w:hAnsi="Consolas" w:cs="Courier New"/>
          <w:color w:val="000000"/>
          <w:sz w:val="18"/>
          <w:szCs w:val="18"/>
          <w:bdr w:val="none" w:sz="0" w:space="0" w:color="auto" w:frame="1"/>
          <w:lang w:eastAsia="en-CA"/>
        </w:rPr>
        <w:t xml:space="preserve"> = (e) =&gt; {</w:t>
      </w:r>
    </w:p>
    <w:p w14:paraId="1A21C637" w14:textId="77777777" w:rsidR="00455FB8" w:rsidRPr="00455FB8" w:rsidRDefault="00455FB8" w:rsidP="00455FB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const {</w:t>
      </w:r>
      <w:proofErr w:type="spellStart"/>
      <w:r w:rsidRPr="00455FB8">
        <w:rPr>
          <w:rFonts w:ascii="Consolas" w:eastAsia="Times New Roman" w:hAnsi="Consolas" w:cs="Courier New"/>
          <w:color w:val="000000"/>
          <w:sz w:val="18"/>
          <w:szCs w:val="18"/>
          <w:bdr w:val="none" w:sz="0" w:space="0" w:color="auto" w:frame="1"/>
          <w:lang w:eastAsia="en-CA"/>
        </w:rPr>
        <w:t>addressTo,amount,keyword,message</w:t>
      </w:r>
      <w:proofErr w:type="spellEnd"/>
      <w:r w:rsidRPr="00455FB8">
        <w:rPr>
          <w:rFonts w:ascii="Consolas" w:eastAsia="Times New Roman" w:hAnsi="Consolas" w:cs="Courier New"/>
          <w:color w:val="000000"/>
          <w:sz w:val="18"/>
          <w:szCs w:val="18"/>
          <w:bdr w:val="none" w:sz="0" w:space="0" w:color="auto" w:frame="1"/>
          <w:lang w:eastAsia="en-CA"/>
        </w:rPr>
        <w:t xml:space="preserve">} = </w:t>
      </w:r>
      <w:proofErr w:type="spellStart"/>
      <w:r w:rsidRPr="00455FB8">
        <w:rPr>
          <w:rFonts w:ascii="Consolas" w:eastAsia="Times New Roman" w:hAnsi="Consolas" w:cs="Courier New"/>
          <w:color w:val="000000"/>
          <w:sz w:val="18"/>
          <w:szCs w:val="18"/>
          <w:bdr w:val="none" w:sz="0" w:space="0" w:color="auto" w:frame="1"/>
          <w:lang w:eastAsia="en-CA"/>
        </w:rPr>
        <w:t>formData</w:t>
      </w:r>
      <w:proofErr w:type="spellEnd"/>
      <w:r w:rsidRPr="00455FB8">
        <w:rPr>
          <w:rFonts w:ascii="Consolas" w:eastAsia="Times New Roman" w:hAnsi="Consolas" w:cs="Courier New"/>
          <w:color w:val="000000"/>
          <w:sz w:val="18"/>
          <w:szCs w:val="18"/>
          <w:bdr w:val="none" w:sz="0" w:space="0" w:color="auto" w:frame="1"/>
          <w:lang w:eastAsia="en-CA"/>
        </w:rPr>
        <w:t>;</w:t>
      </w:r>
    </w:p>
    <w:p w14:paraId="1CBDF9AF"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r w:rsidRPr="00455FB8">
        <w:rPr>
          <w:rFonts w:ascii="Consolas" w:eastAsia="Times New Roman" w:hAnsi="Consolas" w:cs="Times New Roman"/>
          <w:color w:val="000000"/>
          <w:sz w:val="18"/>
          <w:szCs w:val="18"/>
          <w:lang w:eastAsia="en-CA"/>
        </w:rPr>
        <w:t> </w:t>
      </w:r>
    </w:p>
    <w:p w14:paraId="3F206FE9" w14:textId="77777777" w:rsidR="00455FB8" w:rsidRPr="00455FB8" w:rsidRDefault="00455FB8" w:rsidP="00455FB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proofErr w:type="spellStart"/>
      <w:r w:rsidRPr="00455FB8">
        <w:rPr>
          <w:rFonts w:ascii="Consolas" w:eastAsia="Times New Roman" w:hAnsi="Consolas" w:cs="Courier New"/>
          <w:color w:val="000000"/>
          <w:sz w:val="18"/>
          <w:szCs w:val="18"/>
          <w:bdr w:val="none" w:sz="0" w:space="0" w:color="auto" w:frame="1"/>
          <w:lang w:eastAsia="en-CA"/>
        </w:rPr>
        <w:t>e.preventDefault</w:t>
      </w:r>
      <w:proofErr w:type="spellEnd"/>
      <w:r w:rsidRPr="00455FB8">
        <w:rPr>
          <w:rFonts w:ascii="Consolas" w:eastAsia="Times New Roman" w:hAnsi="Consolas" w:cs="Courier New"/>
          <w:color w:val="000000"/>
          <w:sz w:val="18"/>
          <w:szCs w:val="18"/>
          <w:bdr w:val="none" w:sz="0" w:space="0" w:color="auto" w:frame="1"/>
          <w:lang w:eastAsia="en-CA"/>
        </w:rPr>
        <w:t>();</w:t>
      </w:r>
    </w:p>
    <w:p w14:paraId="5A722678"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r w:rsidRPr="00455FB8">
        <w:rPr>
          <w:rFonts w:ascii="Consolas" w:eastAsia="Times New Roman" w:hAnsi="Consolas" w:cs="Times New Roman"/>
          <w:color w:val="000000"/>
          <w:sz w:val="18"/>
          <w:szCs w:val="18"/>
          <w:lang w:eastAsia="en-CA"/>
        </w:rPr>
        <w:t> </w:t>
      </w:r>
    </w:p>
    <w:p w14:paraId="683AA7DA" w14:textId="77777777" w:rsidR="00455FB8" w:rsidRPr="00455FB8" w:rsidRDefault="00455FB8" w:rsidP="00455FB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r w:rsidRPr="00455FB8">
        <w:rPr>
          <w:rFonts w:ascii="Consolas" w:eastAsia="Times New Roman" w:hAnsi="Consolas" w:cs="Courier New"/>
          <w:b/>
          <w:bCs/>
          <w:color w:val="006699"/>
          <w:sz w:val="18"/>
          <w:szCs w:val="18"/>
          <w:bdr w:val="none" w:sz="0" w:space="0" w:color="auto" w:frame="1"/>
          <w:lang w:eastAsia="en-CA"/>
        </w:rPr>
        <w:t>if</w:t>
      </w:r>
      <w:r w:rsidRPr="00455FB8">
        <w:rPr>
          <w:rFonts w:ascii="Consolas" w:eastAsia="Times New Roman" w:hAnsi="Consolas" w:cs="Courier New"/>
          <w:color w:val="000000"/>
          <w:sz w:val="18"/>
          <w:szCs w:val="18"/>
          <w:bdr w:val="none" w:sz="0" w:space="0" w:color="auto" w:frame="1"/>
          <w:lang w:eastAsia="en-CA"/>
        </w:rPr>
        <w:t>(!</w:t>
      </w:r>
      <w:proofErr w:type="spellStart"/>
      <w:r w:rsidRPr="00455FB8">
        <w:rPr>
          <w:rFonts w:ascii="Consolas" w:eastAsia="Times New Roman" w:hAnsi="Consolas" w:cs="Courier New"/>
          <w:color w:val="000000"/>
          <w:sz w:val="18"/>
          <w:szCs w:val="18"/>
          <w:bdr w:val="none" w:sz="0" w:space="0" w:color="auto" w:frame="1"/>
          <w:lang w:eastAsia="en-CA"/>
        </w:rPr>
        <w:t>addressTo</w:t>
      </w:r>
      <w:proofErr w:type="spellEnd"/>
      <w:r w:rsidRPr="00455FB8">
        <w:rPr>
          <w:rFonts w:ascii="Consolas" w:eastAsia="Times New Roman" w:hAnsi="Consolas" w:cs="Courier New"/>
          <w:color w:val="000000"/>
          <w:sz w:val="18"/>
          <w:szCs w:val="18"/>
          <w:bdr w:val="none" w:sz="0" w:space="0" w:color="auto" w:frame="1"/>
          <w:lang w:eastAsia="en-CA"/>
        </w:rPr>
        <w:t xml:space="preserve"> || !amount || !keyword || !message) </w:t>
      </w:r>
      <w:r w:rsidRPr="00455FB8">
        <w:rPr>
          <w:rFonts w:ascii="Consolas" w:eastAsia="Times New Roman" w:hAnsi="Consolas" w:cs="Courier New"/>
          <w:b/>
          <w:bCs/>
          <w:color w:val="006699"/>
          <w:sz w:val="18"/>
          <w:szCs w:val="18"/>
          <w:bdr w:val="none" w:sz="0" w:space="0" w:color="auto" w:frame="1"/>
          <w:lang w:eastAsia="en-CA"/>
        </w:rPr>
        <w:t>return</w:t>
      </w:r>
      <w:r w:rsidRPr="00455FB8">
        <w:rPr>
          <w:rFonts w:ascii="Consolas" w:eastAsia="Times New Roman" w:hAnsi="Consolas" w:cs="Courier New"/>
          <w:color w:val="000000"/>
          <w:sz w:val="18"/>
          <w:szCs w:val="18"/>
          <w:bdr w:val="none" w:sz="0" w:space="0" w:color="auto" w:frame="1"/>
          <w:lang w:eastAsia="en-CA"/>
        </w:rPr>
        <w:t>;</w:t>
      </w:r>
    </w:p>
    <w:p w14:paraId="2D46435E"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r w:rsidRPr="00455FB8">
        <w:rPr>
          <w:rFonts w:ascii="Consolas" w:eastAsia="Times New Roman" w:hAnsi="Consolas" w:cs="Times New Roman"/>
          <w:color w:val="000000"/>
          <w:sz w:val="18"/>
          <w:szCs w:val="18"/>
          <w:lang w:eastAsia="en-CA"/>
        </w:rPr>
        <w:t> </w:t>
      </w:r>
    </w:p>
    <w:p w14:paraId="7B933992" w14:textId="77777777" w:rsidR="00455FB8" w:rsidRPr="00455FB8" w:rsidRDefault="00455FB8" w:rsidP="00455FB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    </w:t>
      </w:r>
      <w:proofErr w:type="spellStart"/>
      <w:r w:rsidRPr="00455FB8">
        <w:rPr>
          <w:rFonts w:ascii="Consolas" w:eastAsia="Times New Roman" w:hAnsi="Consolas" w:cs="Courier New"/>
          <w:color w:val="000000"/>
          <w:sz w:val="18"/>
          <w:szCs w:val="18"/>
          <w:bdr w:val="none" w:sz="0" w:space="0" w:color="auto" w:frame="1"/>
          <w:lang w:eastAsia="en-CA"/>
        </w:rPr>
        <w:t>sendTransaction</w:t>
      </w:r>
      <w:proofErr w:type="spellEnd"/>
      <w:r w:rsidRPr="00455FB8">
        <w:rPr>
          <w:rFonts w:ascii="Consolas" w:eastAsia="Times New Roman" w:hAnsi="Consolas" w:cs="Courier New"/>
          <w:color w:val="000000"/>
          <w:sz w:val="18"/>
          <w:szCs w:val="18"/>
          <w:bdr w:val="none" w:sz="0" w:space="0" w:color="auto" w:frame="1"/>
          <w:lang w:eastAsia="en-CA"/>
        </w:rPr>
        <w:t>();</w:t>
      </w:r>
    </w:p>
    <w:p w14:paraId="5A14A0BB" w14:textId="77777777" w:rsidR="00455FB8" w:rsidRPr="00455FB8" w:rsidRDefault="00455FB8" w:rsidP="00455FB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r w:rsidRPr="00455FB8">
        <w:rPr>
          <w:rFonts w:ascii="Consolas" w:eastAsia="Times New Roman" w:hAnsi="Consolas" w:cs="Courier New"/>
          <w:color w:val="000000"/>
          <w:sz w:val="18"/>
          <w:szCs w:val="18"/>
          <w:bdr w:val="none" w:sz="0" w:space="0" w:color="auto" w:frame="1"/>
          <w:lang w:eastAsia="en-CA"/>
        </w:rPr>
        <w:t>};</w:t>
      </w:r>
    </w:p>
    <w:p w14:paraId="1EB62E34" w14:textId="77777777" w:rsidR="00071375" w:rsidRPr="005B011D" w:rsidRDefault="00071375" w:rsidP="005B011D"/>
    <w:p w14:paraId="7F01ACAC" w14:textId="216B2E40" w:rsidR="007C4959" w:rsidRDefault="00AE38C4" w:rsidP="00487DAB">
      <w:pPr>
        <w:rPr>
          <w:rFonts w:ascii="Candara Light" w:hAnsi="Candara Light"/>
        </w:rPr>
      </w:pPr>
      <w:r>
        <w:rPr>
          <w:rFonts w:ascii="Candara Light" w:hAnsi="Candara Light"/>
        </w:rPr>
        <w:t>“</w:t>
      </w:r>
      <w:proofErr w:type="spellStart"/>
      <w:r>
        <w:rPr>
          <w:rFonts w:ascii="Candara Light" w:hAnsi="Candara Light"/>
        </w:rPr>
        <w:t>handleSubmit</w:t>
      </w:r>
      <w:proofErr w:type="spellEnd"/>
      <w:r>
        <w:rPr>
          <w:rFonts w:ascii="Candara Light" w:hAnsi="Candara Light"/>
        </w:rPr>
        <w:t>” will use funct</w:t>
      </w:r>
      <w:r w:rsidR="00EA66AF">
        <w:rPr>
          <w:rFonts w:ascii="Candara Light" w:hAnsi="Candara Light"/>
        </w:rPr>
        <w:t>ion</w:t>
      </w:r>
      <w:r w:rsidR="00910707">
        <w:rPr>
          <w:rFonts w:ascii="Candara Light" w:hAnsi="Candara Light"/>
        </w:rPr>
        <w:t>s</w:t>
      </w:r>
      <w:r w:rsidR="00EA66AF">
        <w:rPr>
          <w:rFonts w:ascii="Candara Light" w:hAnsi="Candara Light"/>
        </w:rPr>
        <w:t xml:space="preserve"> and variable</w:t>
      </w:r>
      <w:r w:rsidR="00910707">
        <w:rPr>
          <w:rFonts w:ascii="Candara Light" w:hAnsi="Candara Light"/>
        </w:rPr>
        <w:t>s</w:t>
      </w:r>
      <w:r w:rsidR="00EA66AF">
        <w:rPr>
          <w:rFonts w:ascii="Candara Light" w:hAnsi="Candara Light"/>
        </w:rPr>
        <w:t xml:space="preserve"> from the backend which can be imported </w:t>
      </w:r>
      <w:r w:rsidR="000254AB">
        <w:rPr>
          <w:rFonts w:ascii="Candara Light" w:hAnsi="Candara Light"/>
        </w:rPr>
        <w:t xml:space="preserve">from </w:t>
      </w:r>
      <w:r w:rsidR="002A456C">
        <w:rPr>
          <w:rFonts w:ascii="Candara Light" w:hAnsi="Candara Light"/>
        </w:rPr>
        <w:t xml:space="preserve">the </w:t>
      </w:r>
      <w:r w:rsidR="007159D4">
        <w:rPr>
          <w:rFonts w:ascii="Candara Light" w:hAnsi="Candara Light"/>
        </w:rPr>
        <w:t xml:space="preserve">context folder. This function will basically </w:t>
      </w:r>
      <w:r w:rsidR="006D618C">
        <w:rPr>
          <w:rFonts w:ascii="Candara Light" w:hAnsi="Candara Light"/>
        </w:rPr>
        <w:t xml:space="preserve">store all inputs into </w:t>
      </w:r>
      <w:r w:rsidR="003462AD">
        <w:rPr>
          <w:rFonts w:ascii="Candara Light" w:hAnsi="Candara Light"/>
        </w:rPr>
        <w:t xml:space="preserve">the </w:t>
      </w:r>
      <w:r w:rsidR="006D618C">
        <w:rPr>
          <w:rFonts w:ascii="Candara Light" w:hAnsi="Candara Light"/>
        </w:rPr>
        <w:t>“</w:t>
      </w:r>
      <w:proofErr w:type="spellStart"/>
      <w:r w:rsidR="006D618C">
        <w:rPr>
          <w:rFonts w:ascii="Candara Light" w:hAnsi="Candara Light"/>
        </w:rPr>
        <w:t>formData</w:t>
      </w:r>
      <w:proofErr w:type="spellEnd"/>
      <w:r w:rsidR="006D618C">
        <w:rPr>
          <w:rFonts w:ascii="Candara Light" w:hAnsi="Candara Light"/>
        </w:rPr>
        <w:t xml:space="preserve">” variable, and pass </w:t>
      </w:r>
      <w:r w:rsidR="003462AD">
        <w:rPr>
          <w:rFonts w:ascii="Candara Light" w:hAnsi="Candara Light"/>
        </w:rPr>
        <w:t xml:space="preserve">it </w:t>
      </w:r>
      <w:r w:rsidR="006D618C">
        <w:rPr>
          <w:rFonts w:ascii="Candara Light" w:hAnsi="Candara Light"/>
        </w:rPr>
        <w:t>to</w:t>
      </w:r>
      <w:r w:rsidR="003462AD">
        <w:rPr>
          <w:rFonts w:ascii="Candara Light" w:hAnsi="Candara Light"/>
        </w:rPr>
        <w:t xml:space="preserve"> the</w:t>
      </w:r>
      <w:r w:rsidR="006D618C">
        <w:rPr>
          <w:rFonts w:ascii="Candara Light" w:hAnsi="Candara Light"/>
        </w:rPr>
        <w:t xml:space="preserve"> “</w:t>
      </w:r>
      <w:proofErr w:type="spellStart"/>
      <w:r w:rsidR="006D618C">
        <w:rPr>
          <w:rFonts w:ascii="Candara Light" w:hAnsi="Candara Light"/>
        </w:rPr>
        <w:t>sendTransaction</w:t>
      </w:r>
      <w:proofErr w:type="spellEnd"/>
      <w:r w:rsidR="006D618C">
        <w:rPr>
          <w:rFonts w:ascii="Candara Light" w:hAnsi="Candara Light"/>
        </w:rPr>
        <w:t xml:space="preserve">” function, which then will be processed by </w:t>
      </w:r>
      <w:r w:rsidR="00377DAB">
        <w:rPr>
          <w:rFonts w:ascii="Candara Light" w:hAnsi="Candara Light"/>
        </w:rPr>
        <w:t xml:space="preserve">the </w:t>
      </w:r>
      <w:r w:rsidR="006D618C">
        <w:rPr>
          <w:rFonts w:ascii="Candara Light" w:hAnsi="Candara Light"/>
        </w:rPr>
        <w:t>backend and complete the transaction.</w:t>
      </w:r>
    </w:p>
    <w:p w14:paraId="0F552583" w14:textId="77777777" w:rsidR="00292053" w:rsidRDefault="00292053" w:rsidP="00487DAB">
      <w:pPr>
        <w:rPr>
          <w:rFonts w:ascii="Candara Light" w:hAnsi="Candara Light"/>
        </w:rPr>
      </w:pPr>
    </w:p>
    <w:p w14:paraId="655EA159" w14:textId="323D2E47" w:rsidR="005C75E9" w:rsidRDefault="005C75E9" w:rsidP="005C75E9">
      <w:pPr>
        <w:pStyle w:val="Heading2"/>
      </w:pPr>
      <w:r>
        <w:rPr>
          <w:color w:val="FFFFFF" w:themeColor="background1"/>
          <w:shd w:val="clear" w:color="auto" w:fill="4472C4" w:themeFill="accent1"/>
        </w:rPr>
        <w:t xml:space="preserve"> </w:t>
      </w:r>
      <w:bookmarkStart w:id="97" w:name="_Toc109659297"/>
      <w:r>
        <w:rPr>
          <w:color w:val="FFFFFF" w:themeColor="background1"/>
          <w:shd w:val="clear" w:color="auto" w:fill="4472C4" w:themeFill="accent1"/>
        </w:rPr>
        <w:t>3.10</w:t>
      </w:r>
      <w:r w:rsidRPr="00674654">
        <w:rPr>
          <w:color w:val="FFFFFF" w:themeColor="background1"/>
          <w:shd w:val="clear" w:color="auto" w:fill="4472C4" w:themeFill="accent1"/>
        </w:rPr>
        <w:t xml:space="preserve">  </w:t>
      </w:r>
      <w:r w:rsidRPr="00674654">
        <w:rPr>
          <w:color w:val="FFFFFF" w:themeColor="background1"/>
        </w:rPr>
        <w:t xml:space="preserve"> </w:t>
      </w:r>
      <w:r>
        <w:t>Deployment</w:t>
      </w:r>
      <w:bookmarkEnd w:id="97"/>
    </w:p>
    <w:p w14:paraId="196009DC" w14:textId="3ED28EA0" w:rsidR="005C75E9" w:rsidRDefault="00783F86" w:rsidP="00487DAB">
      <w:pPr>
        <w:rPr>
          <w:rFonts w:ascii="Candara Light" w:hAnsi="Candara Light"/>
        </w:rPr>
      </w:pPr>
      <w:r>
        <w:rPr>
          <w:rFonts w:ascii="Candara Light" w:hAnsi="Candara Light"/>
        </w:rPr>
        <w:t xml:space="preserve">Deployment can be done using </w:t>
      </w:r>
      <w:r w:rsidR="00377DAB">
        <w:rPr>
          <w:rFonts w:ascii="Candara Light" w:hAnsi="Candara Light"/>
        </w:rPr>
        <w:t xml:space="preserve">the </w:t>
      </w:r>
      <w:r w:rsidR="00F23DF5">
        <w:rPr>
          <w:rFonts w:ascii="Candara Light" w:hAnsi="Candara Light"/>
        </w:rPr>
        <w:t xml:space="preserve">“build” function, which creates a build directory </w:t>
      </w:r>
      <w:r w:rsidR="00AA7619">
        <w:rPr>
          <w:rFonts w:ascii="Candara Light" w:hAnsi="Candara Light"/>
        </w:rPr>
        <w:t xml:space="preserve">with a production version for the web application. HTTP server can also be set up by customize </w:t>
      </w:r>
      <w:r w:rsidR="004B3587">
        <w:rPr>
          <w:rFonts w:ascii="Candara Light" w:hAnsi="Candara Light"/>
        </w:rPr>
        <w:t>“index.html”</w:t>
      </w:r>
      <w:r w:rsidR="00452DC8">
        <w:rPr>
          <w:rFonts w:ascii="Candara Light" w:hAnsi="Candara Light"/>
        </w:rPr>
        <w:t xml:space="preserve">, </w:t>
      </w:r>
      <w:r w:rsidR="00AF2830">
        <w:rPr>
          <w:rFonts w:ascii="Candara Light" w:hAnsi="Candara Light"/>
        </w:rPr>
        <w:t xml:space="preserve">where </w:t>
      </w:r>
      <w:r w:rsidR="002B4EBF">
        <w:rPr>
          <w:rFonts w:ascii="Candara Light" w:hAnsi="Candara Light"/>
        </w:rPr>
        <w:t xml:space="preserve">the deployment service can access all the </w:t>
      </w:r>
      <w:r w:rsidR="00770BFC">
        <w:rPr>
          <w:rFonts w:ascii="Candara Light" w:hAnsi="Candara Light"/>
        </w:rPr>
        <w:t xml:space="preserve">source file in an encrypted </w:t>
      </w:r>
      <w:r w:rsidR="002531ED">
        <w:rPr>
          <w:rFonts w:ascii="Candara Light" w:hAnsi="Candara Light"/>
        </w:rPr>
        <w:t>static directory</w:t>
      </w:r>
      <w:r w:rsidR="004130AA">
        <w:rPr>
          <w:rFonts w:ascii="Candara Light" w:hAnsi="Candara Light"/>
        </w:rPr>
        <w:t xml:space="preserve"> that contains all JavaScript and </w:t>
      </w:r>
      <w:r w:rsidR="00924AEE">
        <w:rPr>
          <w:rFonts w:ascii="Candara Light" w:hAnsi="Candara Light"/>
        </w:rPr>
        <w:t>CSS file. Each file in build/static</w:t>
      </w:r>
      <w:r w:rsidR="006D3D0F">
        <w:rPr>
          <w:rFonts w:ascii="Candara Light" w:hAnsi="Candara Light"/>
        </w:rPr>
        <w:t xml:space="preserve"> directory</w:t>
      </w:r>
      <w:r w:rsidR="00924AEE">
        <w:rPr>
          <w:rFonts w:ascii="Candara Light" w:hAnsi="Candara Light"/>
        </w:rPr>
        <w:t xml:space="preserve"> </w:t>
      </w:r>
      <w:r w:rsidR="00B30463">
        <w:rPr>
          <w:rFonts w:ascii="Candara Light" w:hAnsi="Candara Light"/>
        </w:rPr>
        <w:t xml:space="preserve">will be encrypted with a unique hash of the file content </w:t>
      </w:r>
      <w:r w:rsidR="00AD012E">
        <w:rPr>
          <w:rFonts w:ascii="Candara Light" w:hAnsi="Candara Light"/>
        </w:rPr>
        <w:t>which avoid</w:t>
      </w:r>
      <w:ins w:id="98" w:author="Laskovy, Andrew M" w:date="2022-08-23T23:46:00Z">
        <w:r w:rsidR="0084033C">
          <w:rPr>
            <w:rFonts w:ascii="Candara Light" w:hAnsi="Candara Light"/>
          </w:rPr>
          <w:t>s</w:t>
        </w:r>
      </w:ins>
      <w:r w:rsidR="00AD012E">
        <w:rPr>
          <w:rFonts w:ascii="Candara Light" w:hAnsi="Candara Light"/>
        </w:rPr>
        <w:t xml:space="preserve"> the browser re-downloading assets </w:t>
      </w:r>
      <w:r w:rsidR="00F006A5">
        <w:rPr>
          <w:rFonts w:ascii="Candara Light" w:hAnsi="Candara Light"/>
        </w:rPr>
        <w:t xml:space="preserve">and prevent others </w:t>
      </w:r>
      <w:r w:rsidR="00D8371E">
        <w:rPr>
          <w:rFonts w:ascii="Candara Light" w:hAnsi="Candara Light"/>
        </w:rPr>
        <w:t>accessing</w:t>
      </w:r>
      <w:r w:rsidR="002078C0">
        <w:rPr>
          <w:rFonts w:ascii="Candara Light" w:hAnsi="Candara Light"/>
        </w:rPr>
        <w:t xml:space="preserve"> the source code. </w:t>
      </w:r>
      <w:r w:rsidR="00FF7FA1">
        <w:rPr>
          <w:rFonts w:ascii="Candara Light" w:hAnsi="Candara Light"/>
        </w:rPr>
        <w:t>[</w:t>
      </w:r>
      <w:hyperlink r:id="rId55" w:anchor=":~:text=npm%20run%20build%20creates%20a,%2Fstatic%2Fjs%2Fmain." w:history="1">
        <w:r w:rsidR="00BB3EC1">
          <w:rPr>
            <w:rStyle w:val="Hyperlink"/>
            <w:rFonts w:ascii="Candara Light" w:hAnsi="Candara Light"/>
          </w:rPr>
          <w:t>22</w:t>
        </w:r>
      </w:hyperlink>
      <w:r w:rsidR="00FF7FA1">
        <w:rPr>
          <w:rFonts w:ascii="Candara Light" w:hAnsi="Candara Light"/>
        </w:rPr>
        <w:t>]</w:t>
      </w:r>
    </w:p>
    <w:p w14:paraId="56AF0F2A" w14:textId="77777777" w:rsidR="00AC038B" w:rsidRPr="00AC038B" w:rsidRDefault="00AC038B" w:rsidP="00AC038B">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CA"/>
        </w:rPr>
      </w:pPr>
      <w:proofErr w:type="spellStart"/>
      <w:r w:rsidRPr="00AC038B">
        <w:rPr>
          <w:rFonts w:ascii="Consolas" w:eastAsia="Times New Roman" w:hAnsi="Consolas" w:cs="Courier New"/>
          <w:color w:val="000000"/>
          <w:sz w:val="18"/>
          <w:szCs w:val="18"/>
          <w:bdr w:val="none" w:sz="0" w:space="0" w:color="auto" w:frame="1"/>
          <w:lang w:eastAsia="en-CA"/>
        </w:rPr>
        <w:lastRenderedPageBreak/>
        <w:t>npm</w:t>
      </w:r>
      <w:proofErr w:type="spellEnd"/>
      <w:r w:rsidRPr="00AC038B">
        <w:rPr>
          <w:rFonts w:ascii="Consolas" w:eastAsia="Times New Roman" w:hAnsi="Consolas" w:cs="Courier New"/>
          <w:color w:val="000000"/>
          <w:sz w:val="18"/>
          <w:szCs w:val="18"/>
          <w:bdr w:val="none" w:sz="0" w:space="0" w:color="auto" w:frame="1"/>
          <w:lang w:eastAsia="en-CA"/>
        </w:rPr>
        <w:t xml:space="preserve"> run build</w:t>
      </w:r>
    </w:p>
    <w:p w14:paraId="4CB44678" w14:textId="305994D7" w:rsidR="000B2C3A" w:rsidRDefault="007F5BCC" w:rsidP="000B2C3A">
      <w:pPr>
        <w:rPr>
          <w:noProof/>
        </w:rPr>
      </w:pPr>
      <w:r>
        <w:rPr>
          <w:rFonts w:ascii="Candara Light" w:hAnsi="Candara Light"/>
        </w:rPr>
        <w:t>Th</w:t>
      </w:r>
      <w:r w:rsidR="0084033C">
        <w:rPr>
          <w:rFonts w:ascii="Candara Light" w:hAnsi="Candara Light"/>
        </w:rPr>
        <w:t xml:space="preserve">e above command </w:t>
      </w:r>
      <w:r>
        <w:rPr>
          <w:rFonts w:ascii="Candara Light" w:hAnsi="Candara Light"/>
        </w:rPr>
        <w:t>generate</w:t>
      </w:r>
      <w:r w:rsidR="00145BFD">
        <w:rPr>
          <w:rFonts w:ascii="Candara Light" w:hAnsi="Candara Light"/>
        </w:rPr>
        <w:t>s</w:t>
      </w:r>
      <w:r>
        <w:rPr>
          <w:rFonts w:ascii="Candara Light" w:hAnsi="Candara Light"/>
        </w:rPr>
        <w:t xml:space="preserve"> a deployment version of the web application, </w:t>
      </w:r>
      <w:r w:rsidR="0095485F">
        <w:rPr>
          <w:rFonts w:ascii="Candara Light" w:hAnsi="Candara Light"/>
        </w:rPr>
        <w:t xml:space="preserve">which </w:t>
      </w:r>
      <w:r>
        <w:rPr>
          <w:rFonts w:ascii="Candara Light" w:hAnsi="Candara Light"/>
        </w:rPr>
        <w:t xml:space="preserve">can be deployed </w:t>
      </w:r>
      <w:r w:rsidR="00CD71DF">
        <w:rPr>
          <w:rFonts w:ascii="Candara Light" w:hAnsi="Candara Light"/>
        </w:rPr>
        <w:t>to public network by choosing a hosting service</w:t>
      </w:r>
      <w:r w:rsidR="003C23E0">
        <w:rPr>
          <w:rFonts w:ascii="Candara Light" w:hAnsi="Candara Light"/>
        </w:rPr>
        <w:t xml:space="preserve"> such as </w:t>
      </w:r>
      <w:r w:rsidR="00DF19DA">
        <w:rPr>
          <w:rFonts w:ascii="Candara Light" w:hAnsi="Candara Light"/>
        </w:rPr>
        <w:t>AWS, Azure, Heroku, etc</w:t>
      </w:r>
      <w:r w:rsidR="00CD71DF">
        <w:rPr>
          <w:rFonts w:ascii="Candara Light" w:hAnsi="Candara Light"/>
        </w:rPr>
        <w:t xml:space="preserve">. </w:t>
      </w:r>
      <w:r w:rsidR="00B200E1">
        <w:rPr>
          <w:rFonts w:ascii="Candara Light" w:hAnsi="Candara Light"/>
        </w:rPr>
        <w:t xml:space="preserve">Each hosting service varies </w:t>
      </w:r>
      <w:r w:rsidR="0095485F">
        <w:rPr>
          <w:rFonts w:ascii="Candara Light" w:hAnsi="Candara Light"/>
        </w:rPr>
        <w:t xml:space="preserve">with regards to the </w:t>
      </w:r>
      <w:r w:rsidR="007F67AD">
        <w:rPr>
          <w:rFonts w:ascii="Candara Light" w:hAnsi="Candara Light"/>
        </w:rPr>
        <w:t>specific deployment</w:t>
      </w:r>
      <w:r w:rsidR="00B200E1">
        <w:rPr>
          <w:rFonts w:ascii="Candara Light" w:hAnsi="Candara Light"/>
        </w:rPr>
        <w:t xml:space="preserve"> process, but overall </w:t>
      </w:r>
      <w:r w:rsidR="000643C0">
        <w:rPr>
          <w:rFonts w:ascii="Candara Light" w:hAnsi="Candara Light"/>
        </w:rPr>
        <w:t>contain</w:t>
      </w:r>
      <w:r w:rsidR="00145BFD">
        <w:rPr>
          <w:rFonts w:ascii="Candara Light" w:hAnsi="Candara Light"/>
        </w:rPr>
        <w:t>s</w:t>
      </w:r>
      <w:r w:rsidR="000643C0">
        <w:rPr>
          <w:rFonts w:ascii="Candara Light" w:hAnsi="Candara Light"/>
        </w:rPr>
        <w:t xml:space="preserve"> a process to allow </w:t>
      </w:r>
      <w:r w:rsidR="007F67AD">
        <w:rPr>
          <w:rFonts w:ascii="Candara Light" w:hAnsi="Candara Light"/>
        </w:rPr>
        <w:t xml:space="preserve">the </w:t>
      </w:r>
      <w:r w:rsidR="000643C0">
        <w:rPr>
          <w:rFonts w:ascii="Candara Light" w:hAnsi="Candara Light"/>
        </w:rPr>
        <w:t xml:space="preserve">developer to insert the build </w:t>
      </w:r>
      <w:r w:rsidR="000B2C3A">
        <w:rPr>
          <w:rFonts w:ascii="Candara Light" w:hAnsi="Candara Light"/>
        </w:rPr>
        <w:t>directory and</w:t>
      </w:r>
      <w:r w:rsidR="000D2387">
        <w:rPr>
          <w:rFonts w:ascii="Candara Light" w:hAnsi="Candara Light"/>
        </w:rPr>
        <w:t xml:space="preserve"> push the web application to the internet.</w:t>
      </w:r>
    </w:p>
    <w:p w14:paraId="25E67B46" w14:textId="77777777" w:rsidR="006D3D0F" w:rsidRPr="006D3D0F" w:rsidRDefault="006D3D0F" w:rsidP="000B2C3A">
      <w:pPr>
        <w:rPr>
          <w:noProof/>
        </w:rPr>
      </w:pPr>
    </w:p>
    <w:p w14:paraId="67DDB61A" w14:textId="18AD7B03" w:rsidR="000B2C3A" w:rsidRPr="000B2C3A" w:rsidRDefault="000B2C3A" w:rsidP="000B2C3A">
      <w:pPr>
        <w:pStyle w:val="Heading1"/>
      </w:pPr>
      <w:r>
        <w:rPr>
          <w:color w:val="FFFFFF" w:themeColor="background1"/>
          <w:shd w:val="clear" w:color="auto" w:fill="4472C4" w:themeFill="accent1"/>
        </w:rPr>
        <w:t xml:space="preserve"> </w:t>
      </w:r>
      <w:bookmarkStart w:id="99" w:name="_Toc109659298"/>
      <w:r>
        <w:rPr>
          <w:color w:val="FFFFFF" w:themeColor="background1"/>
          <w:shd w:val="clear" w:color="auto" w:fill="4472C4" w:themeFill="accent1"/>
        </w:rPr>
        <w:t>4.0</w:t>
      </w:r>
      <w:r w:rsidRPr="00674654">
        <w:rPr>
          <w:color w:val="FFFFFF" w:themeColor="background1"/>
          <w:shd w:val="clear" w:color="auto" w:fill="4472C4" w:themeFill="accent1"/>
        </w:rPr>
        <w:t xml:space="preserve">  </w:t>
      </w:r>
      <w:r w:rsidRPr="00674654">
        <w:rPr>
          <w:color w:val="FFFFFF" w:themeColor="background1"/>
        </w:rPr>
        <w:t xml:space="preserve"> </w:t>
      </w:r>
      <w:r w:rsidRPr="000B2C3A">
        <w:t>Leverage blockchain technology in Eaton Aerospace</w:t>
      </w:r>
      <w:bookmarkEnd w:id="99"/>
    </w:p>
    <w:p w14:paraId="50BD97E5" w14:textId="0133DB83" w:rsidR="0030596D" w:rsidRDefault="005D1FB4" w:rsidP="005D1FB4">
      <w:pPr>
        <w:rPr>
          <w:color w:val="FFFFFF" w:themeColor="background1"/>
          <w:shd w:val="clear" w:color="auto" w:fill="4472C4" w:themeFill="accent1"/>
        </w:rPr>
      </w:pPr>
      <w:r>
        <w:rPr>
          <w:rFonts w:ascii="Candara Light" w:hAnsi="Candara Light"/>
        </w:rPr>
        <w:t xml:space="preserve">[REMOVED] </w:t>
      </w:r>
      <w:bookmarkStart w:id="100" w:name="_Toc109659300"/>
    </w:p>
    <w:p w14:paraId="4E58F6D5" w14:textId="24C07A89" w:rsidR="000E3C5E" w:rsidRDefault="00C83FE4" w:rsidP="005A5AC8">
      <w:pPr>
        <w:pStyle w:val="Heading1"/>
      </w:pPr>
      <w:r>
        <w:rPr>
          <w:color w:val="FFFFFF" w:themeColor="background1"/>
          <w:shd w:val="clear" w:color="auto" w:fill="4472C4" w:themeFill="accent1"/>
        </w:rPr>
        <w:t>5.0</w:t>
      </w:r>
      <w:r w:rsidRPr="00674654">
        <w:rPr>
          <w:color w:val="FFFFFF" w:themeColor="background1"/>
          <w:shd w:val="clear" w:color="auto" w:fill="4472C4" w:themeFill="accent1"/>
        </w:rPr>
        <w:t xml:space="preserve">  </w:t>
      </w:r>
      <w:r w:rsidRPr="00674654">
        <w:rPr>
          <w:color w:val="FFFFFF" w:themeColor="background1"/>
        </w:rPr>
        <w:t xml:space="preserve"> </w:t>
      </w:r>
      <w:r>
        <w:t>Conclusion</w:t>
      </w:r>
      <w:bookmarkEnd w:id="100"/>
    </w:p>
    <w:p w14:paraId="4DB230F7" w14:textId="71A6BD50" w:rsidR="00C07225" w:rsidRPr="00C07225" w:rsidRDefault="000E3C5E" w:rsidP="00C07225">
      <w:pPr>
        <w:rPr>
          <w:rFonts w:ascii="Candara Light" w:hAnsi="Candara Light"/>
        </w:rPr>
      </w:pPr>
      <w:r w:rsidRPr="000E3C5E">
        <w:rPr>
          <w:rFonts w:ascii="Candara Light" w:hAnsi="Candara Light"/>
        </w:rPr>
        <w:t>Blockchain technology</w:t>
      </w:r>
      <w:r w:rsidR="00630BA8">
        <w:rPr>
          <w:rFonts w:ascii="Candara Light" w:hAnsi="Candara Light"/>
        </w:rPr>
        <w:t xml:space="preserve"> has</w:t>
      </w:r>
      <w:r w:rsidRPr="000E3C5E">
        <w:rPr>
          <w:rFonts w:ascii="Candara Light" w:hAnsi="Candara Light"/>
        </w:rPr>
        <w:t xml:space="preserve"> provided safety for data transfer without any involvement of external security, </w:t>
      </w:r>
      <w:r>
        <w:rPr>
          <w:rFonts w:ascii="Candara Light" w:hAnsi="Candara Light"/>
        </w:rPr>
        <w:t>and</w:t>
      </w:r>
      <w:r w:rsidRPr="000E3C5E">
        <w:rPr>
          <w:rFonts w:ascii="Candara Light" w:hAnsi="Candara Light"/>
        </w:rPr>
        <w:t xml:space="preserve"> opens up endless possibility to create decentralised application, reduce both time and cost.</w:t>
      </w:r>
      <w:r w:rsidR="001F5D47">
        <w:rPr>
          <w:rFonts w:ascii="Candara Light" w:hAnsi="Candara Light"/>
        </w:rPr>
        <w:t xml:space="preserve"> it is </w:t>
      </w:r>
      <w:r w:rsidR="00785850">
        <w:rPr>
          <w:rFonts w:ascii="Candara Light" w:hAnsi="Candara Light"/>
        </w:rPr>
        <w:t xml:space="preserve">currently </w:t>
      </w:r>
      <w:r w:rsidR="000660DC">
        <w:rPr>
          <w:rFonts w:ascii="Candara Light" w:hAnsi="Candara Light"/>
        </w:rPr>
        <w:t xml:space="preserve">used in </w:t>
      </w:r>
      <w:r w:rsidR="009A46B5">
        <w:rPr>
          <w:rFonts w:ascii="Candara Light" w:hAnsi="Candara Light"/>
        </w:rPr>
        <w:t xml:space="preserve">many commercialised </w:t>
      </w:r>
      <w:r w:rsidR="009D3CCD">
        <w:rPr>
          <w:rFonts w:ascii="Candara Light" w:hAnsi="Candara Light"/>
        </w:rPr>
        <w:t>applications</w:t>
      </w:r>
      <w:r w:rsidR="009A46B5">
        <w:rPr>
          <w:rFonts w:ascii="Candara Light" w:hAnsi="Candara Light"/>
        </w:rPr>
        <w:t xml:space="preserve"> such as cryptocurrency, value registry, </w:t>
      </w:r>
      <w:r w:rsidR="00D37336">
        <w:rPr>
          <w:rFonts w:ascii="Candara Light" w:hAnsi="Candara Light"/>
        </w:rPr>
        <w:t>value economy and value web</w:t>
      </w:r>
      <w:r w:rsidR="00DA02DC">
        <w:rPr>
          <w:rFonts w:ascii="Candara Light" w:hAnsi="Candara Light"/>
        </w:rPr>
        <w:t xml:space="preserve"> </w:t>
      </w:r>
      <w:r w:rsidR="001E4888">
        <w:rPr>
          <w:rFonts w:ascii="Candara Light" w:hAnsi="Candara Light"/>
        </w:rPr>
        <w:t xml:space="preserve">and </w:t>
      </w:r>
      <w:r w:rsidR="00C82BF1">
        <w:rPr>
          <w:rFonts w:ascii="Candara Light" w:hAnsi="Candara Light"/>
        </w:rPr>
        <w:t xml:space="preserve">is predicted to </w:t>
      </w:r>
      <w:r w:rsidR="009E4C19">
        <w:rPr>
          <w:rFonts w:ascii="Candara Light" w:hAnsi="Candara Light"/>
        </w:rPr>
        <w:t xml:space="preserve">integrates </w:t>
      </w:r>
      <w:r w:rsidR="00785850">
        <w:rPr>
          <w:rFonts w:ascii="Candara Light" w:hAnsi="Candara Light"/>
        </w:rPr>
        <w:t xml:space="preserve">and evolve current </w:t>
      </w:r>
      <w:r w:rsidR="00687AC9">
        <w:rPr>
          <w:rFonts w:ascii="Candara Light" w:hAnsi="Candara Light"/>
        </w:rPr>
        <w:t xml:space="preserve">trade ecosystem </w:t>
      </w:r>
      <w:r w:rsidR="00004A56">
        <w:rPr>
          <w:rFonts w:ascii="Candara Light" w:hAnsi="Candara Light"/>
        </w:rPr>
        <w:t>for all types of customers.</w:t>
      </w:r>
      <w:r w:rsidR="00C07225">
        <w:rPr>
          <w:rFonts w:ascii="Candara Light" w:hAnsi="Candara Light"/>
        </w:rPr>
        <w:t xml:space="preserve"> </w:t>
      </w:r>
      <w:r w:rsidR="00C07225" w:rsidRPr="00C07225">
        <w:rPr>
          <w:rFonts w:ascii="Candara Light" w:hAnsi="Candara Light"/>
        </w:rPr>
        <w:t xml:space="preserve">Blockchain technology is </w:t>
      </w:r>
      <w:r w:rsidR="00A05470">
        <w:rPr>
          <w:rFonts w:ascii="Candara Light" w:hAnsi="Candara Light"/>
        </w:rPr>
        <w:t xml:space="preserve">also </w:t>
      </w:r>
      <w:r w:rsidR="00C07225" w:rsidRPr="00C07225">
        <w:rPr>
          <w:rFonts w:ascii="Candara Light" w:hAnsi="Candara Light"/>
        </w:rPr>
        <w:t xml:space="preserve">essential to build decentralised app, also known as Web 3.0, that brings decentralization and </w:t>
      </w:r>
      <w:r w:rsidR="00A05470" w:rsidRPr="00C07225">
        <w:rPr>
          <w:rFonts w:ascii="Candara Light" w:hAnsi="Candara Light"/>
        </w:rPr>
        <w:t>machine-readable</w:t>
      </w:r>
      <w:r w:rsidR="00C07225" w:rsidRPr="00C07225">
        <w:rPr>
          <w:rFonts w:ascii="Candara Light" w:hAnsi="Candara Light"/>
        </w:rPr>
        <w:t xml:space="preserve"> language (for machine learning) within the application.</w:t>
      </w:r>
    </w:p>
    <w:p w14:paraId="31F48006" w14:textId="5E4A7128" w:rsidR="0098695A" w:rsidRPr="000E3C5E" w:rsidRDefault="005217F2" w:rsidP="00C07225">
      <w:pPr>
        <w:rPr>
          <w:rFonts w:ascii="Candara Light" w:hAnsi="Candara Light"/>
        </w:rPr>
      </w:pPr>
      <w:r>
        <w:rPr>
          <w:rFonts w:ascii="Candara Light" w:hAnsi="Candara Light"/>
        </w:rPr>
        <w:t xml:space="preserve">Currently there are many blockchain development framework </w:t>
      </w:r>
      <w:r w:rsidR="00084134">
        <w:rPr>
          <w:rFonts w:ascii="Candara Light" w:hAnsi="Candara Light"/>
        </w:rPr>
        <w:t xml:space="preserve">and most industry standard way to </w:t>
      </w:r>
      <w:r w:rsidR="007A4A73">
        <w:rPr>
          <w:rFonts w:ascii="Candara Light" w:hAnsi="Candara Light"/>
        </w:rPr>
        <w:t>develop</w:t>
      </w:r>
      <w:r w:rsidR="00FD644F">
        <w:rPr>
          <w:rFonts w:ascii="Candara Light" w:hAnsi="Candara Light"/>
        </w:rPr>
        <w:t xml:space="preserve"> an </w:t>
      </w:r>
      <w:r w:rsidR="00C07225" w:rsidRPr="00C07225">
        <w:rPr>
          <w:rFonts w:ascii="Candara Light" w:hAnsi="Candara Light"/>
        </w:rPr>
        <w:t xml:space="preserve">Blockchain application stack consist of crypto wallet, frontend, node provider, smart contract, </w:t>
      </w:r>
      <w:r w:rsidR="005A5AC8">
        <w:rPr>
          <w:rFonts w:ascii="Candara Light" w:hAnsi="Candara Light"/>
        </w:rPr>
        <w:t xml:space="preserve">and </w:t>
      </w:r>
      <w:r w:rsidR="00C07225" w:rsidRPr="00C07225">
        <w:rPr>
          <w:rFonts w:ascii="Candara Light" w:hAnsi="Candara Light"/>
        </w:rPr>
        <w:t>blockchain</w:t>
      </w:r>
      <w:r w:rsidR="005A5AC8">
        <w:rPr>
          <w:rFonts w:ascii="Candara Light" w:hAnsi="Candara Light"/>
        </w:rPr>
        <w:t xml:space="preserve"> network</w:t>
      </w:r>
      <w:r w:rsidR="0064081E">
        <w:rPr>
          <w:rFonts w:ascii="Candara Light" w:hAnsi="Candara Light"/>
        </w:rPr>
        <w:t>.</w:t>
      </w:r>
    </w:p>
    <w:p w14:paraId="7E56CD8B" w14:textId="131ABD42" w:rsidR="00EE4B3D" w:rsidRDefault="001F36E5" w:rsidP="008F643A">
      <w:pPr>
        <w:rPr>
          <w:rFonts w:ascii="Candara Light" w:hAnsi="Candara Light"/>
        </w:rPr>
      </w:pPr>
      <w:r w:rsidRPr="0058052D">
        <w:rPr>
          <w:rFonts w:ascii="Candara Light" w:hAnsi="Candara Light"/>
        </w:rPr>
        <w:t xml:space="preserve">Those enterprises who </w:t>
      </w:r>
      <w:r w:rsidR="000079D9" w:rsidRPr="0058052D">
        <w:rPr>
          <w:rFonts w:ascii="Candara Light" w:hAnsi="Candara Light"/>
        </w:rPr>
        <w:t xml:space="preserve">have a strong drive to innovate first will most likely gain the largest benefits. </w:t>
      </w:r>
      <w:r w:rsidR="00CF6150" w:rsidRPr="0058052D">
        <w:rPr>
          <w:rFonts w:ascii="Candara Light" w:hAnsi="Candara Light"/>
        </w:rPr>
        <w:t xml:space="preserve">The blockchain is at the </w:t>
      </w:r>
      <w:r w:rsidR="00DF1977" w:rsidRPr="0058052D">
        <w:rPr>
          <w:rFonts w:ascii="Candara Light" w:hAnsi="Candara Light"/>
        </w:rPr>
        <w:t xml:space="preserve">immature phrase and is </w:t>
      </w:r>
      <w:r w:rsidR="00EC7572" w:rsidRPr="0058052D">
        <w:rPr>
          <w:rFonts w:ascii="Candara Light" w:hAnsi="Candara Light"/>
        </w:rPr>
        <w:t>the perfect catalyst for business process changes</w:t>
      </w:r>
      <w:r w:rsidR="00C21569" w:rsidRPr="0058052D">
        <w:rPr>
          <w:rFonts w:ascii="Candara Light" w:hAnsi="Candara Light"/>
        </w:rPr>
        <w:t xml:space="preserve">, and this technology could be </w:t>
      </w:r>
      <w:r w:rsidR="00F5370D" w:rsidRPr="0058052D">
        <w:rPr>
          <w:rFonts w:ascii="Candara Light" w:hAnsi="Candara Light"/>
        </w:rPr>
        <w:t xml:space="preserve">the next </w:t>
      </w:r>
      <w:r w:rsidR="00042763" w:rsidRPr="0058052D">
        <w:rPr>
          <w:rFonts w:ascii="Candara Light" w:hAnsi="Candara Light"/>
        </w:rPr>
        <w:t>iPhone</w:t>
      </w:r>
      <w:r w:rsidR="00F5370D" w:rsidRPr="0058052D">
        <w:rPr>
          <w:rFonts w:ascii="Candara Light" w:hAnsi="Candara Light"/>
        </w:rPr>
        <w:t xml:space="preserve"> at launch or the </w:t>
      </w:r>
      <w:r w:rsidR="00042763" w:rsidRPr="0058052D">
        <w:rPr>
          <w:rFonts w:ascii="Candara Light" w:hAnsi="Candara Light"/>
        </w:rPr>
        <w:t xml:space="preserve">start of internet. </w:t>
      </w:r>
      <w:r w:rsidR="00DF1977" w:rsidRPr="0058052D">
        <w:rPr>
          <w:rFonts w:ascii="Candara Light" w:hAnsi="Candara Light"/>
        </w:rPr>
        <w:t xml:space="preserve"> </w:t>
      </w:r>
      <w:r w:rsidR="004D56B4" w:rsidRPr="0058052D">
        <w:rPr>
          <w:rFonts w:ascii="Candara Light" w:hAnsi="Candara Light"/>
        </w:rPr>
        <w:t xml:space="preserve">By utilizing the decentralized nature, </w:t>
      </w:r>
      <w:r w:rsidR="00956F10" w:rsidRPr="0058052D">
        <w:rPr>
          <w:rFonts w:ascii="Candara Light" w:hAnsi="Candara Light"/>
        </w:rPr>
        <w:t>real-time transfer between data and transactions</w:t>
      </w:r>
      <w:r w:rsidR="00E22290" w:rsidRPr="0058052D">
        <w:rPr>
          <w:rFonts w:ascii="Candara Light" w:hAnsi="Candara Light"/>
        </w:rPr>
        <w:t xml:space="preserve">, it will be what the consumer and business want before they know it. </w:t>
      </w:r>
    </w:p>
    <w:p w14:paraId="09EDA817" w14:textId="60513643" w:rsidR="0058052D" w:rsidRDefault="00573106" w:rsidP="008F643A">
      <w:pPr>
        <w:rPr>
          <w:rFonts w:ascii="Candara Light" w:hAnsi="Candara Light"/>
        </w:rPr>
      </w:pPr>
      <w:r>
        <w:rPr>
          <w:rFonts w:ascii="Candara Light" w:hAnsi="Candara Light"/>
        </w:rPr>
        <w:t xml:space="preserve">Blockchain technology is still an emerging area of </w:t>
      </w:r>
      <w:r w:rsidR="00620217">
        <w:rPr>
          <w:rFonts w:ascii="Candara Light" w:hAnsi="Candara Light"/>
        </w:rPr>
        <w:t>innovation but</w:t>
      </w:r>
      <w:r>
        <w:rPr>
          <w:rFonts w:ascii="Candara Light" w:hAnsi="Candara Light"/>
        </w:rPr>
        <w:t xml:space="preserve"> has already been noticed </w:t>
      </w:r>
      <w:r w:rsidR="00670B7F">
        <w:rPr>
          <w:rFonts w:ascii="Candara Light" w:hAnsi="Candara Light"/>
        </w:rPr>
        <w:t xml:space="preserve">by various industry and its impact will </w:t>
      </w:r>
      <w:r w:rsidR="00D42A47">
        <w:rPr>
          <w:rFonts w:ascii="Candara Light" w:hAnsi="Candara Light"/>
        </w:rPr>
        <w:t xml:space="preserve">vary based on future cooperation as well as the adoption of blockchain application by current </w:t>
      </w:r>
      <w:r w:rsidR="007154A8">
        <w:rPr>
          <w:rFonts w:ascii="Candara Light" w:hAnsi="Candara Light"/>
        </w:rPr>
        <w:t>market players.</w:t>
      </w:r>
    </w:p>
    <w:p w14:paraId="02526F09" w14:textId="0035E9C4" w:rsidR="00DB3053" w:rsidRDefault="009D3CCD" w:rsidP="000B2C3A">
      <w:pPr>
        <w:rPr>
          <w:rFonts w:ascii="Candara Light" w:hAnsi="Candara Light"/>
        </w:rPr>
      </w:pPr>
      <w:r w:rsidRPr="009D3CCD">
        <w:rPr>
          <w:rFonts w:ascii="Candara Light" w:hAnsi="Candara Light"/>
        </w:rPr>
        <w:t>As a newcomer into the industry, Eaton should first choose the strategy between investment, in-house development, partnership. Blockchain technology should be carefully considered and addressed with many workshops and training for key stakeholders to understand. Opportunities will be addressed in all division of aerospace and integrate blockchain when decentralization is beneficial</w:t>
      </w:r>
    </w:p>
    <w:p w14:paraId="3AE1705A" w14:textId="77777777" w:rsidR="00972F2E" w:rsidRPr="00972F2E" w:rsidRDefault="00972F2E" w:rsidP="00972F2E">
      <w:pPr>
        <w:spacing w:after="240" w:line="360" w:lineRule="auto"/>
        <w:rPr>
          <w:rFonts w:ascii="Times New Roman" w:eastAsia="Times New Roman" w:hAnsi="Times New Roman" w:cs="Times New Roman"/>
          <w:sz w:val="36"/>
          <w:szCs w:val="36"/>
          <w:lang w:eastAsia="en-CA"/>
        </w:rPr>
      </w:pPr>
      <w:r w:rsidRPr="00972F2E">
        <w:rPr>
          <w:rFonts w:ascii="Times New Roman" w:eastAsia="Times New Roman" w:hAnsi="Times New Roman" w:cs="Times New Roman"/>
          <w:sz w:val="36"/>
          <w:szCs w:val="36"/>
          <w:lang w:eastAsia="en-CA"/>
        </w:rPr>
        <w:t>Bibliography</w:t>
      </w:r>
    </w:p>
    <w:p w14:paraId="75A0131F"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w:t>
      </w:r>
    </w:p>
    <w:p w14:paraId="190A71B8"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A. Hayes, “Blockchain Explained,” </w:t>
      </w:r>
      <w:r w:rsidRPr="00972F2E">
        <w:rPr>
          <w:rFonts w:ascii="Times New Roman" w:eastAsia="Times New Roman" w:hAnsi="Times New Roman" w:cs="Times New Roman"/>
          <w:i/>
          <w:iCs/>
          <w:sz w:val="24"/>
          <w:szCs w:val="24"/>
          <w:lang w:eastAsia="en-CA"/>
        </w:rPr>
        <w:t>Investopedia</w:t>
      </w:r>
      <w:r w:rsidRPr="00972F2E">
        <w:rPr>
          <w:rFonts w:ascii="Times New Roman" w:eastAsia="Times New Roman" w:hAnsi="Times New Roman" w:cs="Times New Roman"/>
          <w:sz w:val="24"/>
          <w:szCs w:val="24"/>
          <w:lang w:eastAsia="en-CA"/>
        </w:rPr>
        <w:t>, Mar. 05, 2022. https://www.investopedia.com/terms/b/blockchain.asp</w:t>
      </w:r>
    </w:p>
    <w:p w14:paraId="40B95139"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w:t>
      </w:r>
    </w:p>
    <w:p w14:paraId="206DC616"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lastRenderedPageBreak/>
        <w:t xml:space="preserve">K. E. </w:t>
      </w:r>
      <w:proofErr w:type="spellStart"/>
      <w:r w:rsidRPr="00972F2E">
        <w:rPr>
          <w:rFonts w:ascii="Times New Roman" w:eastAsia="Times New Roman" w:hAnsi="Times New Roman" w:cs="Times New Roman"/>
          <w:sz w:val="24"/>
          <w:szCs w:val="24"/>
          <w:lang w:eastAsia="en-CA"/>
        </w:rPr>
        <w:t>Wegrzyn</w:t>
      </w:r>
      <w:proofErr w:type="spellEnd"/>
      <w:r w:rsidRPr="00972F2E">
        <w:rPr>
          <w:rFonts w:ascii="Times New Roman" w:eastAsia="Times New Roman" w:hAnsi="Times New Roman" w:cs="Times New Roman"/>
          <w:sz w:val="24"/>
          <w:szCs w:val="24"/>
          <w:lang w:eastAsia="en-CA"/>
        </w:rPr>
        <w:t xml:space="preserve"> and E. Wang, “Types of Blockchain: Public, Private, or Something in Between | Foley &amp; Lardner LLP,” </w:t>
      </w:r>
      <w:r w:rsidRPr="00972F2E">
        <w:rPr>
          <w:rFonts w:ascii="Times New Roman" w:eastAsia="Times New Roman" w:hAnsi="Times New Roman" w:cs="Times New Roman"/>
          <w:i/>
          <w:iCs/>
          <w:sz w:val="24"/>
          <w:szCs w:val="24"/>
          <w:lang w:eastAsia="en-CA"/>
        </w:rPr>
        <w:t>www.foley.com</w:t>
      </w:r>
      <w:r w:rsidRPr="00972F2E">
        <w:rPr>
          <w:rFonts w:ascii="Times New Roman" w:eastAsia="Times New Roman" w:hAnsi="Times New Roman" w:cs="Times New Roman"/>
          <w:sz w:val="24"/>
          <w:szCs w:val="24"/>
          <w:lang w:eastAsia="en-CA"/>
        </w:rPr>
        <w:t>, Aug. 19, 2021. https://www.foley.com/en/insights/publications/2021/08/types-of-blockchain-public-private-between</w:t>
      </w:r>
    </w:p>
    <w:p w14:paraId="2E54ED52"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[3]</w:t>
      </w:r>
    </w:p>
    <w:p w14:paraId="0B212687"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“How Many People Own, Hold &amp; Use Bitcoins? (2022),” </w:t>
      </w:r>
      <w:r w:rsidRPr="00972F2E">
        <w:rPr>
          <w:rFonts w:ascii="Times New Roman" w:eastAsia="Times New Roman" w:hAnsi="Times New Roman" w:cs="Times New Roman"/>
          <w:i/>
          <w:iCs/>
          <w:sz w:val="24"/>
          <w:szCs w:val="24"/>
          <w:lang w:eastAsia="en-CA"/>
        </w:rPr>
        <w:t>buybitcoinworldwide.com</w:t>
      </w:r>
      <w:r w:rsidRPr="00972F2E">
        <w:rPr>
          <w:rFonts w:ascii="Times New Roman" w:eastAsia="Times New Roman" w:hAnsi="Times New Roman" w:cs="Times New Roman"/>
          <w:sz w:val="24"/>
          <w:szCs w:val="24"/>
          <w:lang w:eastAsia="en-CA"/>
        </w:rPr>
        <w:t>. https://buybitcoinworldwide.com/how-many-bitcoin-users/</w:t>
      </w:r>
    </w:p>
    <w:p w14:paraId="11CFC45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[4]</w:t>
      </w:r>
    </w:p>
    <w:p w14:paraId="6AAAFE89"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“What Is An NFT? Non-Fungible Tokens Explained,” </w:t>
      </w:r>
      <w:r w:rsidRPr="00972F2E">
        <w:rPr>
          <w:rFonts w:ascii="Times New Roman" w:eastAsia="Times New Roman" w:hAnsi="Times New Roman" w:cs="Times New Roman"/>
          <w:i/>
          <w:iCs/>
          <w:sz w:val="24"/>
          <w:szCs w:val="24"/>
          <w:lang w:eastAsia="en-CA"/>
        </w:rPr>
        <w:t>Forbes Advisor Canada</w:t>
      </w:r>
      <w:r w:rsidRPr="00972F2E">
        <w:rPr>
          <w:rFonts w:ascii="Times New Roman" w:eastAsia="Times New Roman" w:hAnsi="Times New Roman" w:cs="Times New Roman"/>
          <w:sz w:val="24"/>
          <w:szCs w:val="24"/>
          <w:lang w:eastAsia="en-CA"/>
        </w:rPr>
        <w:t>, Aug. 16, 2022. https://www.forbes.com/advisor/ca/investing/cryptocurrency/nft-non-fungible-token/#:~:text=An%20NFT%20is%20a%20digital</w:t>
      </w:r>
    </w:p>
    <w:p w14:paraId="3CF3C6E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[5]</w:t>
      </w:r>
    </w:p>
    <w:p w14:paraId="6F236748"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“Blockchain Technology Market Size, Share | Industry Report, 2019-2025,” </w:t>
      </w:r>
      <w:r w:rsidRPr="00972F2E">
        <w:rPr>
          <w:rFonts w:ascii="Times New Roman" w:eastAsia="Times New Roman" w:hAnsi="Times New Roman" w:cs="Times New Roman"/>
          <w:i/>
          <w:iCs/>
          <w:sz w:val="24"/>
          <w:szCs w:val="24"/>
          <w:lang w:eastAsia="en-CA"/>
        </w:rPr>
        <w:t>www.grandviewresearch.com</w:t>
      </w:r>
      <w:r w:rsidRPr="00972F2E">
        <w:rPr>
          <w:rFonts w:ascii="Times New Roman" w:eastAsia="Times New Roman" w:hAnsi="Times New Roman" w:cs="Times New Roman"/>
          <w:sz w:val="24"/>
          <w:szCs w:val="24"/>
          <w:lang w:eastAsia="en-CA"/>
        </w:rPr>
        <w:t>. https://www.grandviewresearch.com/industry-analysis/blockchain-technology-market</w:t>
      </w:r>
    </w:p>
    <w:p w14:paraId="3C3E38A8"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[6]</w:t>
      </w:r>
    </w:p>
    <w:p w14:paraId="3A10567B"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L. Insights, “</w:t>
      </w:r>
      <w:proofErr w:type="spellStart"/>
      <w:r w:rsidRPr="00972F2E">
        <w:rPr>
          <w:rFonts w:ascii="Times New Roman" w:eastAsia="Times New Roman" w:hAnsi="Times New Roman" w:cs="Times New Roman"/>
          <w:sz w:val="24"/>
          <w:szCs w:val="24"/>
          <w:lang w:eastAsia="en-CA"/>
        </w:rPr>
        <w:t>ConsenSys</w:t>
      </w:r>
      <w:proofErr w:type="spellEnd"/>
      <w:r w:rsidRPr="00972F2E">
        <w:rPr>
          <w:rFonts w:ascii="Times New Roman" w:eastAsia="Times New Roman" w:hAnsi="Times New Roman" w:cs="Times New Roman"/>
          <w:sz w:val="24"/>
          <w:szCs w:val="24"/>
          <w:lang w:eastAsia="en-CA"/>
        </w:rPr>
        <w:t xml:space="preserve">’ Truffle partners with Microsoft to improve Enterprise Ethereum developer experience,” </w:t>
      </w:r>
      <w:r w:rsidRPr="00972F2E">
        <w:rPr>
          <w:rFonts w:ascii="Times New Roman" w:eastAsia="Times New Roman" w:hAnsi="Times New Roman" w:cs="Times New Roman"/>
          <w:i/>
          <w:iCs/>
          <w:sz w:val="24"/>
          <w:szCs w:val="24"/>
          <w:lang w:eastAsia="en-CA"/>
        </w:rPr>
        <w:t>Ledger Insights - blockchain for enterprise</w:t>
      </w:r>
      <w:r w:rsidRPr="00972F2E">
        <w:rPr>
          <w:rFonts w:ascii="Times New Roman" w:eastAsia="Times New Roman" w:hAnsi="Times New Roman" w:cs="Times New Roman"/>
          <w:sz w:val="24"/>
          <w:szCs w:val="24"/>
          <w:lang w:eastAsia="en-CA"/>
        </w:rPr>
        <w:t>, Jun. 12, 2019. https://www.ledgerinsights.com/blockchain-enterprise-ethereum-consensys-truffle-microsoft-azure/ (accessed Aug. 25, 2022).</w:t>
      </w:r>
    </w:p>
    <w:p w14:paraId="1FD2712C"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[7]</w:t>
      </w:r>
    </w:p>
    <w:p w14:paraId="674C5935"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“Blockchain: Powering the Internet of Value WHITEPAPER PAGE 2 LABS.” [Online]. Available: https://blockchainlab.com/pdf/bank-2020---blockchain-powering-the-internet-of-value---whitepaper.pdf</w:t>
      </w:r>
    </w:p>
    <w:p w14:paraId="7707373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[8]</w:t>
      </w:r>
    </w:p>
    <w:p w14:paraId="6ADF426D"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L. Insights, “IHS Markit bullish about blockchain, predicts $2 trillion market by 2030,” </w:t>
      </w:r>
      <w:r w:rsidRPr="00972F2E">
        <w:rPr>
          <w:rFonts w:ascii="Times New Roman" w:eastAsia="Times New Roman" w:hAnsi="Times New Roman" w:cs="Times New Roman"/>
          <w:i/>
          <w:iCs/>
          <w:sz w:val="24"/>
          <w:szCs w:val="24"/>
          <w:lang w:eastAsia="en-CA"/>
        </w:rPr>
        <w:t>Ledger Insights - blockchain for enterprise</w:t>
      </w:r>
      <w:r w:rsidRPr="00972F2E">
        <w:rPr>
          <w:rFonts w:ascii="Times New Roman" w:eastAsia="Times New Roman" w:hAnsi="Times New Roman" w:cs="Times New Roman"/>
          <w:sz w:val="24"/>
          <w:szCs w:val="24"/>
          <w:lang w:eastAsia="en-CA"/>
        </w:rPr>
        <w:t>, Jun. 13, 2019. https://www.ledgerinsights.com/ihs-market-blockchain-forecast-2-trillion/ (accessed Aug. 25, 2022).</w:t>
      </w:r>
    </w:p>
    <w:p w14:paraId="1204480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[9]</w:t>
      </w:r>
    </w:p>
    <w:p w14:paraId="494B4AAB"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“What is Dependency Injection?,” </w:t>
      </w:r>
      <w:proofErr w:type="spellStart"/>
      <w:r w:rsidRPr="00972F2E">
        <w:rPr>
          <w:rFonts w:ascii="Times New Roman" w:eastAsia="Times New Roman" w:hAnsi="Times New Roman" w:cs="Times New Roman"/>
          <w:i/>
          <w:iCs/>
          <w:sz w:val="24"/>
          <w:szCs w:val="24"/>
          <w:lang w:eastAsia="en-CA"/>
        </w:rPr>
        <w:t>SearchAppArchitecture</w:t>
      </w:r>
      <w:proofErr w:type="spellEnd"/>
      <w:r w:rsidRPr="00972F2E">
        <w:rPr>
          <w:rFonts w:ascii="Times New Roman" w:eastAsia="Times New Roman" w:hAnsi="Times New Roman" w:cs="Times New Roman"/>
          <w:sz w:val="24"/>
          <w:szCs w:val="24"/>
          <w:lang w:eastAsia="en-CA"/>
        </w:rPr>
        <w:t>. https://www.techtarget.com/searchapparchitecture/definition/dependency-injection#:~:text=In%20object%2Doriented%20programming%20(OOP (accessed Aug. 25, 2022).</w:t>
      </w:r>
    </w:p>
    <w:p w14:paraId="687C6912"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[10]</w:t>
      </w:r>
    </w:p>
    <w:p w14:paraId="07D7C769"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Node.js Foundation, “About | Node.js,” </w:t>
      </w:r>
      <w:r w:rsidRPr="00972F2E">
        <w:rPr>
          <w:rFonts w:ascii="Times New Roman" w:eastAsia="Times New Roman" w:hAnsi="Times New Roman" w:cs="Times New Roman"/>
          <w:i/>
          <w:iCs/>
          <w:sz w:val="24"/>
          <w:szCs w:val="24"/>
          <w:lang w:eastAsia="en-CA"/>
        </w:rPr>
        <w:t>Node.js</w:t>
      </w:r>
      <w:r w:rsidRPr="00972F2E">
        <w:rPr>
          <w:rFonts w:ascii="Times New Roman" w:eastAsia="Times New Roman" w:hAnsi="Times New Roman" w:cs="Times New Roman"/>
          <w:sz w:val="24"/>
          <w:szCs w:val="24"/>
          <w:lang w:eastAsia="en-CA"/>
        </w:rPr>
        <w:t>, 2014. https://nodejs.org/en/about/</w:t>
      </w:r>
    </w:p>
    <w:p w14:paraId="7C09C1E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[11]</w:t>
      </w:r>
    </w:p>
    <w:p w14:paraId="1D600AE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“What’s </w:t>
      </w:r>
      <w:proofErr w:type="spellStart"/>
      <w:r w:rsidRPr="00972F2E">
        <w:rPr>
          <w:rFonts w:ascii="Times New Roman" w:eastAsia="Times New Roman" w:hAnsi="Times New Roman" w:cs="Times New Roman"/>
          <w:sz w:val="24"/>
          <w:szCs w:val="24"/>
          <w:lang w:eastAsia="en-CA"/>
        </w:rPr>
        <w:t>Vite</w:t>
      </w:r>
      <w:proofErr w:type="spellEnd"/>
      <w:r w:rsidRPr="00972F2E">
        <w:rPr>
          <w:rFonts w:ascii="Times New Roman" w:eastAsia="Times New Roman" w:hAnsi="Times New Roman" w:cs="Times New Roman"/>
          <w:sz w:val="24"/>
          <w:szCs w:val="24"/>
          <w:lang w:eastAsia="en-CA"/>
        </w:rPr>
        <w:t xml:space="preserve">: The Guide to Modern, Super-Fast Project Tooling,” </w:t>
      </w:r>
      <w:r w:rsidRPr="00972F2E">
        <w:rPr>
          <w:rFonts w:ascii="Times New Roman" w:eastAsia="Times New Roman" w:hAnsi="Times New Roman" w:cs="Times New Roman"/>
          <w:i/>
          <w:iCs/>
          <w:sz w:val="24"/>
          <w:szCs w:val="24"/>
          <w:lang w:eastAsia="en-CA"/>
        </w:rPr>
        <w:t>Telerik Blogs</w:t>
      </w:r>
      <w:r w:rsidRPr="00972F2E">
        <w:rPr>
          <w:rFonts w:ascii="Times New Roman" w:eastAsia="Times New Roman" w:hAnsi="Times New Roman" w:cs="Times New Roman"/>
          <w:sz w:val="24"/>
          <w:szCs w:val="24"/>
          <w:lang w:eastAsia="en-CA"/>
        </w:rPr>
        <w:t>, Jan. 13, 2022. https://www.telerik.com/blogs/whats-vite-guide-modern-super-fast-project-tooling (accessed Aug. 25, 2022).</w:t>
      </w:r>
    </w:p>
    <w:p w14:paraId="088E963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[12]</w:t>
      </w:r>
    </w:p>
    <w:p w14:paraId="61245C3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“What is a private key?,” </w:t>
      </w:r>
      <w:proofErr w:type="spellStart"/>
      <w:r w:rsidRPr="00972F2E">
        <w:rPr>
          <w:rFonts w:ascii="Times New Roman" w:eastAsia="Times New Roman" w:hAnsi="Times New Roman" w:cs="Times New Roman"/>
          <w:i/>
          <w:iCs/>
          <w:sz w:val="24"/>
          <w:szCs w:val="24"/>
          <w:lang w:eastAsia="en-CA"/>
        </w:rPr>
        <w:t>SearchSecurity</w:t>
      </w:r>
      <w:proofErr w:type="spellEnd"/>
      <w:r w:rsidRPr="00972F2E">
        <w:rPr>
          <w:rFonts w:ascii="Times New Roman" w:eastAsia="Times New Roman" w:hAnsi="Times New Roman" w:cs="Times New Roman"/>
          <w:sz w:val="24"/>
          <w:szCs w:val="24"/>
          <w:lang w:eastAsia="en-CA"/>
        </w:rPr>
        <w:t>. https://www.techtarget.com/searchsecurity/definition/private-key</w:t>
      </w:r>
    </w:p>
    <w:p w14:paraId="4AF3A83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[13]</w:t>
      </w:r>
    </w:p>
    <w:p w14:paraId="00882856"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“Ethereum’s </w:t>
      </w:r>
      <w:proofErr w:type="spellStart"/>
      <w:r w:rsidRPr="00972F2E">
        <w:rPr>
          <w:rFonts w:ascii="Times New Roman" w:eastAsia="Times New Roman" w:hAnsi="Times New Roman" w:cs="Times New Roman"/>
          <w:sz w:val="24"/>
          <w:szCs w:val="24"/>
          <w:lang w:eastAsia="en-CA"/>
        </w:rPr>
        <w:t>Ropsten</w:t>
      </w:r>
      <w:proofErr w:type="spellEnd"/>
      <w:r w:rsidRPr="00972F2E">
        <w:rPr>
          <w:rFonts w:ascii="Times New Roman" w:eastAsia="Times New Roman" w:hAnsi="Times New Roman" w:cs="Times New Roman"/>
          <w:sz w:val="24"/>
          <w:szCs w:val="24"/>
          <w:lang w:eastAsia="en-CA"/>
        </w:rPr>
        <w:t xml:space="preserve"> </w:t>
      </w:r>
      <w:proofErr w:type="spellStart"/>
      <w:r w:rsidRPr="00972F2E">
        <w:rPr>
          <w:rFonts w:ascii="Times New Roman" w:eastAsia="Times New Roman" w:hAnsi="Times New Roman" w:cs="Times New Roman"/>
          <w:sz w:val="24"/>
          <w:szCs w:val="24"/>
          <w:lang w:eastAsia="en-CA"/>
        </w:rPr>
        <w:t>Testnet</w:t>
      </w:r>
      <w:proofErr w:type="spellEnd"/>
      <w:r w:rsidRPr="00972F2E">
        <w:rPr>
          <w:rFonts w:ascii="Times New Roman" w:eastAsia="Times New Roman" w:hAnsi="Times New Roman" w:cs="Times New Roman"/>
          <w:sz w:val="24"/>
          <w:szCs w:val="24"/>
          <w:lang w:eastAsia="en-CA"/>
        </w:rPr>
        <w:t xml:space="preserve"> is live! What’s next,” </w:t>
      </w:r>
      <w:r w:rsidRPr="00972F2E">
        <w:rPr>
          <w:rFonts w:ascii="Times New Roman" w:eastAsia="Times New Roman" w:hAnsi="Times New Roman" w:cs="Times New Roman"/>
          <w:i/>
          <w:iCs/>
          <w:sz w:val="24"/>
          <w:szCs w:val="24"/>
          <w:lang w:eastAsia="en-CA"/>
        </w:rPr>
        <w:t>Business Today</w:t>
      </w:r>
      <w:r w:rsidRPr="00972F2E">
        <w:rPr>
          <w:rFonts w:ascii="Times New Roman" w:eastAsia="Times New Roman" w:hAnsi="Times New Roman" w:cs="Times New Roman"/>
          <w:sz w:val="24"/>
          <w:szCs w:val="24"/>
          <w:lang w:eastAsia="en-CA"/>
        </w:rPr>
        <w:t>, Jun. 09, 2022. https://www.businesstoday.in/crypto/story/ethereums-ropsten-testnet-is-live-whats-next-336893-2022-06-09 (accessed Aug. 25, 2022).</w:t>
      </w:r>
    </w:p>
    <w:p w14:paraId="02801821"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lastRenderedPageBreak/>
        <w:t>[14]</w:t>
      </w:r>
    </w:p>
    <w:p w14:paraId="072A55E7"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proofErr w:type="spellStart"/>
      <w:r w:rsidRPr="00972F2E">
        <w:rPr>
          <w:rFonts w:ascii="Times New Roman" w:eastAsia="Times New Roman" w:hAnsi="Times New Roman" w:cs="Times New Roman"/>
          <w:sz w:val="24"/>
          <w:szCs w:val="24"/>
          <w:lang w:eastAsia="en-CA"/>
        </w:rPr>
        <w:t>Kenneth</w:t>
      </w:r>
      <w:r w:rsidRPr="00972F2E">
        <w:rPr>
          <w:rFonts w:ascii="MS Mincho" w:eastAsia="MS Mincho" w:hAnsi="MS Mincho" w:cs="MS Mincho" w:hint="eastAsia"/>
          <w:sz w:val="24"/>
          <w:szCs w:val="24"/>
          <w:lang w:eastAsia="en-CA"/>
        </w:rPr>
        <w:t>胡家維</w:t>
      </w:r>
      <w:proofErr w:type="spellEnd"/>
      <w:r w:rsidRPr="00972F2E">
        <w:rPr>
          <w:rFonts w:ascii="Times New Roman" w:eastAsia="Times New Roman" w:hAnsi="Times New Roman" w:cs="Times New Roman"/>
          <w:sz w:val="24"/>
          <w:szCs w:val="24"/>
          <w:lang w:eastAsia="en-CA"/>
        </w:rPr>
        <w:t xml:space="preserve"> H., “Ethereum Test network,” </w:t>
      </w:r>
      <w:proofErr w:type="spellStart"/>
      <w:r w:rsidRPr="00972F2E">
        <w:rPr>
          <w:rFonts w:ascii="Times New Roman" w:eastAsia="Times New Roman" w:hAnsi="Times New Roman" w:cs="Times New Roman"/>
          <w:i/>
          <w:iCs/>
          <w:sz w:val="24"/>
          <w:szCs w:val="24"/>
          <w:lang w:eastAsia="en-CA"/>
        </w:rPr>
        <w:t>Coinmonks</w:t>
      </w:r>
      <w:proofErr w:type="spellEnd"/>
      <w:r w:rsidRPr="00972F2E">
        <w:rPr>
          <w:rFonts w:ascii="Times New Roman" w:eastAsia="Times New Roman" w:hAnsi="Times New Roman" w:cs="Times New Roman"/>
          <w:sz w:val="24"/>
          <w:szCs w:val="24"/>
          <w:lang w:eastAsia="en-CA"/>
        </w:rPr>
        <w:t>, Jun. 26, 2022. https://medium.com/coinmonks/ethereum-test-network-21baa86072fa (accessed Aug. 25, 2022).</w:t>
      </w:r>
    </w:p>
    <w:p w14:paraId="7E2E2876"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[15]</w:t>
      </w:r>
    </w:p>
    <w:p w14:paraId="4BD32881"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“Gas (Ethereum),” </w:t>
      </w:r>
      <w:r w:rsidRPr="00972F2E">
        <w:rPr>
          <w:rFonts w:ascii="Times New Roman" w:eastAsia="Times New Roman" w:hAnsi="Times New Roman" w:cs="Times New Roman"/>
          <w:i/>
          <w:iCs/>
          <w:sz w:val="24"/>
          <w:szCs w:val="24"/>
          <w:lang w:eastAsia="en-CA"/>
        </w:rPr>
        <w:t>Investopedia</w:t>
      </w:r>
      <w:r w:rsidRPr="00972F2E">
        <w:rPr>
          <w:rFonts w:ascii="Times New Roman" w:eastAsia="Times New Roman" w:hAnsi="Times New Roman" w:cs="Times New Roman"/>
          <w:sz w:val="24"/>
          <w:szCs w:val="24"/>
          <w:lang w:eastAsia="en-CA"/>
        </w:rPr>
        <w:t>. https://www.investopedia.com/terms/g/gas-ethereum.asp#:~:text=Key%20Takeaways</w:t>
      </w:r>
    </w:p>
    <w:p w14:paraId="7EC5C47C"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[16]</w:t>
      </w:r>
    </w:p>
    <w:p w14:paraId="040FD145"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“Explained | What is a crypto faucet and what are its advantages?,” </w:t>
      </w:r>
      <w:r w:rsidRPr="00972F2E">
        <w:rPr>
          <w:rFonts w:ascii="Times New Roman" w:eastAsia="Times New Roman" w:hAnsi="Times New Roman" w:cs="Times New Roman"/>
          <w:i/>
          <w:iCs/>
          <w:sz w:val="24"/>
          <w:szCs w:val="24"/>
          <w:lang w:eastAsia="en-CA"/>
        </w:rPr>
        <w:t>cnbctv18.com</w:t>
      </w:r>
      <w:r w:rsidRPr="00972F2E">
        <w:rPr>
          <w:rFonts w:ascii="Times New Roman" w:eastAsia="Times New Roman" w:hAnsi="Times New Roman" w:cs="Times New Roman"/>
          <w:sz w:val="24"/>
          <w:szCs w:val="24"/>
          <w:lang w:eastAsia="en-CA"/>
        </w:rPr>
        <w:t>, Apr. 14, 2022. https://www.cnbctv18.com/cryptocurrency/explained-what-is-a-crypto-faucet-and-what-are-its-advantages-13159802.htm (accessed Aug. 25, 2022).</w:t>
      </w:r>
    </w:p>
    <w:p w14:paraId="6DDC003B"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[17]</w:t>
      </w:r>
    </w:p>
    <w:p w14:paraId="2C01D22B"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“Contract ABI Specification — Solidity 0.8.13 documentation,” </w:t>
      </w:r>
      <w:r w:rsidRPr="00972F2E">
        <w:rPr>
          <w:rFonts w:ascii="Times New Roman" w:eastAsia="Times New Roman" w:hAnsi="Times New Roman" w:cs="Times New Roman"/>
          <w:i/>
          <w:iCs/>
          <w:sz w:val="24"/>
          <w:szCs w:val="24"/>
          <w:lang w:eastAsia="en-CA"/>
        </w:rPr>
        <w:t>docs.soliditylang.org</w:t>
      </w:r>
      <w:r w:rsidRPr="00972F2E">
        <w:rPr>
          <w:rFonts w:ascii="Times New Roman" w:eastAsia="Times New Roman" w:hAnsi="Times New Roman" w:cs="Times New Roman"/>
          <w:sz w:val="24"/>
          <w:szCs w:val="24"/>
          <w:lang w:eastAsia="en-CA"/>
        </w:rPr>
        <w:t>. https://docs.soliditylang.org/en/v0.8.13/abi-spec.html#:~:text=Contract%20ABI%20Specification- (accessed Aug. 25, 2022).</w:t>
      </w:r>
    </w:p>
    <w:p w14:paraId="5CE8837A"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[18]</w:t>
      </w:r>
    </w:p>
    <w:p w14:paraId="5F08C09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“Byte Code,” </w:t>
      </w:r>
      <w:r w:rsidRPr="00972F2E">
        <w:rPr>
          <w:rFonts w:ascii="Times New Roman" w:eastAsia="Times New Roman" w:hAnsi="Times New Roman" w:cs="Times New Roman"/>
          <w:i/>
          <w:iCs/>
          <w:sz w:val="24"/>
          <w:szCs w:val="24"/>
          <w:lang w:eastAsia="en-CA"/>
        </w:rPr>
        <w:t>www.zastrin.com</w:t>
      </w:r>
      <w:r w:rsidRPr="00972F2E">
        <w:rPr>
          <w:rFonts w:ascii="Times New Roman" w:eastAsia="Times New Roman" w:hAnsi="Times New Roman" w:cs="Times New Roman"/>
          <w:sz w:val="24"/>
          <w:szCs w:val="24"/>
          <w:lang w:eastAsia="en-CA"/>
        </w:rPr>
        <w:t>. https://www.zastrin.com/courses/ethereum-primer/lessons/2-7#:~:text=Smart%20contract%20code%20is%20usually (accessed Aug. 25, 2022).</w:t>
      </w:r>
    </w:p>
    <w:p w14:paraId="6DD0BEC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[19]</w:t>
      </w:r>
    </w:p>
    <w:p w14:paraId="7C33263D"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“ethers,” </w:t>
      </w:r>
      <w:r w:rsidRPr="00972F2E">
        <w:rPr>
          <w:rFonts w:ascii="Times New Roman" w:eastAsia="Times New Roman" w:hAnsi="Times New Roman" w:cs="Times New Roman"/>
          <w:i/>
          <w:iCs/>
          <w:sz w:val="24"/>
          <w:szCs w:val="24"/>
          <w:lang w:eastAsia="en-CA"/>
        </w:rPr>
        <w:t>docs.ethers.io</w:t>
      </w:r>
      <w:r w:rsidRPr="00972F2E">
        <w:rPr>
          <w:rFonts w:ascii="Times New Roman" w:eastAsia="Times New Roman" w:hAnsi="Times New Roman" w:cs="Times New Roman"/>
          <w:sz w:val="24"/>
          <w:szCs w:val="24"/>
          <w:lang w:eastAsia="en-CA"/>
        </w:rPr>
        <w:t>. https://docs.ethers.io/v5/single-page/ (accessed Aug. 25, 2022).</w:t>
      </w:r>
    </w:p>
    <w:p w14:paraId="514EE579"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[20]</w:t>
      </w:r>
    </w:p>
    <w:p w14:paraId="5AC641C6"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“01 Understanding Blockchain with `Ethers.js`: 4 Tasks of Basics and Transfer,” </w:t>
      </w:r>
      <w:r w:rsidRPr="00972F2E">
        <w:rPr>
          <w:rFonts w:ascii="Times New Roman" w:eastAsia="Times New Roman" w:hAnsi="Times New Roman" w:cs="Times New Roman"/>
          <w:i/>
          <w:iCs/>
          <w:sz w:val="24"/>
          <w:szCs w:val="24"/>
          <w:lang w:eastAsia="en-CA"/>
        </w:rPr>
        <w:t>DEV Community</w:t>
      </w:r>
      <w:r w:rsidRPr="00972F2E">
        <w:rPr>
          <w:rFonts w:ascii="Times New Roman" w:eastAsia="Times New Roman" w:hAnsi="Times New Roman" w:cs="Times New Roman"/>
          <w:sz w:val="24"/>
          <w:szCs w:val="24"/>
          <w:lang w:eastAsia="en-CA"/>
        </w:rPr>
        <w:t>. https://dev.to/yakult/01-understanding-blockchain-with-ethersjs-4-tasks-of-basics-and-transfer-5d17#:~:text=A%20Provider%20in%20ethers%20is (accessed Aug. 25, 2022).</w:t>
      </w:r>
    </w:p>
    <w:p w14:paraId="02D63B9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[21]</w:t>
      </w:r>
    </w:p>
    <w:p w14:paraId="6FB8266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“Ethereum Provider API | </w:t>
      </w:r>
      <w:proofErr w:type="spellStart"/>
      <w:r w:rsidRPr="00972F2E">
        <w:rPr>
          <w:rFonts w:ascii="Times New Roman" w:eastAsia="Times New Roman" w:hAnsi="Times New Roman" w:cs="Times New Roman"/>
          <w:sz w:val="24"/>
          <w:szCs w:val="24"/>
          <w:lang w:eastAsia="en-CA"/>
        </w:rPr>
        <w:t>MetaMask</w:t>
      </w:r>
      <w:proofErr w:type="spellEnd"/>
      <w:r w:rsidRPr="00972F2E">
        <w:rPr>
          <w:rFonts w:ascii="Times New Roman" w:eastAsia="Times New Roman" w:hAnsi="Times New Roman" w:cs="Times New Roman"/>
          <w:sz w:val="24"/>
          <w:szCs w:val="24"/>
          <w:lang w:eastAsia="en-CA"/>
        </w:rPr>
        <w:t xml:space="preserve"> Docs,” </w:t>
      </w:r>
      <w:r w:rsidRPr="00972F2E">
        <w:rPr>
          <w:rFonts w:ascii="Times New Roman" w:eastAsia="Times New Roman" w:hAnsi="Times New Roman" w:cs="Times New Roman"/>
          <w:i/>
          <w:iCs/>
          <w:sz w:val="24"/>
          <w:szCs w:val="24"/>
          <w:lang w:eastAsia="en-CA"/>
        </w:rPr>
        <w:t>docs.metamask.io</w:t>
      </w:r>
      <w:r w:rsidRPr="00972F2E">
        <w:rPr>
          <w:rFonts w:ascii="Times New Roman" w:eastAsia="Times New Roman" w:hAnsi="Times New Roman" w:cs="Times New Roman"/>
          <w:sz w:val="24"/>
          <w:szCs w:val="24"/>
          <w:lang w:eastAsia="en-CA"/>
        </w:rPr>
        <w:t>. https://docs.metamask.io/guide/ethereum-provider.html#methods</w:t>
      </w:r>
    </w:p>
    <w:p w14:paraId="06A7345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[22]</w:t>
      </w:r>
    </w:p>
    <w:p w14:paraId="57909BA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“Deployment | Create React App,” </w:t>
      </w:r>
      <w:r w:rsidRPr="00972F2E">
        <w:rPr>
          <w:rFonts w:ascii="Times New Roman" w:eastAsia="Times New Roman" w:hAnsi="Times New Roman" w:cs="Times New Roman"/>
          <w:i/>
          <w:iCs/>
          <w:sz w:val="24"/>
          <w:szCs w:val="24"/>
          <w:lang w:eastAsia="en-CA"/>
        </w:rPr>
        <w:t>create-react-</w:t>
      </w:r>
      <w:proofErr w:type="spellStart"/>
      <w:r w:rsidRPr="00972F2E">
        <w:rPr>
          <w:rFonts w:ascii="Times New Roman" w:eastAsia="Times New Roman" w:hAnsi="Times New Roman" w:cs="Times New Roman"/>
          <w:i/>
          <w:iCs/>
          <w:sz w:val="24"/>
          <w:szCs w:val="24"/>
          <w:lang w:eastAsia="en-CA"/>
        </w:rPr>
        <w:t>app.dev</w:t>
      </w:r>
      <w:proofErr w:type="spellEnd"/>
      <w:r w:rsidRPr="00972F2E">
        <w:rPr>
          <w:rFonts w:ascii="Times New Roman" w:eastAsia="Times New Roman" w:hAnsi="Times New Roman" w:cs="Times New Roman"/>
          <w:sz w:val="24"/>
          <w:szCs w:val="24"/>
          <w:lang w:eastAsia="en-CA"/>
        </w:rPr>
        <w:t>. https://create-react-app.dev/docs/deployment/#:~:text=npm%20run%20build%20creates%20a (accessed Aug. 25, 2022).</w:t>
      </w:r>
    </w:p>
    <w:p w14:paraId="61AFC3D5"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[23]</w:t>
      </w:r>
    </w:p>
    <w:p w14:paraId="2EF8B9B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“GE Aviation’s Digital Group streamlines tracking of aircraft parts, reduces inefficiencies with Azure Blockchain technologies,” </w:t>
      </w:r>
      <w:r w:rsidRPr="00972F2E">
        <w:rPr>
          <w:rFonts w:ascii="Times New Roman" w:eastAsia="Times New Roman" w:hAnsi="Times New Roman" w:cs="Times New Roman"/>
          <w:i/>
          <w:iCs/>
          <w:sz w:val="24"/>
          <w:szCs w:val="24"/>
          <w:lang w:eastAsia="en-CA"/>
        </w:rPr>
        <w:t>Microsoft Customers Stories</w:t>
      </w:r>
      <w:r w:rsidRPr="00972F2E">
        <w:rPr>
          <w:rFonts w:ascii="Times New Roman" w:eastAsia="Times New Roman" w:hAnsi="Times New Roman" w:cs="Times New Roman"/>
          <w:sz w:val="24"/>
          <w:szCs w:val="24"/>
          <w:lang w:eastAsia="en-CA"/>
        </w:rPr>
        <w:t>. https://customers.microsoft.com/da-dk/story/755328-ge-aviation-manufacturing-azure (accessed Aug. 25, 2022).</w:t>
      </w:r>
    </w:p>
    <w:p w14:paraId="16FA6F1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[24]</w:t>
      </w:r>
    </w:p>
    <w:p w14:paraId="208385C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“Monetizing blockchain A tailwind for aviation IBM Institute for Business Value.” [Online]. Available: https://www.ibm.com/downloads/cas/5JLAYLZE</w:t>
      </w:r>
    </w:p>
    <w:p w14:paraId="70AF7895"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[25]</w:t>
      </w:r>
    </w:p>
    <w:p w14:paraId="16B1D7CE"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“Aeron - Blockchain for Aviation Safety,” </w:t>
      </w:r>
      <w:r w:rsidRPr="00972F2E">
        <w:rPr>
          <w:rFonts w:ascii="Times New Roman" w:eastAsia="Times New Roman" w:hAnsi="Times New Roman" w:cs="Times New Roman"/>
          <w:i/>
          <w:iCs/>
          <w:sz w:val="24"/>
          <w:szCs w:val="24"/>
          <w:lang w:eastAsia="en-CA"/>
        </w:rPr>
        <w:t>aeron.aero</w:t>
      </w:r>
      <w:r w:rsidRPr="00972F2E">
        <w:rPr>
          <w:rFonts w:ascii="Times New Roman" w:eastAsia="Times New Roman" w:hAnsi="Times New Roman" w:cs="Times New Roman"/>
          <w:sz w:val="24"/>
          <w:szCs w:val="24"/>
          <w:lang w:eastAsia="en-CA"/>
        </w:rPr>
        <w:t>. https://aeron.aero/</w:t>
      </w:r>
    </w:p>
    <w:p w14:paraId="3FB0AE1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[26]</w:t>
      </w:r>
    </w:p>
    <w:p w14:paraId="7812667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“Ozone,” </w:t>
      </w:r>
      <w:r w:rsidRPr="00972F2E">
        <w:rPr>
          <w:rFonts w:ascii="Times New Roman" w:eastAsia="Times New Roman" w:hAnsi="Times New Roman" w:cs="Times New Roman"/>
          <w:i/>
          <w:iCs/>
          <w:sz w:val="24"/>
          <w:szCs w:val="24"/>
          <w:lang w:eastAsia="en-CA"/>
        </w:rPr>
        <w:t>www.ozone-platform.com</w:t>
      </w:r>
      <w:r w:rsidRPr="00972F2E">
        <w:rPr>
          <w:rFonts w:ascii="Times New Roman" w:eastAsia="Times New Roman" w:hAnsi="Times New Roman" w:cs="Times New Roman"/>
          <w:sz w:val="24"/>
          <w:szCs w:val="24"/>
          <w:lang w:eastAsia="en-CA"/>
        </w:rPr>
        <w:t>. https://www.ozone-platform.com/</w:t>
      </w:r>
    </w:p>
    <w:p w14:paraId="74F0D397"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[27]</w:t>
      </w:r>
    </w:p>
    <w:p w14:paraId="55F2404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“Aviation,” </w:t>
      </w:r>
      <w:r w:rsidRPr="00972F2E">
        <w:rPr>
          <w:rFonts w:ascii="Times New Roman" w:eastAsia="Times New Roman" w:hAnsi="Times New Roman" w:cs="Times New Roman"/>
          <w:i/>
          <w:iCs/>
          <w:sz w:val="24"/>
          <w:szCs w:val="24"/>
          <w:lang w:eastAsia="en-CA"/>
        </w:rPr>
        <w:t>SIMBA Chain</w:t>
      </w:r>
      <w:r w:rsidRPr="00972F2E">
        <w:rPr>
          <w:rFonts w:ascii="Times New Roman" w:eastAsia="Times New Roman" w:hAnsi="Times New Roman" w:cs="Times New Roman"/>
          <w:sz w:val="24"/>
          <w:szCs w:val="24"/>
          <w:lang w:eastAsia="en-CA"/>
        </w:rPr>
        <w:t>. https://simbachain.com/industries/aviation/ (accessed Aug. 25, 2022).</w:t>
      </w:r>
    </w:p>
    <w:p w14:paraId="499846A5"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[28]</w:t>
      </w:r>
    </w:p>
    <w:p w14:paraId="71DB0EE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lastRenderedPageBreak/>
        <w:t xml:space="preserve">“Honeywell Uses Blockchain To Digitize Aircraft Records, Parts Pedigree Data,” </w:t>
      </w:r>
      <w:r w:rsidRPr="00972F2E">
        <w:rPr>
          <w:rFonts w:ascii="Times New Roman" w:eastAsia="Times New Roman" w:hAnsi="Times New Roman" w:cs="Times New Roman"/>
          <w:i/>
          <w:iCs/>
          <w:sz w:val="24"/>
          <w:szCs w:val="24"/>
          <w:lang w:eastAsia="en-CA"/>
        </w:rPr>
        <w:t>www.honeywell.com</w:t>
      </w:r>
      <w:r w:rsidRPr="00972F2E">
        <w:rPr>
          <w:rFonts w:ascii="Times New Roman" w:eastAsia="Times New Roman" w:hAnsi="Times New Roman" w:cs="Times New Roman"/>
          <w:sz w:val="24"/>
          <w:szCs w:val="24"/>
          <w:lang w:eastAsia="en-CA"/>
        </w:rPr>
        <w:t>. https://www.honeywell.com/us/en/press/2020/08/honeywell-uses-blockchain-to-digitize-aircraft-records-parts-pedigree-data (accessed Aug. 25, 2022).</w:t>
      </w:r>
    </w:p>
    <w:p w14:paraId="7BD730B1"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[29]</w:t>
      </w:r>
    </w:p>
    <w:p w14:paraId="0973FDDA"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M. Brohan, “An aerospace parts marketplace flies high with blockchain,” </w:t>
      </w:r>
      <w:r w:rsidRPr="00972F2E">
        <w:rPr>
          <w:rFonts w:ascii="Times New Roman" w:eastAsia="Times New Roman" w:hAnsi="Times New Roman" w:cs="Times New Roman"/>
          <w:i/>
          <w:iCs/>
          <w:sz w:val="24"/>
          <w:szCs w:val="24"/>
          <w:lang w:eastAsia="en-CA"/>
        </w:rPr>
        <w:t>Digital Commerce 360</w:t>
      </w:r>
      <w:r w:rsidRPr="00972F2E">
        <w:rPr>
          <w:rFonts w:ascii="Times New Roman" w:eastAsia="Times New Roman" w:hAnsi="Times New Roman" w:cs="Times New Roman"/>
          <w:sz w:val="24"/>
          <w:szCs w:val="24"/>
          <w:lang w:eastAsia="en-CA"/>
        </w:rPr>
        <w:t>, Jan. 11, 2021. https://www.digitalcommerce360.com/2021/01/11/an-aerospace-parts-marketplace-flies-high-with-blockchain/ (accessed Aug. 25, 2022).</w:t>
      </w:r>
    </w:p>
    <w:p w14:paraId="41DE37F0"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[30]</w:t>
      </w:r>
    </w:p>
    <w:p w14:paraId="0514BE52"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“Digital Narrative for Aerospace and Defense | Accenture,” </w:t>
      </w:r>
      <w:r w:rsidRPr="00972F2E">
        <w:rPr>
          <w:rFonts w:ascii="Times New Roman" w:eastAsia="Times New Roman" w:hAnsi="Times New Roman" w:cs="Times New Roman"/>
          <w:i/>
          <w:iCs/>
          <w:sz w:val="24"/>
          <w:szCs w:val="24"/>
          <w:lang w:eastAsia="en-CA"/>
        </w:rPr>
        <w:t>www.accenture.com</w:t>
      </w:r>
      <w:r w:rsidRPr="00972F2E">
        <w:rPr>
          <w:rFonts w:ascii="Times New Roman" w:eastAsia="Times New Roman" w:hAnsi="Times New Roman" w:cs="Times New Roman"/>
          <w:sz w:val="24"/>
          <w:szCs w:val="24"/>
          <w:lang w:eastAsia="en-CA"/>
        </w:rPr>
        <w:t>. https://www.accenture.com/ca-en/insights/aerospace-defense/digital-narrative-aerospace-defense (accessed Aug. 25, 2022).</w:t>
      </w:r>
    </w:p>
    <w:p w14:paraId="07D5F1E3"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[31]</w:t>
      </w:r>
    </w:p>
    <w:p w14:paraId="35AD3761"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w:t>
      </w:r>
      <w:proofErr w:type="spellStart"/>
      <w:r w:rsidRPr="00972F2E">
        <w:rPr>
          <w:rFonts w:ascii="Times New Roman" w:eastAsia="Times New Roman" w:hAnsi="Times New Roman" w:cs="Times New Roman"/>
          <w:sz w:val="24"/>
          <w:szCs w:val="24"/>
          <w:lang w:eastAsia="en-CA"/>
        </w:rPr>
        <w:t>Loyyal</w:t>
      </w:r>
      <w:proofErr w:type="spellEnd"/>
      <w:r w:rsidRPr="00972F2E">
        <w:rPr>
          <w:rFonts w:ascii="Times New Roman" w:eastAsia="Times New Roman" w:hAnsi="Times New Roman" w:cs="Times New Roman"/>
          <w:sz w:val="24"/>
          <w:szCs w:val="24"/>
          <w:lang w:eastAsia="en-CA"/>
        </w:rPr>
        <w:t xml:space="preserve">,” </w:t>
      </w:r>
      <w:proofErr w:type="spellStart"/>
      <w:r w:rsidRPr="00972F2E">
        <w:rPr>
          <w:rFonts w:ascii="Times New Roman" w:eastAsia="Times New Roman" w:hAnsi="Times New Roman" w:cs="Times New Roman"/>
          <w:i/>
          <w:iCs/>
          <w:sz w:val="24"/>
          <w:szCs w:val="24"/>
          <w:lang w:eastAsia="en-CA"/>
        </w:rPr>
        <w:t>Loyyal</w:t>
      </w:r>
      <w:proofErr w:type="spellEnd"/>
      <w:r w:rsidRPr="00972F2E">
        <w:rPr>
          <w:rFonts w:ascii="Times New Roman" w:eastAsia="Times New Roman" w:hAnsi="Times New Roman" w:cs="Times New Roman"/>
          <w:sz w:val="24"/>
          <w:szCs w:val="24"/>
          <w:lang w:eastAsia="en-CA"/>
        </w:rPr>
        <w:t>, 2018. https://loyyal.com/</w:t>
      </w:r>
    </w:p>
    <w:p w14:paraId="51325AA1"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[32]</w:t>
      </w:r>
    </w:p>
    <w:p w14:paraId="13CBBCE4"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Vivek Madurai, “Web Evolution from 1.0 to 3.0,” </w:t>
      </w:r>
      <w:r w:rsidRPr="00972F2E">
        <w:rPr>
          <w:rFonts w:ascii="Times New Roman" w:eastAsia="Times New Roman" w:hAnsi="Times New Roman" w:cs="Times New Roman"/>
          <w:i/>
          <w:iCs/>
          <w:sz w:val="24"/>
          <w:szCs w:val="24"/>
          <w:lang w:eastAsia="en-CA"/>
        </w:rPr>
        <w:t>Medium</w:t>
      </w:r>
      <w:r w:rsidRPr="00972F2E">
        <w:rPr>
          <w:rFonts w:ascii="Times New Roman" w:eastAsia="Times New Roman" w:hAnsi="Times New Roman" w:cs="Times New Roman"/>
          <w:sz w:val="24"/>
          <w:szCs w:val="24"/>
          <w:lang w:eastAsia="en-CA"/>
        </w:rPr>
        <w:t>, Feb. 17, 2018. https://medium.com/@vivekmadurai/web-evolution-from-1-0-to-3-0-e84f2c06739</w:t>
      </w:r>
    </w:p>
    <w:p w14:paraId="0A1A279C"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[33]</w:t>
      </w:r>
    </w:p>
    <w:p w14:paraId="286E48AA" w14:textId="77777777" w:rsidR="00972F2E" w:rsidRPr="00972F2E" w:rsidRDefault="00972F2E" w:rsidP="00972F2E">
      <w:pPr>
        <w:spacing w:after="0" w:line="240" w:lineRule="auto"/>
        <w:rPr>
          <w:rFonts w:ascii="Times New Roman" w:eastAsia="Times New Roman" w:hAnsi="Times New Roman" w:cs="Times New Roman"/>
          <w:sz w:val="24"/>
          <w:szCs w:val="24"/>
          <w:lang w:eastAsia="en-CA"/>
        </w:rPr>
      </w:pPr>
      <w:r w:rsidRPr="00972F2E">
        <w:rPr>
          <w:rFonts w:ascii="Times New Roman" w:eastAsia="Times New Roman" w:hAnsi="Times New Roman" w:cs="Times New Roman"/>
          <w:sz w:val="24"/>
          <w:szCs w:val="24"/>
          <w:lang w:eastAsia="en-CA"/>
        </w:rPr>
        <w:t xml:space="preserve">“What is Web 3.0: A beginner’s guide to the decentralized internet of the future,” </w:t>
      </w:r>
      <w:proofErr w:type="spellStart"/>
      <w:r w:rsidRPr="00972F2E">
        <w:rPr>
          <w:rFonts w:ascii="Times New Roman" w:eastAsia="Times New Roman" w:hAnsi="Times New Roman" w:cs="Times New Roman"/>
          <w:i/>
          <w:iCs/>
          <w:sz w:val="24"/>
          <w:szCs w:val="24"/>
          <w:lang w:eastAsia="en-CA"/>
        </w:rPr>
        <w:t>Cointelegraph</w:t>
      </w:r>
      <w:proofErr w:type="spellEnd"/>
      <w:r w:rsidRPr="00972F2E">
        <w:rPr>
          <w:rFonts w:ascii="Times New Roman" w:eastAsia="Times New Roman" w:hAnsi="Times New Roman" w:cs="Times New Roman"/>
          <w:sz w:val="24"/>
          <w:szCs w:val="24"/>
          <w:lang w:eastAsia="en-CA"/>
        </w:rPr>
        <w:t>. https://cointelegraph.com/blockchain-for-beginners/what-is-web-3-0-a-beginners-guide-to-the-decentralized-internet-of-the-future</w:t>
      </w:r>
    </w:p>
    <w:p w14:paraId="79C43DDE" w14:textId="77777777" w:rsidR="00216F5A" w:rsidRDefault="00216F5A" w:rsidP="000B2C3A">
      <w:pPr>
        <w:rPr>
          <w:rFonts w:ascii="Candara Light" w:hAnsi="Candara Light"/>
        </w:rPr>
      </w:pPr>
    </w:p>
    <w:p w14:paraId="30DD8528" w14:textId="77777777" w:rsidR="00216F5A" w:rsidRDefault="00216F5A" w:rsidP="000B2C3A">
      <w:pPr>
        <w:rPr>
          <w:rFonts w:ascii="Candara Light" w:hAnsi="Candara Light"/>
        </w:rPr>
      </w:pPr>
    </w:p>
    <w:p w14:paraId="60D7368B" w14:textId="77777777" w:rsidR="00216F5A" w:rsidRDefault="00216F5A" w:rsidP="000B2C3A">
      <w:pPr>
        <w:rPr>
          <w:rFonts w:ascii="Candara Light" w:hAnsi="Candara Light"/>
        </w:rPr>
      </w:pPr>
    </w:p>
    <w:p w14:paraId="632D9597" w14:textId="77777777" w:rsidR="00216F5A" w:rsidRDefault="00216F5A" w:rsidP="000B2C3A">
      <w:pPr>
        <w:rPr>
          <w:rFonts w:ascii="Candara Light" w:hAnsi="Candara Light"/>
        </w:rPr>
      </w:pPr>
    </w:p>
    <w:p w14:paraId="6FDFE012" w14:textId="77777777" w:rsidR="00216F5A" w:rsidRDefault="00216F5A" w:rsidP="000B2C3A">
      <w:pPr>
        <w:rPr>
          <w:rFonts w:ascii="Candara Light" w:hAnsi="Candara Light"/>
        </w:rPr>
      </w:pPr>
    </w:p>
    <w:p w14:paraId="1BBADD8F" w14:textId="77777777" w:rsidR="00216F5A" w:rsidRDefault="00216F5A" w:rsidP="000B2C3A">
      <w:pPr>
        <w:rPr>
          <w:rFonts w:ascii="Candara Light" w:hAnsi="Candara Light"/>
        </w:rPr>
      </w:pPr>
    </w:p>
    <w:p w14:paraId="1A35034F" w14:textId="77777777" w:rsidR="00216F5A" w:rsidRDefault="00216F5A" w:rsidP="000B2C3A">
      <w:pPr>
        <w:rPr>
          <w:rFonts w:ascii="Candara Light" w:hAnsi="Candara Light"/>
        </w:rPr>
      </w:pPr>
    </w:p>
    <w:p w14:paraId="0D49F643" w14:textId="77777777" w:rsidR="00216F5A" w:rsidRDefault="00216F5A" w:rsidP="000B2C3A">
      <w:pPr>
        <w:rPr>
          <w:rFonts w:ascii="Candara Light" w:hAnsi="Candara Light"/>
        </w:rPr>
      </w:pPr>
    </w:p>
    <w:p w14:paraId="66AB6CE8" w14:textId="77777777" w:rsidR="00216F5A" w:rsidRDefault="00216F5A" w:rsidP="000B2C3A">
      <w:pPr>
        <w:rPr>
          <w:rFonts w:ascii="Candara Light" w:hAnsi="Candara Light"/>
        </w:rPr>
      </w:pPr>
    </w:p>
    <w:p w14:paraId="28A6AD2B" w14:textId="77777777" w:rsidR="00216F5A" w:rsidRDefault="00216F5A" w:rsidP="000B2C3A">
      <w:pPr>
        <w:rPr>
          <w:rFonts w:ascii="Candara Light" w:hAnsi="Candara Light"/>
        </w:rPr>
      </w:pPr>
    </w:p>
    <w:p w14:paraId="584726A5" w14:textId="77777777" w:rsidR="00216F5A" w:rsidRDefault="00216F5A" w:rsidP="000B2C3A">
      <w:pPr>
        <w:rPr>
          <w:rFonts w:ascii="Candara Light" w:hAnsi="Candara Light"/>
        </w:rPr>
      </w:pPr>
    </w:p>
    <w:p w14:paraId="0DCA1BD6" w14:textId="77777777" w:rsidR="00216F5A" w:rsidRDefault="00216F5A" w:rsidP="000B2C3A">
      <w:pPr>
        <w:rPr>
          <w:rFonts w:ascii="Candara Light" w:hAnsi="Candara Light"/>
        </w:rPr>
      </w:pPr>
    </w:p>
    <w:p w14:paraId="03117E92" w14:textId="77777777" w:rsidR="00216F5A" w:rsidRDefault="00216F5A" w:rsidP="000B2C3A">
      <w:pPr>
        <w:rPr>
          <w:rFonts w:ascii="Candara Light" w:hAnsi="Candara Light"/>
        </w:rPr>
      </w:pPr>
    </w:p>
    <w:p w14:paraId="64F63EED" w14:textId="52639668" w:rsidR="00216F5A" w:rsidRDefault="00216F5A" w:rsidP="000B2C3A">
      <w:pPr>
        <w:rPr>
          <w:rFonts w:ascii="Candara Light" w:hAnsi="Candara Light"/>
          <w:sz w:val="36"/>
          <w:szCs w:val="36"/>
        </w:rPr>
      </w:pPr>
      <w:r w:rsidRPr="00266AF0">
        <w:rPr>
          <w:rFonts w:ascii="Candara Light" w:hAnsi="Candara Light"/>
          <w:sz w:val="36"/>
          <w:szCs w:val="36"/>
        </w:rPr>
        <w:t>A</w:t>
      </w:r>
      <w:r w:rsidR="00266AF0" w:rsidRPr="00266AF0">
        <w:rPr>
          <w:rFonts w:ascii="Candara Light" w:hAnsi="Candara Light"/>
          <w:sz w:val="36"/>
          <w:szCs w:val="36"/>
        </w:rPr>
        <w:t xml:space="preserve">ppendix A: </w:t>
      </w:r>
    </w:p>
    <w:p w14:paraId="00F529A8" w14:textId="77777777" w:rsidR="000804A2" w:rsidRDefault="00266AF0" w:rsidP="000B2C3A">
      <w:pPr>
        <w:rPr>
          <w:rFonts w:ascii="Candara Light" w:hAnsi="Candara Light"/>
          <w:sz w:val="24"/>
          <w:szCs w:val="24"/>
        </w:rPr>
      </w:pPr>
      <w:r>
        <w:rPr>
          <w:rFonts w:ascii="Candara Light" w:hAnsi="Candara Light"/>
          <w:sz w:val="24"/>
          <w:szCs w:val="24"/>
        </w:rPr>
        <w:t xml:space="preserve">Full stack code: </w:t>
      </w:r>
    </w:p>
    <w:p w14:paraId="1822D67E" w14:textId="1EF96E56" w:rsidR="00266AF0" w:rsidRDefault="00000000" w:rsidP="000804A2">
      <w:pPr>
        <w:pStyle w:val="ListParagraph"/>
        <w:numPr>
          <w:ilvl w:val="0"/>
          <w:numId w:val="41"/>
        </w:numPr>
        <w:rPr>
          <w:rFonts w:ascii="Candara Light" w:hAnsi="Candara Light"/>
          <w:sz w:val="24"/>
          <w:szCs w:val="24"/>
        </w:rPr>
      </w:pPr>
      <w:hyperlink r:id="rId56" w:history="1">
        <w:r w:rsidR="005C35B0" w:rsidRPr="00820435">
          <w:rPr>
            <w:rStyle w:val="Hyperlink"/>
            <w:rFonts w:ascii="Candara Light" w:hAnsi="Candara Light"/>
            <w:sz w:val="24"/>
            <w:szCs w:val="24"/>
          </w:rPr>
          <w:t>https://github.com/EricFeng20001120/blockchain-web3.0-eth-transfer-application</w:t>
        </w:r>
      </w:hyperlink>
    </w:p>
    <w:p w14:paraId="485E0D5D" w14:textId="02C49EE3" w:rsidR="005C35B0" w:rsidRDefault="00000000" w:rsidP="000804A2">
      <w:pPr>
        <w:pStyle w:val="ListParagraph"/>
        <w:numPr>
          <w:ilvl w:val="0"/>
          <w:numId w:val="41"/>
        </w:numPr>
        <w:rPr>
          <w:rFonts w:ascii="Candara Light" w:hAnsi="Candara Light"/>
          <w:sz w:val="24"/>
          <w:szCs w:val="24"/>
        </w:rPr>
      </w:pPr>
      <w:hyperlink r:id="rId57" w:history="1">
        <w:r w:rsidR="005C35B0" w:rsidRPr="00820435">
          <w:rPr>
            <w:rStyle w:val="Hyperlink"/>
            <w:rFonts w:ascii="Candara Light" w:hAnsi="Candara Light"/>
            <w:sz w:val="24"/>
            <w:szCs w:val="24"/>
          </w:rPr>
          <w:t>https://github.com/EricFeng20001120/blockchain-web3.0-eth-transfer-application.git</w:t>
        </w:r>
      </w:hyperlink>
    </w:p>
    <w:p w14:paraId="17E5CF4A" w14:textId="003ABC81" w:rsidR="005C35B0" w:rsidRDefault="00BF6486" w:rsidP="002F1569">
      <w:pPr>
        <w:rPr>
          <w:rFonts w:ascii="Candara Light" w:hAnsi="Candara Light"/>
          <w:sz w:val="24"/>
          <w:szCs w:val="24"/>
        </w:rPr>
      </w:pPr>
      <w:r>
        <w:rPr>
          <w:rFonts w:ascii="Candara Light" w:hAnsi="Candara Light"/>
          <w:sz w:val="24"/>
          <w:szCs w:val="24"/>
        </w:rPr>
        <w:t>deployed web application:</w:t>
      </w:r>
    </w:p>
    <w:p w14:paraId="114E5D1E" w14:textId="44B31AED" w:rsidR="00BF6486" w:rsidRPr="009E63E5" w:rsidRDefault="009E63E5" w:rsidP="009E63E5">
      <w:pPr>
        <w:pStyle w:val="ListParagraph"/>
        <w:numPr>
          <w:ilvl w:val="0"/>
          <w:numId w:val="41"/>
        </w:numPr>
        <w:rPr>
          <w:rFonts w:ascii="Candara Light" w:hAnsi="Candara Light"/>
          <w:sz w:val="24"/>
          <w:szCs w:val="24"/>
        </w:rPr>
      </w:pPr>
      <w:r w:rsidRPr="009E63E5">
        <w:rPr>
          <w:rFonts w:ascii="Candara Light" w:hAnsi="Candara Light"/>
          <w:sz w:val="24"/>
          <w:szCs w:val="24"/>
        </w:rPr>
        <w:t>https://kryptomasteryforportfolio.com/</w:t>
      </w:r>
    </w:p>
    <w:sectPr w:rsidR="00BF6486" w:rsidRPr="009E63E5" w:rsidSect="00C83FE4">
      <w:type w:val="continuous"/>
      <w:pgSz w:w="12240" w:h="15840"/>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70FA6" w14:textId="77777777" w:rsidR="00DD4148" w:rsidRDefault="00DD4148" w:rsidP="009D1B0C">
      <w:pPr>
        <w:spacing w:after="0" w:line="240" w:lineRule="auto"/>
      </w:pPr>
      <w:r>
        <w:separator/>
      </w:r>
    </w:p>
  </w:endnote>
  <w:endnote w:type="continuationSeparator" w:id="0">
    <w:p w14:paraId="121FC7E9" w14:textId="77777777" w:rsidR="00DD4148" w:rsidRDefault="00DD4148" w:rsidP="009D1B0C">
      <w:pPr>
        <w:spacing w:after="0" w:line="240" w:lineRule="auto"/>
      </w:pPr>
      <w:r>
        <w:continuationSeparator/>
      </w:r>
    </w:p>
  </w:endnote>
  <w:endnote w:type="continuationNotice" w:id="1">
    <w:p w14:paraId="39259F9D" w14:textId="77777777" w:rsidR="00DD4148" w:rsidRDefault="00DD4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739D7" w14:textId="47CA46A2" w:rsidR="009D1B0C" w:rsidRDefault="007A0B64" w:rsidP="00005AC3">
    <w:pPr>
      <w:pStyle w:val="Footer"/>
    </w:pPr>
    <w:r>
      <w:rPr>
        <w:noProof/>
      </w:rPr>
      <w:drawing>
        <wp:anchor distT="0" distB="0" distL="114300" distR="114300" simplePos="0" relativeHeight="251658243" behindDoc="0" locked="0" layoutInCell="1" allowOverlap="1" wp14:anchorId="0B0705F9" wp14:editId="75E20AB4">
          <wp:simplePos x="0" y="0"/>
          <wp:positionH relativeFrom="column">
            <wp:posOffset>5520582</wp:posOffset>
          </wp:positionH>
          <wp:positionV relativeFrom="paragraph">
            <wp:posOffset>120063</wp:posOffset>
          </wp:positionV>
          <wp:extent cx="1318260" cy="46101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18260" cy="461010"/>
                  </a:xfrm>
                  <a:prstGeom prst="rect">
                    <a:avLst/>
                  </a:prstGeom>
                </pic:spPr>
              </pic:pic>
            </a:graphicData>
          </a:graphic>
        </wp:anchor>
      </w:drawing>
    </w:r>
    <w:r w:rsidR="001B0364">
      <w:tab/>
    </w:r>
    <w:r w:rsidR="001B036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82070" w14:textId="77777777" w:rsidR="00DD4148" w:rsidRDefault="00DD4148" w:rsidP="009D1B0C">
      <w:pPr>
        <w:spacing w:after="0" w:line="240" w:lineRule="auto"/>
      </w:pPr>
      <w:r>
        <w:separator/>
      </w:r>
    </w:p>
  </w:footnote>
  <w:footnote w:type="continuationSeparator" w:id="0">
    <w:p w14:paraId="6D68CB84" w14:textId="77777777" w:rsidR="00DD4148" w:rsidRDefault="00DD4148" w:rsidP="009D1B0C">
      <w:pPr>
        <w:spacing w:after="0" w:line="240" w:lineRule="auto"/>
      </w:pPr>
      <w:r>
        <w:continuationSeparator/>
      </w:r>
    </w:p>
  </w:footnote>
  <w:footnote w:type="continuationNotice" w:id="1">
    <w:p w14:paraId="08DB5472" w14:textId="77777777" w:rsidR="00DD4148" w:rsidRDefault="00DD41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630E" w14:textId="3D67C318" w:rsidR="009D1B0C" w:rsidRDefault="008B5FEA">
    <w:pPr>
      <w:pStyle w:val="Header"/>
    </w:pPr>
    <w:r w:rsidRPr="008B5FEA">
      <w:rPr>
        <w:caps/>
        <w:noProof/>
        <w:color w:val="FFD966" w:themeColor="accent4" w:themeTint="99"/>
        <w:sz w:val="40"/>
        <w:szCs w:val="40"/>
      </w:rPr>
      <mc:AlternateContent>
        <mc:Choice Requires="wps">
          <w:drawing>
            <wp:anchor distT="0" distB="0" distL="114300" distR="114300" simplePos="0" relativeHeight="251658242" behindDoc="0" locked="0" layoutInCell="1" allowOverlap="1" wp14:anchorId="50B439D2" wp14:editId="7892BC2B">
              <wp:simplePos x="0" y="0"/>
              <wp:positionH relativeFrom="column">
                <wp:posOffset>-269271</wp:posOffset>
              </wp:positionH>
              <wp:positionV relativeFrom="paragraph">
                <wp:posOffset>234818</wp:posOffset>
              </wp:positionV>
              <wp:extent cx="6232505" cy="45719"/>
              <wp:effectExtent l="0" t="0" r="16510" b="12065"/>
              <wp:wrapNone/>
              <wp:docPr id="10" name="Rectangle 10"/>
              <wp:cNvGraphicFramePr/>
              <a:graphic xmlns:a="http://schemas.openxmlformats.org/drawingml/2006/main">
                <a:graphicData uri="http://schemas.microsoft.com/office/word/2010/wordprocessingShape">
                  <wps:wsp>
                    <wps:cNvSpPr/>
                    <wps:spPr>
                      <a:xfrm>
                        <a:off x="0" y="0"/>
                        <a:ext cx="6232505" cy="45719"/>
                      </a:xfrm>
                      <a:prstGeom prst="rect">
                        <a:avLst/>
                      </a:prstGeom>
                      <a:solidFill>
                        <a:srgbClr val="00B0F0"/>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5CABD16F">
            <v:rect id="Rectangle 10" style="position:absolute;margin-left:-21.2pt;margin-top:18.5pt;width:490.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f0" strokecolor="white [3212]" strokeweight="1pt" w14:anchorId="7F4567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"/>
          </w:pict>
        </mc:Fallback>
      </mc:AlternateContent>
    </w:r>
    <w:r w:rsidRPr="008B5FEA">
      <w:rPr>
        <w:caps/>
        <w:noProof/>
        <w:color w:val="808080" w:themeColor="background1" w:themeShade="80"/>
        <w:sz w:val="40"/>
        <w:szCs w:val="40"/>
      </w:rPr>
      <mc:AlternateContent>
        <mc:Choice Requires="wps">
          <w:drawing>
            <wp:anchor distT="0" distB="0" distL="114300" distR="114300" simplePos="0" relativeHeight="251658241" behindDoc="0" locked="0" layoutInCell="1" allowOverlap="1" wp14:anchorId="6DD3E7A3" wp14:editId="75F19C8B">
              <wp:simplePos x="0" y="0"/>
              <wp:positionH relativeFrom="column">
                <wp:posOffset>-218783</wp:posOffset>
              </wp:positionH>
              <wp:positionV relativeFrom="paragraph">
                <wp:posOffset>229208</wp:posOffset>
              </wp:positionV>
              <wp:extent cx="6271537" cy="22330"/>
              <wp:effectExtent l="0" t="0" r="34290" b="34925"/>
              <wp:wrapNone/>
              <wp:docPr id="9" name="Straight Connector 9"/>
              <wp:cNvGraphicFramePr/>
              <a:graphic xmlns:a="http://schemas.openxmlformats.org/drawingml/2006/main">
                <a:graphicData uri="http://schemas.microsoft.com/office/word/2010/wordprocessingShape">
                  <wps:wsp>
                    <wps:cNvCnPr/>
                    <wps:spPr>
                      <a:xfrm>
                        <a:off x="0" y="0"/>
                        <a:ext cx="6271537" cy="22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540A8976">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17.25pt,18.05pt" to="476.55pt,19.8pt" w14:anchorId="534E9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">
              <v:stroke joinstyle="miter"/>
            </v:line>
          </w:pict>
        </mc:Fallback>
      </mc:AlternateContent>
    </w:r>
    <w:r w:rsidR="009D1B0C">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B5737E4" wp14:editId="416431C3">
              <wp:simplePos x="0" y="0"/>
              <wp:positionH relativeFrom="page">
                <wp:posOffset>-224392</wp:posOffset>
              </wp:positionH>
              <wp:positionV relativeFrom="page">
                <wp:align>top</wp:align>
              </wp:positionV>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ECAA8" w14:textId="77777777" w:rsidR="009D1B0C" w:rsidRDefault="009D1B0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737E4" id="Group 158" o:spid="_x0000_s1030" style="position:absolute;margin-left:-17.65pt;margin-top:0;width:133.9pt;height:80.65pt;z-index:251658240;mso-position-horizontal-relative:page;mso-position-vertical:top;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69ECAA8" w14:textId="77777777" w:rsidR="009D1B0C" w:rsidRDefault="009D1B0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5F5689">
      <w:tab/>
    </w:r>
    <w:r w:rsidR="005F5689">
      <w:tab/>
      <w:t>Blockchain White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4930"/>
    <w:multiLevelType w:val="hybridMultilevel"/>
    <w:tmpl w:val="50DC6BF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8F3238"/>
    <w:multiLevelType w:val="multilevel"/>
    <w:tmpl w:val="FE0C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317A"/>
    <w:multiLevelType w:val="hybridMultilevel"/>
    <w:tmpl w:val="3044FC5A"/>
    <w:lvl w:ilvl="0" w:tplc="3530DD3E">
      <w:start w:val="3"/>
      <w:numFmt w:val="bullet"/>
      <w:lvlText w:val="-"/>
      <w:lvlJc w:val="left"/>
      <w:pPr>
        <w:ind w:left="720" w:hanging="360"/>
      </w:pPr>
      <w:rPr>
        <w:rFonts w:ascii="Candara Light" w:eastAsiaTheme="minorHAnsi" w:hAnsi="Candara Ligh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AD4973"/>
    <w:multiLevelType w:val="hybridMultilevel"/>
    <w:tmpl w:val="1C4CEA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FB82B99"/>
    <w:multiLevelType w:val="hybridMultilevel"/>
    <w:tmpl w:val="99DCF8F4"/>
    <w:lvl w:ilvl="0" w:tplc="B62C69EA">
      <w:numFmt w:val="bullet"/>
      <w:lvlText w:val="-"/>
      <w:lvlJc w:val="left"/>
      <w:pPr>
        <w:ind w:left="720" w:hanging="360"/>
      </w:pPr>
      <w:rPr>
        <w:rFonts w:ascii="Candara Light" w:eastAsiaTheme="minorHAnsi" w:hAnsi="Candara Ligh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C17FD5"/>
    <w:multiLevelType w:val="multilevel"/>
    <w:tmpl w:val="B28402DA"/>
    <w:lvl w:ilvl="0">
      <w:start w:val="1"/>
      <w:numFmt w:val="decimal"/>
      <w:lvlText w:val="%1."/>
      <w:lvlJc w:val="left"/>
      <w:pPr>
        <w:tabs>
          <w:tab w:val="num" w:pos="720"/>
        </w:tabs>
        <w:ind w:left="720" w:hanging="360"/>
      </w:pPr>
    </w:lvl>
    <w:lvl w:ilvl="1">
      <w:start w:val="1"/>
      <w:numFmt w:val="bullet"/>
      <w:lvlText w:val=""/>
      <w:lvlJc w:val="left"/>
      <w:pPr>
        <w:ind w:left="643"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8519A"/>
    <w:multiLevelType w:val="hybridMultilevel"/>
    <w:tmpl w:val="983EF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812B6"/>
    <w:multiLevelType w:val="multilevel"/>
    <w:tmpl w:val="15329754"/>
    <w:lvl w:ilvl="0">
      <w:start w:val="2"/>
      <w:numFmt w:val="decimal"/>
      <w:lvlText w:val="%1.0"/>
      <w:lvlJc w:val="left"/>
      <w:pPr>
        <w:ind w:left="502" w:hanging="360"/>
      </w:pPr>
      <w:rPr>
        <w:rFonts w:hint="default"/>
      </w:rPr>
    </w:lvl>
    <w:lvl w:ilvl="1">
      <w:start w:val="1"/>
      <w:numFmt w:val="decimal"/>
      <w:lvlText w:val="%1.%2"/>
      <w:lvlJc w:val="left"/>
      <w:pPr>
        <w:ind w:left="1222" w:hanging="360"/>
      </w:pPr>
      <w:rPr>
        <w:rFonts w:hint="default"/>
      </w:rPr>
    </w:lvl>
    <w:lvl w:ilvl="2">
      <w:start w:val="1"/>
      <w:numFmt w:val="decimal"/>
      <w:lvlText w:val="%1.%2.%3"/>
      <w:lvlJc w:val="left"/>
      <w:pPr>
        <w:ind w:left="2302" w:hanging="720"/>
      </w:pPr>
      <w:rPr>
        <w:rFonts w:hint="default"/>
      </w:rPr>
    </w:lvl>
    <w:lvl w:ilvl="3">
      <w:start w:val="1"/>
      <w:numFmt w:val="decimal"/>
      <w:lvlText w:val="%1.%2.%3.%4"/>
      <w:lvlJc w:val="left"/>
      <w:pPr>
        <w:ind w:left="3022" w:hanging="720"/>
      </w:pPr>
      <w:rPr>
        <w:rFonts w:hint="default"/>
      </w:rPr>
    </w:lvl>
    <w:lvl w:ilvl="4">
      <w:start w:val="1"/>
      <w:numFmt w:val="decimal"/>
      <w:lvlText w:val="%1.%2.%3.%4.%5"/>
      <w:lvlJc w:val="left"/>
      <w:pPr>
        <w:ind w:left="4102" w:hanging="1080"/>
      </w:pPr>
      <w:rPr>
        <w:rFonts w:hint="default"/>
      </w:rPr>
    </w:lvl>
    <w:lvl w:ilvl="5">
      <w:start w:val="1"/>
      <w:numFmt w:val="decimal"/>
      <w:lvlText w:val="%1.%2.%3.%4.%5.%6"/>
      <w:lvlJc w:val="left"/>
      <w:pPr>
        <w:ind w:left="4822" w:hanging="1080"/>
      </w:pPr>
      <w:rPr>
        <w:rFonts w:hint="default"/>
      </w:rPr>
    </w:lvl>
    <w:lvl w:ilvl="6">
      <w:start w:val="1"/>
      <w:numFmt w:val="decimal"/>
      <w:lvlText w:val="%1.%2.%3.%4.%5.%6.%7"/>
      <w:lvlJc w:val="left"/>
      <w:pPr>
        <w:ind w:left="5902" w:hanging="1440"/>
      </w:pPr>
      <w:rPr>
        <w:rFonts w:hint="default"/>
      </w:rPr>
    </w:lvl>
    <w:lvl w:ilvl="7">
      <w:start w:val="1"/>
      <w:numFmt w:val="decimal"/>
      <w:lvlText w:val="%1.%2.%3.%4.%5.%6.%7.%8"/>
      <w:lvlJc w:val="left"/>
      <w:pPr>
        <w:ind w:left="6622" w:hanging="1440"/>
      </w:pPr>
      <w:rPr>
        <w:rFonts w:hint="default"/>
      </w:rPr>
    </w:lvl>
    <w:lvl w:ilvl="8">
      <w:start w:val="1"/>
      <w:numFmt w:val="decimal"/>
      <w:lvlText w:val="%1.%2.%3.%4.%5.%6.%7.%8.%9"/>
      <w:lvlJc w:val="left"/>
      <w:pPr>
        <w:ind w:left="7342" w:hanging="1440"/>
      </w:pPr>
      <w:rPr>
        <w:rFonts w:hint="default"/>
      </w:rPr>
    </w:lvl>
  </w:abstractNum>
  <w:abstractNum w:abstractNumId="8" w15:restartNumberingAfterBreak="0">
    <w:nsid w:val="167F2C96"/>
    <w:multiLevelType w:val="multilevel"/>
    <w:tmpl w:val="4C163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A1AD8"/>
    <w:multiLevelType w:val="multilevel"/>
    <w:tmpl w:val="22C2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74EA9"/>
    <w:multiLevelType w:val="hybridMultilevel"/>
    <w:tmpl w:val="2336143A"/>
    <w:lvl w:ilvl="0" w:tplc="7D0823E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934702"/>
    <w:multiLevelType w:val="hybridMultilevel"/>
    <w:tmpl w:val="1B029B36"/>
    <w:lvl w:ilvl="0" w:tplc="E290359C">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1EB7FC6"/>
    <w:multiLevelType w:val="multilevel"/>
    <w:tmpl w:val="4BF4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852DEE"/>
    <w:multiLevelType w:val="multilevel"/>
    <w:tmpl w:val="FE0C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9A023E"/>
    <w:multiLevelType w:val="multilevel"/>
    <w:tmpl w:val="6FEC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27FCF"/>
    <w:multiLevelType w:val="multilevel"/>
    <w:tmpl w:val="0412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232E1"/>
    <w:multiLevelType w:val="multilevel"/>
    <w:tmpl w:val="FE0CB7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A04BC"/>
    <w:multiLevelType w:val="hybridMultilevel"/>
    <w:tmpl w:val="B16020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DC294A"/>
    <w:multiLevelType w:val="multilevel"/>
    <w:tmpl w:val="51A8321E"/>
    <w:lvl w:ilvl="0">
      <w:start w:val="1"/>
      <w:numFmt w:val="decimal"/>
      <w:lvlText w:val="%1.0"/>
      <w:lvlJc w:val="left"/>
      <w:pPr>
        <w:ind w:left="615" w:hanging="615"/>
      </w:pPr>
      <w:rPr>
        <w:rFonts w:hint="default"/>
      </w:rPr>
    </w:lvl>
    <w:lvl w:ilvl="1">
      <w:start w:val="1"/>
      <w:numFmt w:val="decimal"/>
      <w:lvlText w:val="%1.%2"/>
      <w:lvlJc w:val="left"/>
      <w:pPr>
        <w:ind w:left="1335" w:hanging="61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2EB22E82"/>
    <w:multiLevelType w:val="hybridMultilevel"/>
    <w:tmpl w:val="B82AD2AC"/>
    <w:lvl w:ilvl="0" w:tplc="7CD2E3E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11A7070"/>
    <w:multiLevelType w:val="hybridMultilevel"/>
    <w:tmpl w:val="991895FA"/>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21" w15:restartNumberingAfterBreak="0">
    <w:nsid w:val="348F166A"/>
    <w:multiLevelType w:val="hybridMultilevel"/>
    <w:tmpl w:val="75F234DC"/>
    <w:lvl w:ilvl="0" w:tplc="87AA16D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51B16EF"/>
    <w:multiLevelType w:val="multilevel"/>
    <w:tmpl w:val="E2A0B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FE6781"/>
    <w:multiLevelType w:val="multilevel"/>
    <w:tmpl w:val="FE0C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A50663"/>
    <w:multiLevelType w:val="hybridMultilevel"/>
    <w:tmpl w:val="C150ABC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3C6C491B"/>
    <w:multiLevelType w:val="multilevel"/>
    <w:tmpl w:val="C22EFFBC"/>
    <w:lvl w:ilvl="0">
      <w:start w:val="1"/>
      <w:numFmt w:val="decimal"/>
      <w:lvlText w:val="%1.0"/>
      <w:lvlJc w:val="left"/>
      <w:pPr>
        <w:ind w:left="643" w:hanging="360"/>
      </w:pPr>
      <w:rPr>
        <w:rFonts w:hint="default"/>
      </w:rPr>
    </w:lvl>
    <w:lvl w:ilvl="1">
      <w:start w:val="1"/>
      <w:numFmt w:val="decimal"/>
      <w:lvlText w:val="%1.%2"/>
      <w:lvlJc w:val="left"/>
      <w:pPr>
        <w:ind w:left="1363" w:hanging="360"/>
      </w:pPr>
      <w:rPr>
        <w:rFonts w:hint="default"/>
      </w:rPr>
    </w:lvl>
    <w:lvl w:ilvl="2">
      <w:start w:val="1"/>
      <w:numFmt w:val="decimal"/>
      <w:lvlText w:val="%1.%2.%3"/>
      <w:lvlJc w:val="left"/>
      <w:pPr>
        <w:ind w:left="2443" w:hanging="720"/>
      </w:pPr>
      <w:rPr>
        <w:rFonts w:hint="default"/>
      </w:rPr>
    </w:lvl>
    <w:lvl w:ilvl="3">
      <w:start w:val="1"/>
      <w:numFmt w:val="decimal"/>
      <w:lvlText w:val="%1.%2.%3.%4"/>
      <w:lvlJc w:val="left"/>
      <w:pPr>
        <w:ind w:left="3163" w:hanging="720"/>
      </w:pPr>
      <w:rPr>
        <w:rFonts w:hint="default"/>
      </w:rPr>
    </w:lvl>
    <w:lvl w:ilvl="4">
      <w:start w:val="1"/>
      <w:numFmt w:val="decimal"/>
      <w:lvlText w:val="%1.%2.%3.%4.%5"/>
      <w:lvlJc w:val="left"/>
      <w:pPr>
        <w:ind w:left="4243" w:hanging="1080"/>
      </w:pPr>
      <w:rPr>
        <w:rFonts w:hint="default"/>
      </w:rPr>
    </w:lvl>
    <w:lvl w:ilvl="5">
      <w:start w:val="1"/>
      <w:numFmt w:val="decimal"/>
      <w:lvlText w:val="%1.%2.%3.%4.%5.%6"/>
      <w:lvlJc w:val="left"/>
      <w:pPr>
        <w:ind w:left="4963" w:hanging="1080"/>
      </w:pPr>
      <w:rPr>
        <w:rFonts w:hint="default"/>
      </w:rPr>
    </w:lvl>
    <w:lvl w:ilvl="6">
      <w:start w:val="1"/>
      <w:numFmt w:val="decimal"/>
      <w:lvlText w:val="%1.%2.%3.%4.%5.%6.%7"/>
      <w:lvlJc w:val="left"/>
      <w:pPr>
        <w:ind w:left="6043" w:hanging="1440"/>
      </w:pPr>
      <w:rPr>
        <w:rFonts w:hint="default"/>
      </w:rPr>
    </w:lvl>
    <w:lvl w:ilvl="7">
      <w:start w:val="1"/>
      <w:numFmt w:val="decimal"/>
      <w:lvlText w:val="%1.%2.%3.%4.%5.%6.%7.%8"/>
      <w:lvlJc w:val="left"/>
      <w:pPr>
        <w:ind w:left="6763" w:hanging="1440"/>
      </w:pPr>
      <w:rPr>
        <w:rFonts w:hint="default"/>
      </w:rPr>
    </w:lvl>
    <w:lvl w:ilvl="8">
      <w:start w:val="1"/>
      <w:numFmt w:val="decimal"/>
      <w:lvlText w:val="%1.%2.%3.%4.%5.%6.%7.%8.%9"/>
      <w:lvlJc w:val="left"/>
      <w:pPr>
        <w:ind w:left="7483" w:hanging="1440"/>
      </w:pPr>
      <w:rPr>
        <w:rFonts w:hint="default"/>
      </w:rPr>
    </w:lvl>
  </w:abstractNum>
  <w:abstractNum w:abstractNumId="26" w15:restartNumberingAfterBreak="0">
    <w:nsid w:val="3FAE2A41"/>
    <w:multiLevelType w:val="hybridMultilevel"/>
    <w:tmpl w:val="0AEEB482"/>
    <w:lvl w:ilvl="0" w:tplc="51E89E1C">
      <w:start w:val="3"/>
      <w:numFmt w:val="bullet"/>
      <w:lvlText w:val="-"/>
      <w:lvlJc w:val="left"/>
      <w:pPr>
        <w:ind w:left="720" w:hanging="360"/>
      </w:pPr>
      <w:rPr>
        <w:rFonts w:ascii="Candara Light" w:eastAsiaTheme="minorHAnsi" w:hAnsi="Candara Ligh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92963FA"/>
    <w:multiLevelType w:val="multilevel"/>
    <w:tmpl w:val="7364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B044AC"/>
    <w:multiLevelType w:val="hybridMultilevel"/>
    <w:tmpl w:val="7196E90A"/>
    <w:lvl w:ilvl="0" w:tplc="10090001">
      <w:start w:val="1"/>
      <w:numFmt w:val="bullet"/>
      <w:lvlText w:val=""/>
      <w:lvlJc w:val="left"/>
      <w:pPr>
        <w:ind w:left="643" w:hanging="360"/>
      </w:pPr>
      <w:rPr>
        <w:rFonts w:ascii="Symbol" w:hAnsi="Symbol"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29" w15:restartNumberingAfterBreak="0">
    <w:nsid w:val="4F982F72"/>
    <w:multiLevelType w:val="multilevel"/>
    <w:tmpl w:val="D788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AB3114"/>
    <w:multiLevelType w:val="hybridMultilevel"/>
    <w:tmpl w:val="B894B0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4DC307C"/>
    <w:multiLevelType w:val="multilevel"/>
    <w:tmpl w:val="66DA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5624D0"/>
    <w:multiLevelType w:val="hybridMultilevel"/>
    <w:tmpl w:val="58E81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B714A92"/>
    <w:multiLevelType w:val="hybridMultilevel"/>
    <w:tmpl w:val="65A2573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15:restartNumberingAfterBreak="0">
    <w:nsid w:val="5DD61897"/>
    <w:multiLevelType w:val="hybridMultilevel"/>
    <w:tmpl w:val="450C6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E320073"/>
    <w:multiLevelType w:val="multilevel"/>
    <w:tmpl w:val="FE0C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27472B"/>
    <w:multiLevelType w:val="multilevel"/>
    <w:tmpl w:val="FE0C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C0E6F"/>
    <w:multiLevelType w:val="hybridMultilevel"/>
    <w:tmpl w:val="CE66D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C8170D"/>
    <w:multiLevelType w:val="hybridMultilevel"/>
    <w:tmpl w:val="F9FCE246"/>
    <w:lvl w:ilvl="0" w:tplc="E290359C">
      <w:start w:val="3"/>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705E04B3"/>
    <w:multiLevelType w:val="hybridMultilevel"/>
    <w:tmpl w:val="B094C61C"/>
    <w:lvl w:ilvl="0" w:tplc="23F251A6">
      <w:start w:val="3"/>
      <w:numFmt w:val="bullet"/>
      <w:lvlText w:val="-"/>
      <w:lvlJc w:val="left"/>
      <w:pPr>
        <w:ind w:left="720" w:hanging="360"/>
      </w:pPr>
      <w:rPr>
        <w:rFonts w:ascii="Candara Light" w:eastAsiaTheme="minorHAnsi" w:hAnsi="Candara Ligh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8F51B00"/>
    <w:multiLevelType w:val="hybridMultilevel"/>
    <w:tmpl w:val="50DC6BF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B216370"/>
    <w:multiLevelType w:val="hybridMultilevel"/>
    <w:tmpl w:val="7466E0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48273383">
    <w:abstractNumId w:val="0"/>
  </w:num>
  <w:num w:numId="2" w16cid:durableId="833687760">
    <w:abstractNumId w:val="30"/>
  </w:num>
  <w:num w:numId="3" w16cid:durableId="1635209868">
    <w:abstractNumId w:val="7"/>
  </w:num>
  <w:num w:numId="4" w16cid:durableId="1178344577">
    <w:abstractNumId w:val="25"/>
  </w:num>
  <w:num w:numId="5" w16cid:durableId="1730810620">
    <w:abstractNumId w:val="18"/>
  </w:num>
  <w:num w:numId="6" w16cid:durableId="1325862511">
    <w:abstractNumId w:val="32"/>
  </w:num>
  <w:num w:numId="7" w16cid:durableId="566575993">
    <w:abstractNumId w:val="34"/>
  </w:num>
  <w:num w:numId="8" w16cid:durableId="1382098692">
    <w:abstractNumId w:val="40"/>
  </w:num>
  <w:num w:numId="9" w16cid:durableId="2046362945">
    <w:abstractNumId w:val="11"/>
  </w:num>
  <w:num w:numId="10" w16cid:durableId="469590584">
    <w:abstractNumId w:val="38"/>
  </w:num>
  <w:num w:numId="11" w16cid:durableId="654526604">
    <w:abstractNumId w:val="3"/>
  </w:num>
  <w:num w:numId="12" w16cid:durableId="13463641">
    <w:abstractNumId w:val="4"/>
  </w:num>
  <w:num w:numId="13" w16cid:durableId="1805922454">
    <w:abstractNumId w:val="20"/>
  </w:num>
  <w:num w:numId="14" w16cid:durableId="458762521">
    <w:abstractNumId w:val="41"/>
  </w:num>
  <w:num w:numId="15" w16cid:durableId="105004369">
    <w:abstractNumId w:val="23"/>
  </w:num>
  <w:num w:numId="16" w16cid:durableId="500582633">
    <w:abstractNumId w:val="2"/>
  </w:num>
  <w:num w:numId="17" w16cid:durableId="124932579">
    <w:abstractNumId w:val="17"/>
  </w:num>
  <w:num w:numId="18" w16cid:durableId="171146570">
    <w:abstractNumId w:val="35"/>
  </w:num>
  <w:num w:numId="19" w16cid:durableId="54397438">
    <w:abstractNumId w:val="13"/>
  </w:num>
  <w:num w:numId="20" w16cid:durableId="560410467">
    <w:abstractNumId w:val="16"/>
  </w:num>
  <w:num w:numId="21" w16cid:durableId="354774324">
    <w:abstractNumId w:val="36"/>
  </w:num>
  <w:num w:numId="22" w16cid:durableId="1013452981">
    <w:abstractNumId w:val="39"/>
  </w:num>
  <w:num w:numId="23" w16cid:durableId="519777383">
    <w:abstractNumId w:val="24"/>
  </w:num>
  <w:num w:numId="24" w16cid:durableId="1200045068">
    <w:abstractNumId w:val="1"/>
  </w:num>
  <w:num w:numId="25" w16cid:durableId="1525051398">
    <w:abstractNumId w:val="29"/>
  </w:num>
  <w:num w:numId="26" w16cid:durableId="1397699608">
    <w:abstractNumId w:val="6"/>
  </w:num>
  <w:num w:numId="27" w16cid:durableId="1451702196">
    <w:abstractNumId w:val="22"/>
  </w:num>
  <w:num w:numId="28" w16cid:durableId="1903370741">
    <w:abstractNumId w:val="8"/>
  </w:num>
  <w:num w:numId="29" w16cid:durableId="381952272">
    <w:abstractNumId w:val="9"/>
  </w:num>
  <w:num w:numId="30" w16cid:durableId="72241068">
    <w:abstractNumId w:val="31"/>
  </w:num>
  <w:num w:numId="31" w16cid:durableId="270472927">
    <w:abstractNumId w:val="14"/>
  </w:num>
  <w:num w:numId="32" w16cid:durableId="1311052887">
    <w:abstractNumId w:val="5"/>
  </w:num>
  <w:num w:numId="33" w16cid:durableId="1347173382">
    <w:abstractNumId w:val="12"/>
  </w:num>
  <w:num w:numId="34" w16cid:durableId="240484254">
    <w:abstractNumId w:val="27"/>
  </w:num>
  <w:num w:numId="35" w16cid:durableId="1453788564">
    <w:abstractNumId w:val="26"/>
  </w:num>
  <w:num w:numId="36" w16cid:durableId="226041503">
    <w:abstractNumId w:val="33"/>
  </w:num>
  <w:num w:numId="37" w16cid:durableId="1774204910">
    <w:abstractNumId w:val="15"/>
  </w:num>
  <w:num w:numId="38" w16cid:durableId="1982034601">
    <w:abstractNumId w:val="21"/>
  </w:num>
  <w:num w:numId="39" w16cid:durableId="1535844092">
    <w:abstractNumId w:val="28"/>
  </w:num>
  <w:num w:numId="40" w16cid:durableId="423308624">
    <w:abstractNumId w:val="19"/>
  </w:num>
  <w:num w:numId="41" w16cid:durableId="1542093588">
    <w:abstractNumId w:val="10"/>
  </w:num>
  <w:num w:numId="42" w16cid:durableId="173141900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skovy, Andrew M">
    <w15:presenceInfo w15:providerId="AD" w15:userId="S::AndrewMLaskovy@Eaton.com::9c7cc92f-ba05-45d4-8a71-ac3dc89d5bdc"/>
  </w15:person>
  <w15:person w15:author="Feng, Eric">
    <w15:presenceInfo w15:providerId="AD" w15:userId="S::EricFeng1@eaton.com::c40cf75b-f11f-4603-b87e-7cec9e3c51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41"/>
    <w:rsid w:val="00000A95"/>
    <w:rsid w:val="00000C1D"/>
    <w:rsid w:val="00002430"/>
    <w:rsid w:val="0000290C"/>
    <w:rsid w:val="00002B05"/>
    <w:rsid w:val="000039AE"/>
    <w:rsid w:val="00004307"/>
    <w:rsid w:val="000048C7"/>
    <w:rsid w:val="00004A56"/>
    <w:rsid w:val="00004B1E"/>
    <w:rsid w:val="000053B8"/>
    <w:rsid w:val="00005AC3"/>
    <w:rsid w:val="0000605A"/>
    <w:rsid w:val="00007525"/>
    <w:rsid w:val="000079D9"/>
    <w:rsid w:val="00010241"/>
    <w:rsid w:val="00010364"/>
    <w:rsid w:val="000107DF"/>
    <w:rsid w:val="00010895"/>
    <w:rsid w:val="00010AAC"/>
    <w:rsid w:val="00011C16"/>
    <w:rsid w:val="00011EF0"/>
    <w:rsid w:val="00012FBF"/>
    <w:rsid w:val="000147AE"/>
    <w:rsid w:val="000155B4"/>
    <w:rsid w:val="00016271"/>
    <w:rsid w:val="000162E2"/>
    <w:rsid w:val="00016522"/>
    <w:rsid w:val="00017427"/>
    <w:rsid w:val="000175F4"/>
    <w:rsid w:val="00017D15"/>
    <w:rsid w:val="00020D1F"/>
    <w:rsid w:val="00021F90"/>
    <w:rsid w:val="00023DFA"/>
    <w:rsid w:val="00024C2B"/>
    <w:rsid w:val="000254AB"/>
    <w:rsid w:val="00025ABD"/>
    <w:rsid w:val="00025CB8"/>
    <w:rsid w:val="00026724"/>
    <w:rsid w:val="00027118"/>
    <w:rsid w:val="000272CB"/>
    <w:rsid w:val="00027918"/>
    <w:rsid w:val="00030F8C"/>
    <w:rsid w:val="0003152A"/>
    <w:rsid w:val="000317D0"/>
    <w:rsid w:val="00031A6E"/>
    <w:rsid w:val="00031E01"/>
    <w:rsid w:val="00031F2A"/>
    <w:rsid w:val="000323C9"/>
    <w:rsid w:val="00032C2F"/>
    <w:rsid w:val="000330E8"/>
    <w:rsid w:val="000333ED"/>
    <w:rsid w:val="00034CEB"/>
    <w:rsid w:val="00034D1F"/>
    <w:rsid w:val="0003537C"/>
    <w:rsid w:val="0003571A"/>
    <w:rsid w:val="000357EB"/>
    <w:rsid w:val="00035D34"/>
    <w:rsid w:val="00035FA3"/>
    <w:rsid w:val="000361B4"/>
    <w:rsid w:val="000366FC"/>
    <w:rsid w:val="00037762"/>
    <w:rsid w:val="000404E7"/>
    <w:rsid w:val="00040CD5"/>
    <w:rsid w:val="00040E47"/>
    <w:rsid w:val="00041997"/>
    <w:rsid w:val="00042763"/>
    <w:rsid w:val="00043E46"/>
    <w:rsid w:val="000443A6"/>
    <w:rsid w:val="00044606"/>
    <w:rsid w:val="00045217"/>
    <w:rsid w:val="000459FA"/>
    <w:rsid w:val="00045C1D"/>
    <w:rsid w:val="00050302"/>
    <w:rsid w:val="000503F6"/>
    <w:rsid w:val="00050B6B"/>
    <w:rsid w:val="00051BDA"/>
    <w:rsid w:val="00051C79"/>
    <w:rsid w:val="00051CE6"/>
    <w:rsid w:val="000533AE"/>
    <w:rsid w:val="000540A0"/>
    <w:rsid w:val="000540D0"/>
    <w:rsid w:val="000549C7"/>
    <w:rsid w:val="00054E6B"/>
    <w:rsid w:val="00055018"/>
    <w:rsid w:val="00056719"/>
    <w:rsid w:val="00056B2F"/>
    <w:rsid w:val="00057A6C"/>
    <w:rsid w:val="0006051D"/>
    <w:rsid w:val="000615E3"/>
    <w:rsid w:val="00061BD5"/>
    <w:rsid w:val="00061C64"/>
    <w:rsid w:val="00062222"/>
    <w:rsid w:val="00062749"/>
    <w:rsid w:val="00062952"/>
    <w:rsid w:val="00063207"/>
    <w:rsid w:val="000632AB"/>
    <w:rsid w:val="0006389B"/>
    <w:rsid w:val="000638BB"/>
    <w:rsid w:val="000639F5"/>
    <w:rsid w:val="00063DCF"/>
    <w:rsid w:val="000643C0"/>
    <w:rsid w:val="0006465B"/>
    <w:rsid w:val="00065C2B"/>
    <w:rsid w:val="00065D42"/>
    <w:rsid w:val="0006600C"/>
    <w:rsid w:val="000660DC"/>
    <w:rsid w:val="00066928"/>
    <w:rsid w:val="00066F90"/>
    <w:rsid w:val="00067522"/>
    <w:rsid w:val="0006752B"/>
    <w:rsid w:val="00070BEB"/>
    <w:rsid w:val="00070C54"/>
    <w:rsid w:val="00071273"/>
    <w:rsid w:val="00071375"/>
    <w:rsid w:val="000714AD"/>
    <w:rsid w:val="0007230C"/>
    <w:rsid w:val="0007254D"/>
    <w:rsid w:val="00072B39"/>
    <w:rsid w:val="00072FC5"/>
    <w:rsid w:val="00073530"/>
    <w:rsid w:val="000738DA"/>
    <w:rsid w:val="00073B0C"/>
    <w:rsid w:val="00073C9E"/>
    <w:rsid w:val="00073D5C"/>
    <w:rsid w:val="00073E0E"/>
    <w:rsid w:val="00074675"/>
    <w:rsid w:val="0007556B"/>
    <w:rsid w:val="00075B5F"/>
    <w:rsid w:val="000776F0"/>
    <w:rsid w:val="000777FE"/>
    <w:rsid w:val="00077BC8"/>
    <w:rsid w:val="000804A2"/>
    <w:rsid w:val="0008087F"/>
    <w:rsid w:val="00080B1F"/>
    <w:rsid w:val="00081C3C"/>
    <w:rsid w:val="00082149"/>
    <w:rsid w:val="0008229B"/>
    <w:rsid w:val="0008229C"/>
    <w:rsid w:val="000826CB"/>
    <w:rsid w:val="0008376F"/>
    <w:rsid w:val="00083F9D"/>
    <w:rsid w:val="00084134"/>
    <w:rsid w:val="00084BE6"/>
    <w:rsid w:val="00085325"/>
    <w:rsid w:val="00086C33"/>
    <w:rsid w:val="00086C3D"/>
    <w:rsid w:val="0008762D"/>
    <w:rsid w:val="0008787C"/>
    <w:rsid w:val="0008795A"/>
    <w:rsid w:val="00087B7E"/>
    <w:rsid w:val="0009003F"/>
    <w:rsid w:val="00090329"/>
    <w:rsid w:val="00090EA9"/>
    <w:rsid w:val="000918A6"/>
    <w:rsid w:val="00091DB7"/>
    <w:rsid w:val="00092BAD"/>
    <w:rsid w:val="00093023"/>
    <w:rsid w:val="00093ED2"/>
    <w:rsid w:val="00094285"/>
    <w:rsid w:val="00094788"/>
    <w:rsid w:val="00094F7B"/>
    <w:rsid w:val="00094FB3"/>
    <w:rsid w:val="0009505F"/>
    <w:rsid w:val="00095558"/>
    <w:rsid w:val="000956EB"/>
    <w:rsid w:val="000973FA"/>
    <w:rsid w:val="00097E21"/>
    <w:rsid w:val="000A0C50"/>
    <w:rsid w:val="000A0E83"/>
    <w:rsid w:val="000A1662"/>
    <w:rsid w:val="000A19F8"/>
    <w:rsid w:val="000A20C2"/>
    <w:rsid w:val="000A2D3E"/>
    <w:rsid w:val="000A2E9F"/>
    <w:rsid w:val="000A33F7"/>
    <w:rsid w:val="000A3969"/>
    <w:rsid w:val="000A41EB"/>
    <w:rsid w:val="000A42C3"/>
    <w:rsid w:val="000A4955"/>
    <w:rsid w:val="000A4FE7"/>
    <w:rsid w:val="000A5593"/>
    <w:rsid w:val="000A56D5"/>
    <w:rsid w:val="000A61FB"/>
    <w:rsid w:val="000A6228"/>
    <w:rsid w:val="000A7775"/>
    <w:rsid w:val="000A7A13"/>
    <w:rsid w:val="000B02AE"/>
    <w:rsid w:val="000B069A"/>
    <w:rsid w:val="000B0FD4"/>
    <w:rsid w:val="000B18F0"/>
    <w:rsid w:val="000B29DC"/>
    <w:rsid w:val="000B2A84"/>
    <w:rsid w:val="000B2C3A"/>
    <w:rsid w:val="000B2F45"/>
    <w:rsid w:val="000B3316"/>
    <w:rsid w:val="000B33C2"/>
    <w:rsid w:val="000B35C7"/>
    <w:rsid w:val="000B41D2"/>
    <w:rsid w:val="000B41EF"/>
    <w:rsid w:val="000B4ADF"/>
    <w:rsid w:val="000B60CA"/>
    <w:rsid w:val="000B6ADA"/>
    <w:rsid w:val="000B6DBE"/>
    <w:rsid w:val="000B7B81"/>
    <w:rsid w:val="000C07E4"/>
    <w:rsid w:val="000C0A3A"/>
    <w:rsid w:val="000C0DA0"/>
    <w:rsid w:val="000C0F24"/>
    <w:rsid w:val="000C243E"/>
    <w:rsid w:val="000C27BE"/>
    <w:rsid w:val="000C35EA"/>
    <w:rsid w:val="000C3A23"/>
    <w:rsid w:val="000C3D09"/>
    <w:rsid w:val="000C3EE3"/>
    <w:rsid w:val="000C4F69"/>
    <w:rsid w:val="000C5FAE"/>
    <w:rsid w:val="000C723D"/>
    <w:rsid w:val="000C7319"/>
    <w:rsid w:val="000C7439"/>
    <w:rsid w:val="000D0383"/>
    <w:rsid w:val="000D04B1"/>
    <w:rsid w:val="000D08AF"/>
    <w:rsid w:val="000D137D"/>
    <w:rsid w:val="000D1CBB"/>
    <w:rsid w:val="000D1D2E"/>
    <w:rsid w:val="000D2387"/>
    <w:rsid w:val="000D2559"/>
    <w:rsid w:val="000D2CA6"/>
    <w:rsid w:val="000D4083"/>
    <w:rsid w:val="000D4D0F"/>
    <w:rsid w:val="000D5E91"/>
    <w:rsid w:val="000D6721"/>
    <w:rsid w:val="000E0422"/>
    <w:rsid w:val="000E0520"/>
    <w:rsid w:val="000E070E"/>
    <w:rsid w:val="000E0B32"/>
    <w:rsid w:val="000E130D"/>
    <w:rsid w:val="000E1FB2"/>
    <w:rsid w:val="000E2271"/>
    <w:rsid w:val="000E2E43"/>
    <w:rsid w:val="000E31A0"/>
    <w:rsid w:val="000E3633"/>
    <w:rsid w:val="000E3C5E"/>
    <w:rsid w:val="000E3F03"/>
    <w:rsid w:val="000E3F59"/>
    <w:rsid w:val="000E40E8"/>
    <w:rsid w:val="000E5238"/>
    <w:rsid w:val="000E5487"/>
    <w:rsid w:val="000E59ED"/>
    <w:rsid w:val="000E5D38"/>
    <w:rsid w:val="000E5DAA"/>
    <w:rsid w:val="000E5E52"/>
    <w:rsid w:val="000E6F83"/>
    <w:rsid w:val="000E7023"/>
    <w:rsid w:val="000E723D"/>
    <w:rsid w:val="000F07D2"/>
    <w:rsid w:val="000F0925"/>
    <w:rsid w:val="000F0CC0"/>
    <w:rsid w:val="000F221B"/>
    <w:rsid w:val="000F2FF2"/>
    <w:rsid w:val="000F3143"/>
    <w:rsid w:val="000F3441"/>
    <w:rsid w:val="000F34CC"/>
    <w:rsid w:val="000F3517"/>
    <w:rsid w:val="000F3797"/>
    <w:rsid w:val="000F381D"/>
    <w:rsid w:val="000F449D"/>
    <w:rsid w:val="000F44EA"/>
    <w:rsid w:val="000F46B1"/>
    <w:rsid w:val="000F6294"/>
    <w:rsid w:val="000F67E4"/>
    <w:rsid w:val="000F6DF5"/>
    <w:rsid w:val="001000E3"/>
    <w:rsid w:val="001008E0"/>
    <w:rsid w:val="00100CAE"/>
    <w:rsid w:val="00100E00"/>
    <w:rsid w:val="00101D66"/>
    <w:rsid w:val="00101FB2"/>
    <w:rsid w:val="00102363"/>
    <w:rsid w:val="00102EDA"/>
    <w:rsid w:val="0010305E"/>
    <w:rsid w:val="001041AB"/>
    <w:rsid w:val="00104242"/>
    <w:rsid w:val="00104243"/>
    <w:rsid w:val="001047D7"/>
    <w:rsid w:val="00104987"/>
    <w:rsid w:val="001058A0"/>
    <w:rsid w:val="00106389"/>
    <w:rsid w:val="00106D1E"/>
    <w:rsid w:val="00107E19"/>
    <w:rsid w:val="0011177C"/>
    <w:rsid w:val="00112799"/>
    <w:rsid w:val="001129C7"/>
    <w:rsid w:val="00112AB0"/>
    <w:rsid w:val="00113168"/>
    <w:rsid w:val="00113FED"/>
    <w:rsid w:val="0011488D"/>
    <w:rsid w:val="0011502A"/>
    <w:rsid w:val="00115951"/>
    <w:rsid w:val="001160A9"/>
    <w:rsid w:val="00116E07"/>
    <w:rsid w:val="00117FE2"/>
    <w:rsid w:val="001214BA"/>
    <w:rsid w:val="0012186A"/>
    <w:rsid w:val="00121B9F"/>
    <w:rsid w:val="0012200C"/>
    <w:rsid w:val="0012283C"/>
    <w:rsid w:val="00122A1B"/>
    <w:rsid w:val="00123BA5"/>
    <w:rsid w:val="001241B3"/>
    <w:rsid w:val="001243F4"/>
    <w:rsid w:val="00125232"/>
    <w:rsid w:val="00125619"/>
    <w:rsid w:val="00125F3B"/>
    <w:rsid w:val="00126DCD"/>
    <w:rsid w:val="00130E48"/>
    <w:rsid w:val="00131221"/>
    <w:rsid w:val="0013198B"/>
    <w:rsid w:val="001329FB"/>
    <w:rsid w:val="00132AB0"/>
    <w:rsid w:val="00133033"/>
    <w:rsid w:val="001338F5"/>
    <w:rsid w:val="00134011"/>
    <w:rsid w:val="0013412F"/>
    <w:rsid w:val="00134364"/>
    <w:rsid w:val="00134569"/>
    <w:rsid w:val="00134E55"/>
    <w:rsid w:val="001357FD"/>
    <w:rsid w:val="00135AD2"/>
    <w:rsid w:val="00135FA0"/>
    <w:rsid w:val="0013607C"/>
    <w:rsid w:val="00136D39"/>
    <w:rsid w:val="00137EF6"/>
    <w:rsid w:val="001402DF"/>
    <w:rsid w:val="00141A5D"/>
    <w:rsid w:val="00141A86"/>
    <w:rsid w:val="00141E1D"/>
    <w:rsid w:val="00143855"/>
    <w:rsid w:val="0014418F"/>
    <w:rsid w:val="00144D47"/>
    <w:rsid w:val="00145523"/>
    <w:rsid w:val="00145BFD"/>
    <w:rsid w:val="00146551"/>
    <w:rsid w:val="0014692C"/>
    <w:rsid w:val="00146C2C"/>
    <w:rsid w:val="00146EC5"/>
    <w:rsid w:val="001470EB"/>
    <w:rsid w:val="001471D6"/>
    <w:rsid w:val="00150858"/>
    <w:rsid w:val="00150A86"/>
    <w:rsid w:val="00150BB5"/>
    <w:rsid w:val="00150DE8"/>
    <w:rsid w:val="00151082"/>
    <w:rsid w:val="00151FD9"/>
    <w:rsid w:val="0015273F"/>
    <w:rsid w:val="00152D7D"/>
    <w:rsid w:val="00152F3D"/>
    <w:rsid w:val="00153014"/>
    <w:rsid w:val="00153646"/>
    <w:rsid w:val="00153F5D"/>
    <w:rsid w:val="00153F8B"/>
    <w:rsid w:val="00154117"/>
    <w:rsid w:val="0015417E"/>
    <w:rsid w:val="00154411"/>
    <w:rsid w:val="001548A7"/>
    <w:rsid w:val="001566FE"/>
    <w:rsid w:val="001567E5"/>
    <w:rsid w:val="001569F2"/>
    <w:rsid w:val="00156A70"/>
    <w:rsid w:val="001604FB"/>
    <w:rsid w:val="001607D4"/>
    <w:rsid w:val="001624D8"/>
    <w:rsid w:val="001630E8"/>
    <w:rsid w:val="001640DA"/>
    <w:rsid w:val="00164E0E"/>
    <w:rsid w:val="00165921"/>
    <w:rsid w:val="00166C15"/>
    <w:rsid w:val="00167645"/>
    <w:rsid w:val="001679B5"/>
    <w:rsid w:val="00167F68"/>
    <w:rsid w:val="0017084C"/>
    <w:rsid w:val="00170B7A"/>
    <w:rsid w:val="00171572"/>
    <w:rsid w:val="001724F3"/>
    <w:rsid w:val="00172BCF"/>
    <w:rsid w:val="00173996"/>
    <w:rsid w:val="00174844"/>
    <w:rsid w:val="0017551E"/>
    <w:rsid w:val="00175AFE"/>
    <w:rsid w:val="00175B11"/>
    <w:rsid w:val="00175E04"/>
    <w:rsid w:val="00176C8C"/>
    <w:rsid w:val="00177524"/>
    <w:rsid w:val="00177591"/>
    <w:rsid w:val="00177767"/>
    <w:rsid w:val="00181987"/>
    <w:rsid w:val="00181B54"/>
    <w:rsid w:val="00182915"/>
    <w:rsid w:val="001832CF"/>
    <w:rsid w:val="0018370D"/>
    <w:rsid w:val="0018454F"/>
    <w:rsid w:val="0018571E"/>
    <w:rsid w:val="0018575C"/>
    <w:rsid w:val="00185B98"/>
    <w:rsid w:val="00186089"/>
    <w:rsid w:val="00186C33"/>
    <w:rsid w:val="00187277"/>
    <w:rsid w:val="00187287"/>
    <w:rsid w:val="001874AF"/>
    <w:rsid w:val="001878E3"/>
    <w:rsid w:val="0018795E"/>
    <w:rsid w:val="00187D91"/>
    <w:rsid w:val="00190B49"/>
    <w:rsid w:val="00190F80"/>
    <w:rsid w:val="00191040"/>
    <w:rsid w:val="00191A32"/>
    <w:rsid w:val="00193507"/>
    <w:rsid w:val="00193D1A"/>
    <w:rsid w:val="00194AB2"/>
    <w:rsid w:val="0019554F"/>
    <w:rsid w:val="0019613A"/>
    <w:rsid w:val="001A0B76"/>
    <w:rsid w:val="001A18CB"/>
    <w:rsid w:val="001A1BD4"/>
    <w:rsid w:val="001A1E0A"/>
    <w:rsid w:val="001A33DB"/>
    <w:rsid w:val="001A3432"/>
    <w:rsid w:val="001A44FC"/>
    <w:rsid w:val="001A52FF"/>
    <w:rsid w:val="001A58A5"/>
    <w:rsid w:val="001A608D"/>
    <w:rsid w:val="001A632F"/>
    <w:rsid w:val="001A6C6D"/>
    <w:rsid w:val="001A767F"/>
    <w:rsid w:val="001A7E35"/>
    <w:rsid w:val="001B019D"/>
    <w:rsid w:val="001B0364"/>
    <w:rsid w:val="001B058B"/>
    <w:rsid w:val="001B0C24"/>
    <w:rsid w:val="001B0CA1"/>
    <w:rsid w:val="001B12E6"/>
    <w:rsid w:val="001B1C4F"/>
    <w:rsid w:val="001B3B1B"/>
    <w:rsid w:val="001B3D32"/>
    <w:rsid w:val="001B5A01"/>
    <w:rsid w:val="001B5BBE"/>
    <w:rsid w:val="001B6F72"/>
    <w:rsid w:val="001B7F7A"/>
    <w:rsid w:val="001C0BD5"/>
    <w:rsid w:val="001C12F1"/>
    <w:rsid w:val="001C1A9B"/>
    <w:rsid w:val="001C1C80"/>
    <w:rsid w:val="001C277D"/>
    <w:rsid w:val="001C2B9F"/>
    <w:rsid w:val="001C3144"/>
    <w:rsid w:val="001C3261"/>
    <w:rsid w:val="001C4078"/>
    <w:rsid w:val="001C42C5"/>
    <w:rsid w:val="001C46D2"/>
    <w:rsid w:val="001C5F59"/>
    <w:rsid w:val="001C7DA8"/>
    <w:rsid w:val="001D03F8"/>
    <w:rsid w:val="001D08B5"/>
    <w:rsid w:val="001D0D01"/>
    <w:rsid w:val="001D0D84"/>
    <w:rsid w:val="001D1D8A"/>
    <w:rsid w:val="001D3B00"/>
    <w:rsid w:val="001D3B17"/>
    <w:rsid w:val="001D3C0D"/>
    <w:rsid w:val="001D3C7E"/>
    <w:rsid w:val="001D4028"/>
    <w:rsid w:val="001D42CE"/>
    <w:rsid w:val="001D4A56"/>
    <w:rsid w:val="001D5109"/>
    <w:rsid w:val="001D60EE"/>
    <w:rsid w:val="001D636D"/>
    <w:rsid w:val="001D637E"/>
    <w:rsid w:val="001D7DD9"/>
    <w:rsid w:val="001E07E6"/>
    <w:rsid w:val="001E18B8"/>
    <w:rsid w:val="001E20DD"/>
    <w:rsid w:val="001E27EA"/>
    <w:rsid w:val="001E2867"/>
    <w:rsid w:val="001E2A98"/>
    <w:rsid w:val="001E3931"/>
    <w:rsid w:val="001E430C"/>
    <w:rsid w:val="001E4888"/>
    <w:rsid w:val="001E4893"/>
    <w:rsid w:val="001E58DE"/>
    <w:rsid w:val="001E6329"/>
    <w:rsid w:val="001E6733"/>
    <w:rsid w:val="001E69D0"/>
    <w:rsid w:val="001E7176"/>
    <w:rsid w:val="001E72CC"/>
    <w:rsid w:val="001E7C22"/>
    <w:rsid w:val="001E7CE8"/>
    <w:rsid w:val="001F0168"/>
    <w:rsid w:val="001F0CFF"/>
    <w:rsid w:val="001F0DC2"/>
    <w:rsid w:val="001F0FA1"/>
    <w:rsid w:val="001F102E"/>
    <w:rsid w:val="001F1696"/>
    <w:rsid w:val="001F1B0F"/>
    <w:rsid w:val="001F1D71"/>
    <w:rsid w:val="001F2274"/>
    <w:rsid w:val="001F2758"/>
    <w:rsid w:val="001F3687"/>
    <w:rsid w:val="001F36E5"/>
    <w:rsid w:val="001F3834"/>
    <w:rsid w:val="001F39A7"/>
    <w:rsid w:val="001F39B4"/>
    <w:rsid w:val="001F3B8D"/>
    <w:rsid w:val="001F3B98"/>
    <w:rsid w:val="001F5667"/>
    <w:rsid w:val="001F5D47"/>
    <w:rsid w:val="001F6253"/>
    <w:rsid w:val="001F7220"/>
    <w:rsid w:val="001F7531"/>
    <w:rsid w:val="001F79C9"/>
    <w:rsid w:val="00200238"/>
    <w:rsid w:val="00200601"/>
    <w:rsid w:val="002006C3"/>
    <w:rsid w:val="00200BDB"/>
    <w:rsid w:val="0020140F"/>
    <w:rsid w:val="00201570"/>
    <w:rsid w:val="0020160C"/>
    <w:rsid w:val="00202369"/>
    <w:rsid w:val="00202680"/>
    <w:rsid w:val="002029C2"/>
    <w:rsid w:val="00202B30"/>
    <w:rsid w:val="00202D18"/>
    <w:rsid w:val="00202FE0"/>
    <w:rsid w:val="002031CF"/>
    <w:rsid w:val="00203688"/>
    <w:rsid w:val="00205796"/>
    <w:rsid w:val="0020622A"/>
    <w:rsid w:val="002078C0"/>
    <w:rsid w:val="002105CB"/>
    <w:rsid w:val="002119AC"/>
    <w:rsid w:val="00211D99"/>
    <w:rsid w:val="00212036"/>
    <w:rsid w:val="002125C8"/>
    <w:rsid w:val="00212A1C"/>
    <w:rsid w:val="00212CE8"/>
    <w:rsid w:val="002131FB"/>
    <w:rsid w:val="00213638"/>
    <w:rsid w:val="0021390B"/>
    <w:rsid w:val="002139C9"/>
    <w:rsid w:val="00213C58"/>
    <w:rsid w:val="00213CB4"/>
    <w:rsid w:val="00214AFD"/>
    <w:rsid w:val="00214C4D"/>
    <w:rsid w:val="00215109"/>
    <w:rsid w:val="002154B7"/>
    <w:rsid w:val="00216F5A"/>
    <w:rsid w:val="002178B3"/>
    <w:rsid w:val="00217B2C"/>
    <w:rsid w:val="00217C2F"/>
    <w:rsid w:val="00217E82"/>
    <w:rsid w:val="00220336"/>
    <w:rsid w:val="002203FB"/>
    <w:rsid w:val="00220539"/>
    <w:rsid w:val="00220A3D"/>
    <w:rsid w:val="00220B48"/>
    <w:rsid w:val="0022133F"/>
    <w:rsid w:val="00221765"/>
    <w:rsid w:val="0022260F"/>
    <w:rsid w:val="002227EF"/>
    <w:rsid w:val="00223CF6"/>
    <w:rsid w:val="00224C09"/>
    <w:rsid w:val="00224E29"/>
    <w:rsid w:val="00225D24"/>
    <w:rsid w:val="002265EE"/>
    <w:rsid w:val="002266C2"/>
    <w:rsid w:val="0022694F"/>
    <w:rsid w:val="00226D09"/>
    <w:rsid w:val="00227820"/>
    <w:rsid w:val="00230300"/>
    <w:rsid w:val="00231110"/>
    <w:rsid w:val="00232104"/>
    <w:rsid w:val="002323F3"/>
    <w:rsid w:val="00232AB0"/>
    <w:rsid w:val="00232E4F"/>
    <w:rsid w:val="002332AD"/>
    <w:rsid w:val="0023350E"/>
    <w:rsid w:val="00233A8C"/>
    <w:rsid w:val="00233E84"/>
    <w:rsid w:val="00234327"/>
    <w:rsid w:val="00234CA5"/>
    <w:rsid w:val="00235565"/>
    <w:rsid w:val="0023706F"/>
    <w:rsid w:val="002404B5"/>
    <w:rsid w:val="00240A42"/>
    <w:rsid w:val="00241568"/>
    <w:rsid w:val="002419BD"/>
    <w:rsid w:val="00242803"/>
    <w:rsid w:val="00243063"/>
    <w:rsid w:val="0024307B"/>
    <w:rsid w:val="00243404"/>
    <w:rsid w:val="00243568"/>
    <w:rsid w:val="00243AB9"/>
    <w:rsid w:val="00244199"/>
    <w:rsid w:val="002441A9"/>
    <w:rsid w:val="002443FE"/>
    <w:rsid w:val="0024484B"/>
    <w:rsid w:val="00244D06"/>
    <w:rsid w:val="0024506A"/>
    <w:rsid w:val="00245304"/>
    <w:rsid w:val="002453F0"/>
    <w:rsid w:val="00245B55"/>
    <w:rsid w:val="00245EBE"/>
    <w:rsid w:val="00246774"/>
    <w:rsid w:val="00246E46"/>
    <w:rsid w:val="0024704E"/>
    <w:rsid w:val="00247C14"/>
    <w:rsid w:val="00247F68"/>
    <w:rsid w:val="00251219"/>
    <w:rsid w:val="002516ED"/>
    <w:rsid w:val="00251777"/>
    <w:rsid w:val="0025303C"/>
    <w:rsid w:val="002531ED"/>
    <w:rsid w:val="002558AF"/>
    <w:rsid w:val="00255A45"/>
    <w:rsid w:val="0025630C"/>
    <w:rsid w:val="00256560"/>
    <w:rsid w:val="00256C0F"/>
    <w:rsid w:val="00260292"/>
    <w:rsid w:val="002606F6"/>
    <w:rsid w:val="002608F5"/>
    <w:rsid w:val="0026154B"/>
    <w:rsid w:val="00261779"/>
    <w:rsid w:val="002620C4"/>
    <w:rsid w:val="002649ED"/>
    <w:rsid w:val="00264C66"/>
    <w:rsid w:val="00264E26"/>
    <w:rsid w:val="00265061"/>
    <w:rsid w:val="00265CA3"/>
    <w:rsid w:val="0026697C"/>
    <w:rsid w:val="00266AF0"/>
    <w:rsid w:val="00266E85"/>
    <w:rsid w:val="00266F6C"/>
    <w:rsid w:val="00266FCA"/>
    <w:rsid w:val="0026708F"/>
    <w:rsid w:val="00267C01"/>
    <w:rsid w:val="00267E9E"/>
    <w:rsid w:val="0027215B"/>
    <w:rsid w:val="00272445"/>
    <w:rsid w:val="0027273C"/>
    <w:rsid w:val="00272D36"/>
    <w:rsid w:val="00272E2F"/>
    <w:rsid w:val="002734BB"/>
    <w:rsid w:val="00273678"/>
    <w:rsid w:val="00273E00"/>
    <w:rsid w:val="00274EEA"/>
    <w:rsid w:val="00274F44"/>
    <w:rsid w:val="00274F81"/>
    <w:rsid w:val="00275034"/>
    <w:rsid w:val="0027580C"/>
    <w:rsid w:val="00275916"/>
    <w:rsid w:val="00275B04"/>
    <w:rsid w:val="00276B17"/>
    <w:rsid w:val="0028132F"/>
    <w:rsid w:val="00281BEF"/>
    <w:rsid w:val="002820AB"/>
    <w:rsid w:val="00283A11"/>
    <w:rsid w:val="00283B2F"/>
    <w:rsid w:val="002841A8"/>
    <w:rsid w:val="00284746"/>
    <w:rsid w:val="00284845"/>
    <w:rsid w:val="00284AF4"/>
    <w:rsid w:val="00285539"/>
    <w:rsid w:val="00285872"/>
    <w:rsid w:val="00285A3F"/>
    <w:rsid w:val="002869E4"/>
    <w:rsid w:val="00286A8D"/>
    <w:rsid w:val="0029051E"/>
    <w:rsid w:val="00290E93"/>
    <w:rsid w:val="0029182B"/>
    <w:rsid w:val="00291BD3"/>
    <w:rsid w:val="00291F18"/>
    <w:rsid w:val="00292053"/>
    <w:rsid w:val="0029249E"/>
    <w:rsid w:val="00292542"/>
    <w:rsid w:val="0029365B"/>
    <w:rsid w:val="00294289"/>
    <w:rsid w:val="00294B2B"/>
    <w:rsid w:val="002963CA"/>
    <w:rsid w:val="00296753"/>
    <w:rsid w:val="00296B27"/>
    <w:rsid w:val="0029741A"/>
    <w:rsid w:val="002974F1"/>
    <w:rsid w:val="002977AD"/>
    <w:rsid w:val="002977B4"/>
    <w:rsid w:val="002A266C"/>
    <w:rsid w:val="002A33D1"/>
    <w:rsid w:val="002A3782"/>
    <w:rsid w:val="002A3811"/>
    <w:rsid w:val="002A3E39"/>
    <w:rsid w:val="002A4241"/>
    <w:rsid w:val="002A43F4"/>
    <w:rsid w:val="002A456C"/>
    <w:rsid w:val="002A5F5E"/>
    <w:rsid w:val="002A6809"/>
    <w:rsid w:val="002A78AB"/>
    <w:rsid w:val="002B07AF"/>
    <w:rsid w:val="002B0CB4"/>
    <w:rsid w:val="002B1436"/>
    <w:rsid w:val="002B155E"/>
    <w:rsid w:val="002B3055"/>
    <w:rsid w:val="002B3AFF"/>
    <w:rsid w:val="002B492E"/>
    <w:rsid w:val="002B4EBF"/>
    <w:rsid w:val="002B6524"/>
    <w:rsid w:val="002B7147"/>
    <w:rsid w:val="002B71A7"/>
    <w:rsid w:val="002B7386"/>
    <w:rsid w:val="002B7DFD"/>
    <w:rsid w:val="002C15F5"/>
    <w:rsid w:val="002C227D"/>
    <w:rsid w:val="002C4044"/>
    <w:rsid w:val="002C43AD"/>
    <w:rsid w:val="002C43CC"/>
    <w:rsid w:val="002C484E"/>
    <w:rsid w:val="002C5F54"/>
    <w:rsid w:val="002C5FF1"/>
    <w:rsid w:val="002C673A"/>
    <w:rsid w:val="002C750F"/>
    <w:rsid w:val="002C7845"/>
    <w:rsid w:val="002D0020"/>
    <w:rsid w:val="002D0D27"/>
    <w:rsid w:val="002D0FD5"/>
    <w:rsid w:val="002D1106"/>
    <w:rsid w:val="002D1398"/>
    <w:rsid w:val="002D1657"/>
    <w:rsid w:val="002D1A6E"/>
    <w:rsid w:val="002D2467"/>
    <w:rsid w:val="002D42C5"/>
    <w:rsid w:val="002D447F"/>
    <w:rsid w:val="002D45AA"/>
    <w:rsid w:val="002D46CA"/>
    <w:rsid w:val="002D4736"/>
    <w:rsid w:val="002D4AB8"/>
    <w:rsid w:val="002D5999"/>
    <w:rsid w:val="002D630C"/>
    <w:rsid w:val="002D6EEE"/>
    <w:rsid w:val="002D778D"/>
    <w:rsid w:val="002D7B4B"/>
    <w:rsid w:val="002E007C"/>
    <w:rsid w:val="002E0303"/>
    <w:rsid w:val="002E04BF"/>
    <w:rsid w:val="002E0853"/>
    <w:rsid w:val="002E0ACB"/>
    <w:rsid w:val="002E13BB"/>
    <w:rsid w:val="002E1814"/>
    <w:rsid w:val="002E1D9D"/>
    <w:rsid w:val="002E253E"/>
    <w:rsid w:val="002E280A"/>
    <w:rsid w:val="002E40BE"/>
    <w:rsid w:val="002E4289"/>
    <w:rsid w:val="002E5F0C"/>
    <w:rsid w:val="002E6281"/>
    <w:rsid w:val="002E677C"/>
    <w:rsid w:val="002E74CE"/>
    <w:rsid w:val="002E7503"/>
    <w:rsid w:val="002E769C"/>
    <w:rsid w:val="002F0416"/>
    <w:rsid w:val="002F0628"/>
    <w:rsid w:val="002F0A3E"/>
    <w:rsid w:val="002F1431"/>
    <w:rsid w:val="002F1569"/>
    <w:rsid w:val="002F1B4C"/>
    <w:rsid w:val="002F1F2A"/>
    <w:rsid w:val="002F270D"/>
    <w:rsid w:val="002F2C9E"/>
    <w:rsid w:val="002F3065"/>
    <w:rsid w:val="002F3B77"/>
    <w:rsid w:val="002F4487"/>
    <w:rsid w:val="002F470E"/>
    <w:rsid w:val="002F47A6"/>
    <w:rsid w:val="002F493F"/>
    <w:rsid w:val="002F4EA6"/>
    <w:rsid w:val="002F4FF7"/>
    <w:rsid w:val="002F5733"/>
    <w:rsid w:val="002F60CB"/>
    <w:rsid w:val="002F6784"/>
    <w:rsid w:val="002F695D"/>
    <w:rsid w:val="002F6DF2"/>
    <w:rsid w:val="002F6F2E"/>
    <w:rsid w:val="0030082D"/>
    <w:rsid w:val="00300B40"/>
    <w:rsid w:val="00300B7F"/>
    <w:rsid w:val="00301A12"/>
    <w:rsid w:val="0030299A"/>
    <w:rsid w:val="00302BCD"/>
    <w:rsid w:val="00302E0F"/>
    <w:rsid w:val="00302ED9"/>
    <w:rsid w:val="00302F85"/>
    <w:rsid w:val="003032CA"/>
    <w:rsid w:val="00303D81"/>
    <w:rsid w:val="003056FE"/>
    <w:rsid w:val="0030596D"/>
    <w:rsid w:val="00306BAD"/>
    <w:rsid w:val="00306BDF"/>
    <w:rsid w:val="00306EC6"/>
    <w:rsid w:val="00310B5A"/>
    <w:rsid w:val="00311765"/>
    <w:rsid w:val="00312C9A"/>
    <w:rsid w:val="003135F2"/>
    <w:rsid w:val="003136CB"/>
    <w:rsid w:val="00313752"/>
    <w:rsid w:val="00314777"/>
    <w:rsid w:val="003147B9"/>
    <w:rsid w:val="00314884"/>
    <w:rsid w:val="003148E1"/>
    <w:rsid w:val="00315FAC"/>
    <w:rsid w:val="00316AF7"/>
    <w:rsid w:val="00317A36"/>
    <w:rsid w:val="00320166"/>
    <w:rsid w:val="0032043D"/>
    <w:rsid w:val="0032075F"/>
    <w:rsid w:val="0032116F"/>
    <w:rsid w:val="003223D1"/>
    <w:rsid w:val="00322FBA"/>
    <w:rsid w:val="00323DA8"/>
    <w:rsid w:val="003245B6"/>
    <w:rsid w:val="00324EA2"/>
    <w:rsid w:val="0032525D"/>
    <w:rsid w:val="003272F1"/>
    <w:rsid w:val="00327866"/>
    <w:rsid w:val="003311B0"/>
    <w:rsid w:val="003315C8"/>
    <w:rsid w:val="00331AD3"/>
    <w:rsid w:val="00331E3E"/>
    <w:rsid w:val="003320CC"/>
    <w:rsid w:val="003325B1"/>
    <w:rsid w:val="00332A5B"/>
    <w:rsid w:val="003341C6"/>
    <w:rsid w:val="003347FA"/>
    <w:rsid w:val="00335342"/>
    <w:rsid w:val="003353EF"/>
    <w:rsid w:val="0033587B"/>
    <w:rsid w:val="00335ADC"/>
    <w:rsid w:val="00335FBD"/>
    <w:rsid w:val="003360F0"/>
    <w:rsid w:val="003361AD"/>
    <w:rsid w:val="00336338"/>
    <w:rsid w:val="0033638F"/>
    <w:rsid w:val="003367D1"/>
    <w:rsid w:val="00340980"/>
    <w:rsid w:val="00340D6D"/>
    <w:rsid w:val="003419F5"/>
    <w:rsid w:val="00341C22"/>
    <w:rsid w:val="00341C46"/>
    <w:rsid w:val="003424BD"/>
    <w:rsid w:val="00342786"/>
    <w:rsid w:val="00342F6A"/>
    <w:rsid w:val="00343581"/>
    <w:rsid w:val="003435AE"/>
    <w:rsid w:val="003439F6"/>
    <w:rsid w:val="00345C38"/>
    <w:rsid w:val="003462AD"/>
    <w:rsid w:val="00346FF6"/>
    <w:rsid w:val="003475FE"/>
    <w:rsid w:val="00347F77"/>
    <w:rsid w:val="00350760"/>
    <w:rsid w:val="00350850"/>
    <w:rsid w:val="00350E51"/>
    <w:rsid w:val="0035112A"/>
    <w:rsid w:val="003520C6"/>
    <w:rsid w:val="00352465"/>
    <w:rsid w:val="00352A7E"/>
    <w:rsid w:val="00352C14"/>
    <w:rsid w:val="00353696"/>
    <w:rsid w:val="00353882"/>
    <w:rsid w:val="00354724"/>
    <w:rsid w:val="003549F1"/>
    <w:rsid w:val="00357428"/>
    <w:rsid w:val="00357705"/>
    <w:rsid w:val="00360390"/>
    <w:rsid w:val="00360464"/>
    <w:rsid w:val="0036051D"/>
    <w:rsid w:val="003605A6"/>
    <w:rsid w:val="00361F89"/>
    <w:rsid w:val="003622B2"/>
    <w:rsid w:val="003638C2"/>
    <w:rsid w:val="00363928"/>
    <w:rsid w:val="00365A48"/>
    <w:rsid w:val="00366224"/>
    <w:rsid w:val="00367448"/>
    <w:rsid w:val="003677CE"/>
    <w:rsid w:val="0037053C"/>
    <w:rsid w:val="0037080F"/>
    <w:rsid w:val="003711E7"/>
    <w:rsid w:val="00371508"/>
    <w:rsid w:val="00371D70"/>
    <w:rsid w:val="00373686"/>
    <w:rsid w:val="00373A2B"/>
    <w:rsid w:val="00373DAF"/>
    <w:rsid w:val="00373E47"/>
    <w:rsid w:val="0037495A"/>
    <w:rsid w:val="00375754"/>
    <w:rsid w:val="00375C31"/>
    <w:rsid w:val="003769EE"/>
    <w:rsid w:val="0037728A"/>
    <w:rsid w:val="00377713"/>
    <w:rsid w:val="00377DAB"/>
    <w:rsid w:val="003808A4"/>
    <w:rsid w:val="00380F32"/>
    <w:rsid w:val="00381EAC"/>
    <w:rsid w:val="003821C6"/>
    <w:rsid w:val="00382BAE"/>
    <w:rsid w:val="00382C01"/>
    <w:rsid w:val="0038316A"/>
    <w:rsid w:val="0038393F"/>
    <w:rsid w:val="00383E40"/>
    <w:rsid w:val="0038499C"/>
    <w:rsid w:val="0038539A"/>
    <w:rsid w:val="00385AA3"/>
    <w:rsid w:val="00385D6D"/>
    <w:rsid w:val="003868B5"/>
    <w:rsid w:val="003868F9"/>
    <w:rsid w:val="00387E62"/>
    <w:rsid w:val="00390FB7"/>
    <w:rsid w:val="00391160"/>
    <w:rsid w:val="0039120B"/>
    <w:rsid w:val="00391212"/>
    <w:rsid w:val="0039149D"/>
    <w:rsid w:val="003918DC"/>
    <w:rsid w:val="0039338D"/>
    <w:rsid w:val="00393FEB"/>
    <w:rsid w:val="00394183"/>
    <w:rsid w:val="003941B7"/>
    <w:rsid w:val="003943AD"/>
    <w:rsid w:val="0039530E"/>
    <w:rsid w:val="0039564E"/>
    <w:rsid w:val="003957C0"/>
    <w:rsid w:val="003A07FB"/>
    <w:rsid w:val="003A3190"/>
    <w:rsid w:val="003A339D"/>
    <w:rsid w:val="003A416D"/>
    <w:rsid w:val="003A4753"/>
    <w:rsid w:val="003A5068"/>
    <w:rsid w:val="003A65EC"/>
    <w:rsid w:val="003A6DBD"/>
    <w:rsid w:val="003A6DE1"/>
    <w:rsid w:val="003A7418"/>
    <w:rsid w:val="003A7596"/>
    <w:rsid w:val="003A7964"/>
    <w:rsid w:val="003B07EF"/>
    <w:rsid w:val="003B0C35"/>
    <w:rsid w:val="003B1434"/>
    <w:rsid w:val="003B3D66"/>
    <w:rsid w:val="003B4198"/>
    <w:rsid w:val="003B434D"/>
    <w:rsid w:val="003B4AD9"/>
    <w:rsid w:val="003B4ADC"/>
    <w:rsid w:val="003B4F93"/>
    <w:rsid w:val="003B5D4F"/>
    <w:rsid w:val="003B6C60"/>
    <w:rsid w:val="003B78A6"/>
    <w:rsid w:val="003B7916"/>
    <w:rsid w:val="003B7C31"/>
    <w:rsid w:val="003B7C36"/>
    <w:rsid w:val="003C01AC"/>
    <w:rsid w:val="003C02BF"/>
    <w:rsid w:val="003C1877"/>
    <w:rsid w:val="003C23E0"/>
    <w:rsid w:val="003C3C6F"/>
    <w:rsid w:val="003C3FAD"/>
    <w:rsid w:val="003C4728"/>
    <w:rsid w:val="003C4AF6"/>
    <w:rsid w:val="003C4B59"/>
    <w:rsid w:val="003C6CB1"/>
    <w:rsid w:val="003C707F"/>
    <w:rsid w:val="003C7997"/>
    <w:rsid w:val="003C7B26"/>
    <w:rsid w:val="003D029C"/>
    <w:rsid w:val="003D0BAD"/>
    <w:rsid w:val="003D0C2C"/>
    <w:rsid w:val="003D0EB7"/>
    <w:rsid w:val="003D2471"/>
    <w:rsid w:val="003D2669"/>
    <w:rsid w:val="003D268E"/>
    <w:rsid w:val="003D2868"/>
    <w:rsid w:val="003D2D29"/>
    <w:rsid w:val="003D2D8A"/>
    <w:rsid w:val="003D3331"/>
    <w:rsid w:val="003D3F2E"/>
    <w:rsid w:val="003D5DCD"/>
    <w:rsid w:val="003D71C1"/>
    <w:rsid w:val="003D71E9"/>
    <w:rsid w:val="003D76CE"/>
    <w:rsid w:val="003D78C7"/>
    <w:rsid w:val="003D7E2F"/>
    <w:rsid w:val="003E053E"/>
    <w:rsid w:val="003E08A6"/>
    <w:rsid w:val="003E0E77"/>
    <w:rsid w:val="003E218B"/>
    <w:rsid w:val="003E297A"/>
    <w:rsid w:val="003E2CF8"/>
    <w:rsid w:val="003E306E"/>
    <w:rsid w:val="003E348B"/>
    <w:rsid w:val="003E49BF"/>
    <w:rsid w:val="003E52AF"/>
    <w:rsid w:val="003E558E"/>
    <w:rsid w:val="003E56CA"/>
    <w:rsid w:val="003E579D"/>
    <w:rsid w:val="003E6E91"/>
    <w:rsid w:val="003E7640"/>
    <w:rsid w:val="003F04A4"/>
    <w:rsid w:val="003F05D4"/>
    <w:rsid w:val="003F1A56"/>
    <w:rsid w:val="003F1CFB"/>
    <w:rsid w:val="003F379B"/>
    <w:rsid w:val="003F4BB4"/>
    <w:rsid w:val="003F5202"/>
    <w:rsid w:val="003F55B0"/>
    <w:rsid w:val="003F67AA"/>
    <w:rsid w:val="003F6BE8"/>
    <w:rsid w:val="004003C0"/>
    <w:rsid w:val="00401511"/>
    <w:rsid w:val="00401CD3"/>
    <w:rsid w:val="00401D1D"/>
    <w:rsid w:val="004024E8"/>
    <w:rsid w:val="00402576"/>
    <w:rsid w:val="004030F7"/>
    <w:rsid w:val="004033ED"/>
    <w:rsid w:val="00404ABB"/>
    <w:rsid w:val="00405280"/>
    <w:rsid w:val="004052ED"/>
    <w:rsid w:val="004052F8"/>
    <w:rsid w:val="004053E4"/>
    <w:rsid w:val="00405857"/>
    <w:rsid w:val="004061B8"/>
    <w:rsid w:val="00406665"/>
    <w:rsid w:val="00406E36"/>
    <w:rsid w:val="00410139"/>
    <w:rsid w:val="00410849"/>
    <w:rsid w:val="004109F7"/>
    <w:rsid w:val="00410FBA"/>
    <w:rsid w:val="004115B3"/>
    <w:rsid w:val="004116A2"/>
    <w:rsid w:val="00411D32"/>
    <w:rsid w:val="0041244B"/>
    <w:rsid w:val="0041252C"/>
    <w:rsid w:val="00412BFC"/>
    <w:rsid w:val="004130AA"/>
    <w:rsid w:val="00413AF4"/>
    <w:rsid w:val="00413CA7"/>
    <w:rsid w:val="004140F8"/>
    <w:rsid w:val="0041575F"/>
    <w:rsid w:val="0041729A"/>
    <w:rsid w:val="004172E6"/>
    <w:rsid w:val="0041747D"/>
    <w:rsid w:val="00420462"/>
    <w:rsid w:val="00421671"/>
    <w:rsid w:val="00422259"/>
    <w:rsid w:val="00422B1D"/>
    <w:rsid w:val="00423299"/>
    <w:rsid w:val="00423B48"/>
    <w:rsid w:val="00424675"/>
    <w:rsid w:val="00424E91"/>
    <w:rsid w:val="004266B2"/>
    <w:rsid w:val="00426B57"/>
    <w:rsid w:val="00430310"/>
    <w:rsid w:val="00430576"/>
    <w:rsid w:val="0043128F"/>
    <w:rsid w:val="00432084"/>
    <w:rsid w:val="00432355"/>
    <w:rsid w:val="004326FB"/>
    <w:rsid w:val="00432818"/>
    <w:rsid w:val="004330C6"/>
    <w:rsid w:val="0043338C"/>
    <w:rsid w:val="0043368E"/>
    <w:rsid w:val="00433FE4"/>
    <w:rsid w:val="00435A14"/>
    <w:rsid w:val="00436D95"/>
    <w:rsid w:val="00436E4A"/>
    <w:rsid w:val="00437798"/>
    <w:rsid w:val="00437F2D"/>
    <w:rsid w:val="00441708"/>
    <w:rsid w:val="00442058"/>
    <w:rsid w:val="00442B7B"/>
    <w:rsid w:val="00443C03"/>
    <w:rsid w:val="004448F6"/>
    <w:rsid w:val="00444E60"/>
    <w:rsid w:val="00445AF0"/>
    <w:rsid w:val="00445BA9"/>
    <w:rsid w:val="00445D72"/>
    <w:rsid w:val="00446499"/>
    <w:rsid w:val="0044742C"/>
    <w:rsid w:val="00447B23"/>
    <w:rsid w:val="00450B2A"/>
    <w:rsid w:val="004513B6"/>
    <w:rsid w:val="00451C27"/>
    <w:rsid w:val="0045253A"/>
    <w:rsid w:val="004526F1"/>
    <w:rsid w:val="0045271B"/>
    <w:rsid w:val="004528C7"/>
    <w:rsid w:val="00452DC8"/>
    <w:rsid w:val="00452FEA"/>
    <w:rsid w:val="00453275"/>
    <w:rsid w:val="00454C15"/>
    <w:rsid w:val="00454CCA"/>
    <w:rsid w:val="004559D0"/>
    <w:rsid w:val="00455FB8"/>
    <w:rsid w:val="0045779E"/>
    <w:rsid w:val="00457908"/>
    <w:rsid w:val="00457B85"/>
    <w:rsid w:val="0046025D"/>
    <w:rsid w:val="00461A31"/>
    <w:rsid w:val="00462137"/>
    <w:rsid w:val="004621FB"/>
    <w:rsid w:val="00462581"/>
    <w:rsid w:val="00462A0D"/>
    <w:rsid w:val="00462A22"/>
    <w:rsid w:val="00462E26"/>
    <w:rsid w:val="00463109"/>
    <w:rsid w:val="004638A0"/>
    <w:rsid w:val="0046399C"/>
    <w:rsid w:val="00464219"/>
    <w:rsid w:val="00465A3A"/>
    <w:rsid w:val="00465CD9"/>
    <w:rsid w:val="004670E9"/>
    <w:rsid w:val="004673D7"/>
    <w:rsid w:val="00467ECE"/>
    <w:rsid w:val="00470BBA"/>
    <w:rsid w:val="00470EE1"/>
    <w:rsid w:val="004710A3"/>
    <w:rsid w:val="004711A4"/>
    <w:rsid w:val="004719F4"/>
    <w:rsid w:val="00471E27"/>
    <w:rsid w:val="00472384"/>
    <w:rsid w:val="004723F0"/>
    <w:rsid w:val="00473126"/>
    <w:rsid w:val="0047405C"/>
    <w:rsid w:val="00475167"/>
    <w:rsid w:val="004755ED"/>
    <w:rsid w:val="0047584C"/>
    <w:rsid w:val="004761BF"/>
    <w:rsid w:val="004765D1"/>
    <w:rsid w:val="004777BC"/>
    <w:rsid w:val="00482105"/>
    <w:rsid w:val="0048237A"/>
    <w:rsid w:val="00482399"/>
    <w:rsid w:val="00482BBE"/>
    <w:rsid w:val="004831C2"/>
    <w:rsid w:val="00483FE0"/>
    <w:rsid w:val="00484DF9"/>
    <w:rsid w:val="00485536"/>
    <w:rsid w:val="004861B0"/>
    <w:rsid w:val="00486B29"/>
    <w:rsid w:val="00486F89"/>
    <w:rsid w:val="00487C82"/>
    <w:rsid w:val="00487D4C"/>
    <w:rsid w:val="00487DAB"/>
    <w:rsid w:val="0049216F"/>
    <w:rsid w:val="004933D4"/>
    <w:rsid w:val="00493C5B"/>
    <w:rsid w:val="00493EB5"/>
    <w:rsid w:val="00494207"/>
    <w:rsid w:val="00494F35"/>
    <w:rsid w:val="00495658"/>
    <w:rsid w:val="004957C4"/>
    <w:rsid w:val="00496FF2"/>
    <w:rsid w:val="00497C48"/>
    <w:rsid w:val="004A00FA"/>
    <w:rsid w:val="004A1146"/>
    <w:rsid w:val="004A125E"/>
    <w:rsid w:val="004A248B"/>
    <w:rsid w:val="004A3AAC"/>
    <w:rsid w:val="004A5476"/>
    <w:rsid w:val="004A5A2A"/>
    <w:rsid w:val="004A5C9F"/>
    <w:rsid w:val="004A662B"/>
    <w:rsid w:val="004A6856"/>
    <w:rsid w:val="004A6A4E"/>
    <w:rsid w:val="004A7062"/>
    <w:rsid w:val="004A7433"/>
    <w:rsid w:val="004A7775"/>
    <w:rsid w:val="004A78E4"/>
    <w:rsid w:val="004A7C2F"/>
    <w:rsid w:val="004B0089"/>
    <w:rsid w:val="004B0CF2"/>
    <w:rsid w:val="004B1ACE"/>
    <w:rsid w:val="004B22D7"/>
    <w:rsid w:val="004B254A"/>
    <w:rsid w:val="004B33E2"/>
    <w:rsid w:val="004B3587"/>
    <w:rsid w:val="004B35D5"/>
    <w:rsid w:val="004B4F6C"/>
    <w:rsid w:val="004B528B"/>
    <w:rsid w:val="004B61C3"/>
    <w:rsid w:val="004B6D2E"/>
    <w:rsid w:val="004B6D31"/>
    <w:rsid w:val="004B7AB8"/>
    <w:rsid w:val="004B7B0E"/>
    <w:rsid w:val="004B7C70"/>
    <w:rsid w:val="004C00C9"/>
    <w:rsid w:val="004C0787"/>
    <w:rsid w:val="004C2AF2"/>
    <w:rsid w:val="004C2DAC"/>
    <w:rsid w:val="004C2F30"/>
    <w:rsid w:val="004C32F4"/>
    <w:rsid w:val="004C5B9D"/>
    <w:rsid w:val="004C5BD3"/>
    <w:rsid w:val="004C603D"/>
    <w:rsid w:val="004C7319"/>
    <w:rsid w:val="004C7BC8"/>
    <w:rsid w:val="004C7D4E"/>
    <w:rsid w:val="004C7F0D"/>
    <w:rsid w:val="004D0D92"/>
    <w:rsid w:val="004D155F"/>
    <w:rsid w:val="004D2B66"/>
    <w:rsid w:val="004D2CAC"/>
    <w:rsid w:val="004D3967"/>
    <w:rsid w:val="004D3CD9"/>
    <w:rsid w:val="004D3E38"/>
    <w:rsid w:val="004D479D"/>
    <w:rsid w:val="004D4DF0"/>
    <w:rsid w:val="004D56B4"/>
    <w:rsid w:val="004D5A10"/>
    <w:rsid w:val="004D5A56"/>
    <w:rsid w:val="004D5DC5"/>
    <w:rsid w:val="004D6337"/>
    <w:rsid w:val="004D73DA"/>
    <w:rsid w:val="004D7E27"/>
    <w:rsid w:val="004E0EB6"/>
    <w:rsid w:val="004E1E31"/>
    <w:rsid w:val="004E239E"/>
    <w:rsid w:val="004E29F4"/>
    <w:rsid w:val="004E34B3"/>
    <w:rsid w:val="004E4A62"/>
    <w:rsid w:val="004E6C73"/>
    <w:rsid w:val="004E7E1F"/>
    <w:rsid w:val="004F024F"/>
    <w:rsid w:val="004F0FD5"/>
    <w:rsid w:val="004F11DE"/>
    <w:rsid w:val="004F13AB"/>
    <w:rsid w:val="004F1731"/>
    <w:rsid w:val="004F17D2"/>
    <w:rsid w:val="004F2267"/>
    <w:rsid w:val="004F239D"/>
    <w:rsid w:val="004F2648"/>
    <w:rsid w:val="004F2E39"/>
    <w:rsid w:val="004F35FC"/>
    <w:rsid w:val="004F36F8"/>
    <w:rsid w:val="004F3D41"/>
    <w:rsid w:val="004F4A5B"/>
    <w:rsid w:val="004F5ACC"/>
    <w:rsid w:val="004F5DE9"/>
    <w:rsid w:val="004F5FDA"/>
    <w:rsid w:val="004F69D2"/>
    <w:rsid w:val="004F74CD"/>
    <w:rsid w:val="004F7924"/>
    <w:rsid w:val="00500835"/>
    <w:rsid w:val="005010B2"/>
    <w:rsid w:val="005018A8"/>
    <w:rsid w:val="00502E44"/>
    <w:rsid w:val="00502E52"/>
    <w:rsid w:val="005035DA"/>
    <w:rsid w:val="005038A3"/>
    <w:rsid w:val="005055AA"/>
    <w:rsid w:val="005068CB"/>
    <w:rsid w:val="00506BED"/>
    <w:rsid w:val="00507D84"/>
    <w:rsid w:val="005102AB"/>
    <w:rsid w:val="005106A8"/>
    <w:rsid w:val="00511A54"/>
    <w:rsid w:val="005127C4"/>
    <w:rsid w:val="00512B4A"/>
    <w:rsid w:val="00514AC3"/>
    <w:rsid w:val="00515140"/>
    <w:rsid w:val="00515F37"/>
    <w:rsid w:val="00516027"/>
    <w:rsid w:val="00516FF9"/>
    <w:rsid w:val="00517160"/>
    <w:rsid w:val="005171F5"/>
    <w:rsid w:val="00520099"/>
    <w:rsid w:val="005217F2"/>
    <w:rsid w:val="00521A65"/>
    <w:rsid w:val="00521D78"/>
    <w:rsid w:val="00521F76"/>
    <w:rsid w:val="00522916"/>
    <w:rsid w:val="00522998"/>
    <w:rsid w:val="00523081"/>
    <w:rsid w:val="00523EB9"/>
    <w:rsid w:val="005248E3"/>
    <w:rsid w:val="00525038"/>
    <w:rsid w:val="00526384"/>
    <w:rsid w:val="005263C4"/>
    <w:rsid w:val="005265C1"/>
    <w:rsid w:val="0052710F"/>
    <w:rsid w:val="005304CC"/>
    <w:rsid w:val="00530C72"/>
    <w:rsid w:val="00531197"/>
    <w:rsid w:val="0053124C"/>
    <w:rsid w:val="00531FF9"/>
    <w:rsid w:val="00532712"/>
    <w:rsid w:val="005327EB"/>
    <w:rsid w:val="005335CD"/>
    <w:rsid w:val="0053367D"/>
    <w:rsid w:val="00533B7A"/>
    <w:rsid w:val="00533E24"/>
    <w:rsid w:val="005346CB"/>
    <w:rsid w:val="00534FB8"/>
    <w:rsid w:val="0054021E"/>
    <w:rsid w:val="00540E45"/>
    <w:rsid w:val="00541410"/>
    <w:rsid w:val="00541FC8"/>
    <w:rsid w:val="00542488"/>
    <w:rsid w:val="00543371"/>
    <w:rsid w:val="00543C56"/>
    <w:rsid w:val="00543F28"/>
    <w:rsid w:val="00545416"/>
    <w:rsid w:val="00545555"/>
    <w:rsid w:val="00545622"/>
    <w:rsid w:val="00545736"/>
    <w:rsid w:val="00545E5A"/>
    <w:rsid w:val="005471F2"/>
    <w:rsid w:val="00547369"/>
    <w:rsid w:val="00547F32"/>
    <w:rsid w:val="0055122F"/>
    <w:rsid w:val="00553185"/>
    <w:rsid w:val="00553B0E"/>
    <w:rsid w:val="00554520"/>
    <w:rsid w:val="0055492C"/>
    <w:rsid w:val="00554E00"/>
    <w:rsid w:val="005550D9"/>
    <w:rsid w:val="00555AFF"/>
    <w:rsid w:val="00555CAA"/>
    <w:rsid w:val="005563D0"/>
    <w:rsid w:val="00560BD6"/>
    <w:rsid w:val="0056152D"/>
    <w:rsid w:val="00562BAD"/>
    <w:rsid w:val="00563867"/>
    <w:rsid w:val="005641FC"/>
    <w:rsid w:val="005642CE"/>
    <w:rsid w:val="00565382"/>
    <w:rsid w:val="00566655"/>
    <w:rsid w:val="00567834"/>
    <w:rsid w:val="005701D5"/>
    <w:rsid w:val="005702C8"/>
    <w:rsid w:val="00570669"/>
    <w:rsid w:val="00571350"/>
    <w:rsid w:val="005713AD"/>
    <w:rsid w:val="005715E4"/>
    <w:rsid w:val="00571BE7"/>
    <w:rsid w:val="00571FDE"/>
    <w:rsid w:val="00572528"/>
    <w:rsid w:val="00572852"/>
    <w:rsid w:val="00572872"/>
    <w:rsid w:val="00572A79"/>
    <w:rsid w:val="00573106"/>
    <w:rsid w:val="005734EC"/>
    <w:rsid w:val="00575603"/>
    <w:rsid w:val="00575E7B"/>
    <w:rsid w:val="005768D5"/>
    <w:rsid w:val="00576C99"/>
    <w:rsid w:val="00576EBC"/>
    <w:rsid w:val="005773CC"/>
    <w:rsid w:val="0057743A"/>
    <w:rsid w:val="00580148"/>
    <w:rsid w:val="0058052D"/>
    <w:rsid w:val="00580761"/>
    <w:rsid w:val="00581438"/>
    <w:rsid w:val="005817B6"/>
    <w:rsid w:val="00581D3E"/>
    <w:rsid w:val="005821B1"/>
    <w:rsid w:val="005825CF"/>
    <w:rsid w:val="005833A1"/>
    <w:rsid w:val="005833E9"/>
    <w:rsid w:val="00583902"/>
    <w:rsid w:val="00583BA0"/>
    <w:rsid w:val="00583BBF"/>
    <w:rsid w:val="005841CD"/>
    <w:rsid w:val="0058493E"/>
    <w:rsid w:val="005861E0"/>
    <w:rsid w:val="005862FF"/>
    <w:rsid w:val="005865D1"/>
    <w:rsid w:val="00586F9B"/>
    <w:rsid w:val="00587088"/>
    <w:rsid w:val="00587D7D"/>
    <w:rsid w:val="00587E58"/>
    <w:rsid w:val="005903BB"/>
    <w:rsid w:val="00590832"/>
    <w:rsid w:val="00590CF9"/>
    <w:rsid w:val="005911F1"/>
    <w:rsid w:val="005916D0"/>
    <w:rsid w:val="005916F9"/>
    <w:rsid w:val="005919B8"/>
    <w:rsid w:val="0059226B"/>
    <w:rsid w:val="005922B8"/>
    <w:rsid w:val="00593800"/>
    <w:rsid w:val="00593B89"/>
    <w:rsid w:val="005945EF"/>
    <w:rsid w:val="00594C91"/>
    <w:rsid w:val="00595806"/>
    <w:rsid w:val="00596495"/>
    <w:rsid w:val="00596719"/>
    <w:rsid w:val="0059688E"/>
    <w:rsid w:val="00596C5A"/>
    <w:rsid w:val="00596DA5"/>
    <w:rsid w:val="00597D92"/>
    <w:rsid w:val="005A03C1"/>
    <w:rsid w:val="005A2166"/>
    <w:rsid w:val="005A2F1C"/>
    <w:rsid w:val="005A47B4"/>
    <w:rsid w:val="005A4A3B"/>
    <w:rsid w:val="005A5AC8"/>
    <w:rsid w:val="005A67F1"/>
    <w:rsid w:val="005A699A"/>
    <w:rsid w:val="005A7220"/>
    <w:rsid w:val="005A7389"/>
    <w:rsid w:val="005A7B37"/>
    <w:rsid w:val="005B011D"/>
    <w:rsid w:val="005B0275"/>
    <w:rsid w:val="005B1309"/>
    <w:rsid w:val="005B14A1"/>
    <w:rsid w:val="005B1FA8"/>
    <w:rsid w:val="005B20E8"/>
    <w:rsid w:val="005B210B"/>
    <w:rsid w:val="005B2807"/>
    <w:rsid w:val="005B286D"/>
    <w:rsid w:val="005B2C8D"/>
    <w:rsid w:val="005B3740"/>
    <w:rsid w:val="005B423E"/>
    <w:rsid w:val="005B46C5"/>
    <w:rsid w:val="005B489B"/>
    <w:rsid w:val="005B4CCC"/>
    <w:rsid w:val="005B4F87"/>
    <w:rsid w:val="005B5125"/>
    <w:rsid w:val="005B51BC"/>
    <w:rsid w:val="005B5838"/>
    <w:rsid w:val="005B5B75"/>
    <w:rsid w:val="005B63FF"/>
    <w:rsid w:val="005B65B9"/>
    <w:rsid w:val="005B6D7F"/>
    <w:rsid w:val="005B730D"/>
    <w:rsid w:val="005B75F0"/>
    <w:rsid w:val="005B7AED"/>
    <w:rsid w:val="005B7DBB"/>
    <w:rsid w:val="005C027F"/>
    <w:rsid w:val="005C050E"/>
    <w:rsid w:val="005C05CB"/>
    <w:rsid w:val="005C121A"/>
    <w:rsid w:val="005C21BB"/>
    <w:rsid w:val="005C249B"/>
    <w:rsid w:val="005C27D4"/>
    <w:rsid w:val="005C34B9"/>
    <w:rsid w:val="005C35B0"/>
    <w:rsid w:val="005C3646"/>
    <w:rsid w:val="005C41CE"/>
    <w:rsid w:val="005C4527"/>
    <w:rsid w:val="005C45E5"/>
    <w:rsid w:val="005C5A41"/>
    <w:rsid w:val="005C5BB9"/>
    <w:rsid w:val="005C6020"/>
    <w:rsid w:val="005C6EB8"/>
    <w:rsid w:val="005C75E9"/>
    <w:rsid w:val="005C797E"/>
    <w:rsid w:val="005D072C"/>
    <w:rsid w:val="005D1AAC"/>
    <w:rsid w:val="005D1DDA"/>
    <w:rsid w:val="005D1FB4"/>
    <w:rsid w:val="005D3CF8"/>
    <w:rsid w:val="005D42AB"/>
    <w:rsid w:val="005D59DD"/>
    <w:rsid w:val="005E05C5"/>
    <w:rsid w:val="005E0A89"/>
    <w:rsid w:val="005E0BF2"/>
    <w:rsid w:val="005E11B4"/>
    <w:rsid w:val="005E12CD"/>
    <w:rsid w:val="005E1F24"/>
    <w:rsid w:val="005E2465"/>
    <w:rsid w:val="005E2555"/>
    <w:rsid w:val="005E268F"/>
    <w:rsid w:val="005E2BAE"/>
    <w:rsid w:val="005E3558"/>
    <w:rsid w:val="005E38F7"/>
    <w:rsid w:val="005E3F04"/>
    <w:rsid w:val="005E4B1F"/>
    <w:rsid w:val="005E4D50"/>
    <w:rsid w:val="005E4D62"/>
    <w:rsid w:val="005E570E"/>
    <w:rsid w:val="005E5A2D"/>
    <w:rsid w:val="005E5D11"/>
    <w:rsid w:val="005E6C93"/>
    <w:rsid w:val="005E6D0A"/>
    <w:rsid w:val="005E73E3"/>
    <w:rsid w:val="005E7E6C"/>
    <w:rsid w:val="005F08D1"/>
    <w:rsid w:val="005F16E4"/>
    <w:rsid w:val="005F2A5C"/>
    <w:rsid w:val="005F3C90"/>
    <w:rsid w:val="005F4127"/>
    <w:rsid w:val="005F4C87"/>
    <w:rsid w:val="005F51E9"/>
    <w:rsid w:val="005F5689"/>
    <w:rsid w:val="005F5864"/>
    <w:rsid w:val="005F5FC7"/>
    <w:rsid w:val="005F740E"/>
    <w:rsid w:val="005F7884"/>
    <w:rsid w:val="0060066E"/>
    <w:rsid w:val="00600E35"/>
    <w:rsid w:val="00601BF9"/>
    <w:rsid w:val="006025BF"/>
    <w:rsid w:val="0060269C"/>
    <w:rsid w:val="00603C40"/>
    <w:rsid w:val="00603D96"/>
    <w:rsid w:val="00603F12"/>
    <w:rsid w:val="00604DA2"/>
    <w:rsid w:val="00605567"/>
    <w:rsid w:val="0060561E"/>
    <w:rsid w:val="006064CD"/>
    <w:rsid w:val="00606557"/>
    <w:rsid w:val="006066D3"/>
    <w:rsid w:val="00606A18"/>
    <w:rsid w:val="00607527"/>
    <w:rsid w:val="006076AB"/>
    <w:rsid w:val="00607FF2"/>
    <w:rsid w:val="0061031A"/>
    <w:rsid w:val="00610B0C"/>
    <w:rsid w:val="00610C4D"/>
    <w:rsid w:val="0061166C"/>
    <w:rsid w:val="00611C99"/>
    <w:rsid w:val="006123C5"/>
    <w:rsid w:val="00613E99"/>
    <w:rsid w:val="00614084"/>
    <w:rsid w:val="006145AD"/>
    <w:rsid w:val="00614D57"/>
    <w:rsid w:val="006156D5"/>
    <w:rsid w:val="00615911"/>
    <w:rsid w:val="006159C4"/>
    <w:rsid w:val="0061636D"/>
    <w:rsid w:val="0061760A"/>
    <w:rsid w:val="0061769E"/>
    <w:rsid w:val="0061798A"/>
    <w:rsid w:val="00617F1F"/>
    <w:rsid w:val="00620217"/>
    <w:rsid w:val="00620546"/>
    <w:rsid w:val="00620BB2"/>
    <w:rsid w:val="00620D79"/>
    <w:rsid w:val="00621B8E"/>
    <w:rsid w:val="00621C65"/>
    <w:rsid w:val="00621FE0"/>
    <w:rsid w:val="006221BA"/>
    <w:rsid w:val="0062221C"/>
    <w:rsid w:val="0062495E"/>
    <w:rsid w:val="006251AF"/>
    <w:rsid w:val="00625361"/>
    <w:rsid w:val="00625434"/>
    <w:rsid w:val="00625795"/>
    <w:rsid w:val="006265F9"/>
    <w:rsid w:val="00626DFB"/>
    <w:rsid w:val="0062734E"/>
    <w:rsid w:val="00630179"/>
    <w:rsid w:val="00630BA8"/>
    <w:rsid w:val="00631CC7"/>
    <w:rsid w:val="00631EC8"/>
    <w:rsid w:val="00632B52"/>
    <w:rsid w:val="006339CC"/>
    <w:rsid w:val="00633C44"/>
    <w:rsid w:val="00633F79"/>
    <w:rsid w:val="006343FF"/>
    <w:rsid w:val="00636F11"/>
    <w:rsid w:val="006378A7"/>
    <w:rsid w:val="0064081E"/>
    <w:rsid w:val="00640879"/>
    <w:rsid w:val="006409DB"/>
    <w:rsid w:val="006410E3"/>
    <w:rsid w:val="006413C7"/>
    <w:rsid w:val="00643B8E"/>
    <w:rsid w:val="00643F2B"/>
    <w:rsid w:val="00644762"/>
    <w:rsid w:val="00644AA9"/>
    <w:rsid w:val="00644CD3"/>
    <w:rsid w:val="00644E7F"/>
    <w:rsid w:val="00644FDD"/>
    <w:rsid w:val="0064516B"/>
    <w:rsid w:val="0064674C"/>
    <w:rsid w:val="00646905"/>
    <w:rsid w:val="00646A54"/>
    <w:rsid w:val="006472A0"/>
    <w:rsid w:val="00650012"/>
    <w:rsid w:val="0065163F"/>
    <w:rsid w:val="0065186F"/>
    <w:rsid w:val="00651BFE"/>
    <w:rsid w:val="00652F50"/>
    <w:rsid w:val="00653729"/>
    <w:rsid w:val="00654671"/>
    <w:rsid w:val="00654774"/>
    <w:rsid w:val="00654C96"/>
    <w:rsid w:val="00654D28"/>
    <w:rsid w:val="006553B5"/>
    <w:rsid w:val="0065594B"/>
    <w:rsid w:val="0065643A"/>
    <w:rsid w:val="006572D1"/>
    <w:rsid w:val="006575D5"/>
    <w:rsid w:val="00657D09"/>
    <w:rsid w:val="00657D5B"/>
    <w:rsid w:val="00657F0F"/>
    <w:rsid w:val="0066026A"/>
    <w:rsid w:val="00661B32"/>
    <w:rsid w:val="0066237F"/>
    <w:rsid w:val="00662728"/>
    <w:rsid w:val="00663943"/>
    <w:rsid w:val="0066415B"/>
    <w:rsid w:val="00664B2B"/>
    <w:rsid w:val="00664F03"/>
    <w:rsid w:val="006660DB"/>
    <w:rsid w:val="00667064"/>
    <w:rsid w:val="00667611"/>
    <w:rsid w:val="0066765F"/>
    <w:rsid w:val="0067005B"/>
    <w:rsid w:val="00670319"/>
    <w:rsid w:val="00670A31"/>
    <w:rsid w:val="00670B7F"/>
    <w:rsid w:val="00671B88"/>
    <w:rsid w:val="006726A1"/>
    <w:rsid w:val="0067347E"/>
    <w:rsid w:val="00674654"/>
    <w:rsid w:val="0067638E"/>
    <w:rsid w:val="00676544"/>
    <w:rsid w:val="00677F95"/>
    <w:rsid w:val="0068063E"/>
    <w:rsid w:val="00680A2E"/>
    <w:rsid w:val="00680B3F"/>
    <w:rsid w:val="00681DF9"/>
    <w:rsid w:val="00682122"/>
    <w:rsid w:val="0068230C"/>
    <w:rsid w:val="00682FD1"/>
    <w:rsid w:val="00683AE5"/>
    <w:rsid w:val="00684413"/>
    <w:rsid w:val="00684BF6"/>
    <w:rsid w:val="00687557"/>
    <w:rsid w:val="006875CB"/>
    <w:rsid w:val="00687AC9"/>
    <w:rsid w:val="00687B35"/>
    <w:rsid w:val="00687DA8"/>
    <w:rsid w:val="00687DFE"/>
    <w:rsid w:val="00690206"/>
    <w:rsid w:val="00690376"/>
    <w:rsid w:val="006912E0"/>
    <w:rsid w:val="00691B85"/>
    <w:rsid w:val="00691F9F"/>
    <w:rsid w:val="00692E3D"/>
    <w:rsid w:val="006930E2"/>
    <w:rsid w:val="00693167"/>
    <w:rsid w:val="006941F4"/>
    <w:rsid w:val="00695208"/>
    <w:rsid w:val="00695ABB"/>
    <w:rsid w:val="00697331"/>
    <w:rsid w:val="006A06A8"/>
    <w:rsid w:val="006A0799"/>
    <w:rsid w:val="006A13CA"/>
    <w:rsid w:val="006A1B04"/>
    <w:rsid w:val="006A249B"/>
    <w:rsid w:val="006A373E"/>
    <w:rsid w:val="006A5E9A"/>
    <w:rsid w:val="006A5EEB"/>
    <w:rsid w:val="006A623D"/>
    <w:rsid w:val="006A62B0"/>
    <w:rsid w:val="006A6307"/>
    <w:rsid w:val="006A7CAC"/>
    <w:rsid w:val="006B05F7"/>
    <w:rsid w:val="006B0C40"/>
    <w:rsid w:val="006B2485"/>
    <w:rsid w:val="006B2821"/>
    <w:rsid w:val="006B2B3E"/>
    <w:rsid w:val="006B2CFA"/>
    <w:rsid w:val="006B38DE"/>
    <w:rsid w:val="006B5445"/>
    <w:rsid w:val="006B6244"/>
    <w:rsid w:val="006B6624"/>
    <w:rsid w:val="006B6E43"/>
    <w:rsid w:val="006B6F72"/>
    <w:rsid w:val="006B701A"/>
    <w:rsid w:val="006B7274"/>
    <w:rsid w:val="006B7702"/>
    <w:rsid w:val="006C0EF9"/>
    <w:rsid w:val="006C1AB7"/>
    <w:rsid w:val="006C1CD9"/>
    <w:rsid w:val="006C20BC"/>
    <w:rsid w:val="006C29FB"/>
    <w:rsid w:val="006C3304"/>
    <w:rsid w:val="006C3BF2"/>
    <w:rsid w:val="006C41AE"/>
    <w:rsid w:val="006C5143"/>
    <w:rsid w:val="006C51FC"/>
    <w:rsid w:val="006C58D4"/>
    <w:rsid w:val="006C5BB5"/>
    <w:rsid w:val="006C6501"/>
    <w:rsid w:val="006C7186"/>
    <w:rsid w:val="006C7433"/>
    <w:rsid w:val="006C79CE"/>
    <w:rsid w:val="006D0B8B"/>
    <w:rsid w:val="006D135F"/>
    <w:rsid w:val="006D16AF"/>
    <w:rsid w:val="006D16EF"/>
    <w:rsid w:val="006D389E"/>
    <w:rsid w:val="006D3D0F"/>
    <w:rsid w:val="006D599B"/>
    <w:rsid w:val="006D59BF"/>
    <w:rsid w:val="006D5A26"/>
    <w:rsid w:val="006D5DBA"/>
    <w:rsid w:val="006D5DC5"/>
    <w:rsid w:val="006D5DE4"/>
    <w:rsid w:val="006D618C"/>
    <w:rsid w:val="006D6266"/>
    <w:rsid w:val="006D64F1"/>
    <w:rsid w:val="006D6765"/>
    <w:rsid w:val="006D6B7C"/>
    <w:rsid w:val="006D6BC9"/>
    <w:rsid w:val="006D72E8"/>
    <w:rsid w:val="006D798F"/>
    <w:rsid w:val="006E0660"/>
    <w:rsid w:val="006E0908"/>
    <w:rsid w:val="006E0BA8"/>
    <w:rsid w:val="006E0E03"/>
    <w:rsid w:val="006E0EC0"/>
    <w:rsid w:val="006E140C"/>
    <w:rsid w:val="006E2EFC"/>
    <w:rsid w:val="006E30BA"/>
    <w:rsid w:val="006E367D"/>
    <w:rsid w:val="006E3E71"/>
    <w:rsid w:val="006E41DA"/>
    <w:rsid w:val="006E5225"/>
    <w:rsid w:val="006E5461"/>
    <w:rsid w:val="006E6113"/>
    <w:rsid w:val="006E6299"/>
    <w:rsid w:val="006E69C2"/>
    <w:rsid w:val="006E74EF"/>
    <w:rsid w:val="006E7D7E"/>
    <w:rsid w:val="006F0703"/>
    <w:rsid w:val="006F08A9"/>
    <w:rsid w:val="006F0BF7"/>
    <w:rsid w:val="006F0DEE"/>
    <w:rsid w:val="006F1078"/>
    <w:rsid w:val="006F13E3"/>
    <w:rsid w:val="006F2F2B"/>
    <w:rsid w:val="006F3CE5"/>
    <w:rsid w:val="006F4852"/>
    <w:rsid w:val="006F537E"/>
    <w:rsid w:val="006F6553"/>
    <w:rsid w:val="006F6DE7"/>
    <w:rsid w:val="00700BC8"/>
    <w:rsid w:val="007016CA"/>
    <w:rsid w:val="00701B8E"/>
    <w:rsid w:val="00702620"/>
    <w:rsid w:val="0070272E"/>
    <w:rsid w:val="007027A8"/>
    <w:rsid w:val="007027AF"/>
    <w:rsid w:val="00702DCE"/>
    <w:rsid w:val="00702F9D"/>
    <w:rsid w:val="007033ED"/>
    <w:rsid w:val="00703684"/>
    <w:rsid w:val="00703CD7"/>
    <w:rsid w:val="0070418B"/>
    <w:rsid w:val="00704CB9"/>
    <w:rsid w:val="00704D04"/>
    <w:rsid w:val="00704F11"/>
    <w:rsid w:val="0070531D"/>
    <w:rsid w:val="00705769"/>
    <w:rsid w:val="0070735C"/>
    <w:rsid w:val="00707C6B"/>
    <w:rsid w:val="00710AEF"/>
    <w:rsid w:val="00711AA9"/>
    <w:rsid w:val="00711BA1"/>
    <w:rsid w:val="007124BD"/>
    <w:rsid w:val="007124DC"/>
    <w:rsid w:val="00712787"/>
    <w:rsid w:val="00712D65"/>
    <w:rsid w:val="0071410A"/>
    <w:rsid w:val="00714D99"/>
    <w:rsid w:val="00714E78"/>
    <w:rsid w:val="007154A8"/>
    <w:rsid w:val="007159D4"/>
    <w:rsid w:val="00715ABB"/>
    <w:rsid w:val="00715D44"/>
    <w:rsid w:val="007163F2"/>
    <w:rsid w:val="00716C28"/>
    <w:rsid w:val="00716E62"/>
    <w:rsid w:val="007171A2"/>
    <w:rsid w:val="007176AF"/>
    <w:rsid w:val="00717F55"/>
    <w:rsid w:val="0072054C"/>
    <w:rsid w:val="00720A5F"/>
    <w:rsid w:val="00720E02"/>
    <w:rsid w:val="007210D4"/>
    <w:rsid w:val="0072127A"/>
    <w:rsid w:val="0072193F"/>
    <w:rsid w:val="007222E1"/>
    <w:rsid w:val="00722A41"/>
    <w:rsid w:val="00722C96"/>
    <w:rsid w:val="0072373E"/>
    <w:rsid w:val="007241AD"/>
    <w:rsid w:val="0072431E"/>
    <w:rsid w:val="0072601C"/>
    <w:rsid w:val="00726773"/>
    <w:rsid w:val="00726CF9"/>
    <w:rsid w:val="00727109"/>
    <w:rsid w:val="00727497"/>
    <w:rsid w:val="00731372"/>
    <w:rsid w:val="0073259F"/>
    <w:rsid w:val="00732A76"/>
    <w:rsid w:val="00732CA3"/>
    <w:rsid w:val="00733FC8"/>
    <w:rsid w:val="00733FCD"/>
    <w:rsid w:val="007342C3"/>
    <w:rsid w:val="0073491B"/>
    <w:rsid w:val="007351C2"/>
    <w:rsid w:val="00735897"/>
    <w:rsid w:val="00736009"/>
    <w:rsid w:val="007365D6"/>
    <w:rsid w:val="00736C2D"/>
    <w:rsid w:val="00737695"/>
    <w:rsid w:val="00737BB0"/>
    <w:rsid w:val="00737C19"/>
    <w:rsid w:val="00737DA5"/>
    <w:rsid w:val="00740434"/>
    <w:rsid w:val="0074086A"/>
    <w:rsid w:val="00740870"/>
    <w:rsid w:val="00742054"/>
    <w:rsid w:val="00742E13"/>
    <w:rsid w:val="007434D3"/>
    <w:rsid w:val="00743FEB"/>
    <w:rsid w:val="00744824"/>
    <w:rsid w:val="00745A15"/>
    <w:rsid w:val="007463AB"/>
    <w:rsid w:val="0075154D"/>
    <w:rsid w:val="00751ECC"/>
    <w:rsid w:val="00752443"/>
    <w:rsid w:val="00752EBE"/>
    <w:rsid w:val="00753709"/>
    <w:rsid w:val="00753800"/>
    <w:rsid w:val="007538FA"/>
    <w:rsid w:val="007557E3"/>
    <w:rsid w:val="00755C71"/>
    <w:rsid w:val="00755F5D"/>
    <w:rsid w:val="007562E9"/>
    <w:rsid w:val="0076007C"/>
    <w:rsid w:val="00761658"/>
    <w:rsid w:val="00761722"/>
    <w:rsid w:val="00763CCF"/>
    <w:rsid w:val="00763E80"/>
    <w:rsid w:val="0076414A"/>
    <w:rsid w:val="00764330"/>
    <w:rsid w:val="00765891"/>
    <w:rsid w:val="00765BE9"/>
    <w:rsid w:val="00766D11"/>
    <w:rsid w:val="00766DDD"/>
    <w:rsid w:val="0076722C"/>
    <w:rsid w:val="007672E0"/>
    <w:rsid w:val="0076755F"/>
    <w:rsid w:val="007700C2"/>
    <w:rsid w:val="0077050B"/>
    <w:rsid w:val="00770BFC"/>
    <w:rsid w:val="00770FC8"/>
    <w:rsid w:val="00771376"/>
    <w:rsid w:val="00771735"/>
    <w:rsid w:val="0077174B"/>
    <w:rsid w:val="00771E91"/>
    <w:rsid w:val="007733E6"/>
    <w:rsid w:val="007738A6"/>
    <w:rsid w:val="00773976"/>
    <w:rsid w:val="00774303"/>
    <w:rsid w:val="00774F6B"/>
    <w:rsid w:val="0077517A"/>
    <w:rsid w:val="007758B1"/>
    <w:rsid w:val="00775CB4"/>
    <w:rsid w:val="00775DC6"/>
    <w:rsid w:val="007762EF"/>
    <w:rsid w:val="00776DCE"/>
    <w:rsid w:val="00777216"/>
    <w:rsid w:val="0078051E"/>
    <w:rsid w:val="007808E0"/>
    <w:rsid w:val="00780E53"/>
    <w:rsid w:val="007811B5"/>
    <w:rsid w:val="007811D3"/>
    <w:rsid w:val="007820A5"/>
    <w:rsid w:val="007825F5"/>
    <w:rsid w:val="007829AD"/>
    <w:rsid w:val="0078397B"/>
    <w:rsid w:val="00783F86"/>
    <w:rsid w:val="00784817"/>
    <w:rsid w:val="00784953"/>
    <w:rsid w:val="00785850"/>
    <w:rsid w:val="007859E6"/>
    <w:rsid w:val="00786860"/>
    <w:rsid w:val="00790528"/>
    <w:rsid w:val="0079099E"/>
    <w:rsid w:val="00790C23"/>
    <w:rsid w:val="00790D0E"/>
    <w:rsid w:val="0079185D"/>
    <w:rsid w:val="00791939"/>
    <w:rsid w:val="0079260F"/>
    <w:rsid w:val="007926CC"/>
    <w:rsid w:val="00793B3C"/>
    <w:rsid w:val="0079465A"/>
    <w:rsid w:val="0079497F"/>
    <w:rsid w:val="00795B7A"/>
    <w:rsid w:val="00797A3E"/>
    <w:rsid w:val="007A017D"/>
    <w:rsid w:val="007A0585"/>
    <w:rsid w:val="007A0B64"/>
    <w:rsid w:val="007A1D4E"/>
    <w:rsid w:val="007A2155"/>
    <w:rsid w:val="007A265B"/>
    <w:rsid w:val="007A2751"/>
    <w:rsid w:val="007A3063"/>
    <w:rsid w:val="007A38ED"/>
    <w:rsid w:val="007A3B29"/>
    <w:rsid w:val="007A41DA"/>
    <w:rsid w:val="007A47B0"/>
    <w:rsid w:val="007A4A69"/>
    <w:rsid w:val="007A4A73"/>
    <w:rsid w:val="007A511E"/>
    <w:rsid w:val="007A6746"/>
    <w:rsid w:val="007A7115"/>
    <w:rsid w:val="007A71CF"/>
    <w:rsid w:val="007A77E4"/>
    <w:rsid w:val="007A7D78"/>
    <w:rsid w:val="007B0301"/>
    <w:rsid w:val="007B112E"/>
    <w:rsid w:val="007B16EC"/>
    <w:rsid w:val="007B2A8E"/>
    <w:rsid w:val="007B2F98"/>
    <w:rsid w:val="007B3081"/>
    <w:rsid w:val="007B35D0"/>
    <w:rsid w:val="007B38BA"/>
    <w:rsid w:val="007B3A83"/>
    <w:rsid w:val="007B3BC1"/>
    <w:rsid w:val="007B428A"/>
    <w:rsid w:val="007B488B"/>
    <w:rsid w:val="007B4A5E"/>
    <w:rsid w:val="007B5044"/>
    <w:rsid w:val="007B6D14"/>
    <w:rsid w:val="007B6DF2"/>
    <w:rsid w:val="007B6FCB"/>
    <w:rsid w:val="007B7009"/>
    <w:rsid w:val="007B7886"/>
    <w:rsid w:val="007C0264"/>
    <w:rsid w:val="007C0352"/>
    <w:rsid w:val="007C0E20"/>
    <w:rsid w:val="007C26E9"/>
    <w:rsid w:val="007C27A2"/>
    <w:rsid w:val="007C3040"/>
    <w:rsid w:val="007C3B9D"/>
    <w:rsid w:val="007C3E0E"/>
    <w:rsid w:val="007C429F"/>
    <w:rsid w:val="007C4959"/>
    <w:rsid w:val="007C49B4"/>
    <w:rsid w:val="007C62BA"/>
    <w:rsid w:val="007C62C2"/>
    <w:rsid w:val="007C6AF4"/>
    <w:rsid w:val="007C7025"/>
    <w:rsid w:val="007C76AE"/>
    <w:rsid w:val="007D0DFD"/>
    <w:rsid w:val="007D0FC7"/>
    <w:rsid w:val="007D122A"/>
    <w:rsid w:val="007D1BDE"/>
    <w:rsid w:val="007D2C2A"/>
    <w:rsid w:val="007D3163"/>
    <w:rsid w:val="007D33B4"/>
    <w:rsid w:val="007D384B"/>
    <w:rsid w:val="007D4E69"/>
    <w:rsid w:val="007D52B0"/>
    <w:rsid w:val="007D7A95"/>
    <w:rsid w:val="007E06ED"/>
    <w:rsid w:val="007E0FF0"/>
    <w:rsid w:val="007E193D"/>
    <w:rsid w:val="007E23A4"/>
    <w:rsid w:val="007E2D63"/>
    <w:rsid w:val="007E33A3"/>
    <w:rsid w:val="007E4CF3"/>
    <w:rsid w:val="007E4D5B"/>
    <w:rsid w:val="007E503A"/>
    <w:rsid w:val="007E5CD1"/>
    <w:rsid w:val="007E6F3F"/>
    <w:rsid w:val="007E7720"/>
    <w:rsid w:val="007E7C7A"/>
    <w:rsid w:val="007E7CD1"/>
    <w:rsid w:val="007E7EF0"/>
    <w:rsid w:val="007F01B4"/>
    <w:rsid w:val="007F0665"/>
    <w:rsid w:val="007F110C"/>
    <w:rsid w:val="007F168C"/>
    <w:rsid w:val="007F1A7B"/>
    <w:rsid w:val="007F21CE"/>
    <w:rsid w:val="007F30D1"/>
    <w:rsid w:val="007F494C"/>
    <w:rsid w:val="007F535D"/>
    <w:rsid w:val="007F5464"/>
    <w:rsid w:val="007F5A3D"/>
    <w:rsid w:val="007F5BCC"/>
    <w:rsid w:val="007F6064"/>
    <w:rsid w:val="007F6607"/>
    <w:rsid w:val="007F67AD"/>
    <w:rsid w:val="007F6D38"/>
    <w:rsid w:val="007F6E14"/>
    <w:rsid w:val="007F6F63"/>
    <w:rsid w:val="007F73C7"/>
    <w:rsid w:val="007F78F1"/>
    <w:rsid w:val="007F7CBE"/>
    <w:rsid w:val="00801488"/>
    <w:rsid w:val="0080217E"/>
    <w:rsid w:val="00802A52"/>
    <w:rsid w:val="00802BFE"/>
    <w:rsid w:val="00802E68"/>
    <w:rsid w:val="008032D0"/>
    <w:rsid w:val="008046BC"/>
    <w:rsid w:val="00804FD5"/>
    <w:rsid w:val="008056E6"/>
    <w:rsid w:val="00805BB7"/>
    <w:rsid w:val="00805F68"/>
    <w:rsid w:val="00805F99"/>
    <w:rsid w:val="008061DE"/>
    <w:rsid w:val="00806D2E"/>
    <w:rsid w:val="00806FFC"/>
    <w:rsid w:val="00807F33"/>
    <w:rsid w:val="008105BA"/>
    <w:rsid w:val="00810F66"/>
    <w:rsid w:val="00811103"/>
    <w:rsid w:val="008111BA"/>
    <w:rsid w:val="00811279"/>
    <w:rsid w:val="0081141C"/>
    <w:rsid w:val="008120A5"/>
    <w:rsid w:val="00812141"/>
    <w:rsid w:val="00812A78"/>
    <w:rsid w:val="00812D8F"/>
    <w:rsid w:val="00813D89"/>
    <w:rsid w:val="0081538D"/>
    <w:rsid w:val="00816404"/>
    <w:rsid w:val="00816455"/>
    <w:rsid w:val="0081648A"/>
    <w:rsid w:val="00816494"/>
    <w:rsid w:val="008171DD"/>
    <w:rsid w:val="00817E27"/>
    <w:rsid w:val="008200DB"/>
    <w:rsid w:val="00820516"/>
    <w:rsid w:val="00820BA5"/>
    <w:rsid w:val="00821DDB"/>
    <w:rsid w:val="00822177"/>
    <w:rsid w:val="0082265D"/>
    <w:rsid w:val="00822712"/>
    <w:rsid w:val="00822BCE"/>
    <w:rsid w:val="00822F59"/>
    <w:rsid w:val="008243E3"/>
    <w:rsid w:val="0082449C"/>
    <w:rsid w:val="00824AC2"/>
    <w:rsid w:val="0082624A"/>
    <w:rsid w:val="008266FC"/>
    <w:rsid w:val="00826B84"/>
    <w:rsid w:val="008270A2"/>
    <w:rsid w:val="008277CF"/>
    <w:rsid w:val="00827B3E"/>
    <w:rsid w:val="00830469"/>
    <w:rsid w:val="008308C0"/>
    <w:rsid w:val="00831410"/>
    <w:rsid w:val="008315FA"/>
    <w:rsid w:val="00831827"/>
    <w:rsid w:val="00832EB9"/>
    <w:rsid w:val="00833B29"/>
    <w:rsid w:val="00833B3C"/>
    <w:rsid w:val="008343CB"/>
    <w:rsid w:val="008345A4"/>
    <w:rsid w:val="0083521D"/>
    <w:rsid w:val="0083538D"/>
    <w:rsid w:val="00835B28"/>
    <w:rsid w:val="00836FB3"/>
    <w:rsid w:val="0083767B"/>
    <w:rsid w:val="008376A5"/>
    <w:rsid w:val="0084033C"/>
    <w:rsid w:val="00840CE6"/>
    <w:rsid w:val="008413C9"/>
    <w:rsid w:val="00842B05"/>
    <w:rsid w:val="00842B6E"/>
    <w:rsid w:val="008431A6"/>
    <w:rsid w:val="008436B9"/>
    <w:rsid w:val="00843893"/>
    <w:rsid w:val="00843C26"/>
    <w:rsid w:val="00843FBF"/>
    <w:rsid w:val="008445DE"/>
    <w:rsid w:val="008448FA"/>
    <w:rsid w:val="008457C2"/>
    <w:rsid w:val="00845BAF"/>
    <w:rsid w:val="008467B3"/>
    <w:rsid w:val="00846B77"/>
    <w:rsid w:val="00846C41"/>
    <w:rsid w:val="00846CAD"/>
    <w:rsid w:val="008479F6"/>
    <w:rsid w:val="00850D55"/>
    <w:rsid w:val="008534F0"/>
    <w:rsid w:val="0085355B"/>
    <w:rsid w:val="00853E38"/>
    <w:rsid w:val="00854574"/>
    <w:rsid w:val="00854936"/>
    <w:rsid w:val="00854BF1"/>
    <w:rsid w:val="00855262"/>
    <w:rsid w:val="00855962"/>
    <w:rsid w:val="00855E26"/>
    <w:rsid w:val="0085713E"/>
    <w:rsid w:val="00857438"/>
    <w:rsid w:val="00857EBE"/>
    <w:rsid w:val="00857F21"/>
    <w:rsid w:val="0086046B"/>
    <w:rsid w:val="0086071F"/>
    <w:rsid w:val="00860FF3"/>
    <w:rsid w:val="00861BD0"/>
    <w:rsid w:val="00861ECD"/>
    <w:rsid w:val="00861F0F"/>
    <w:rsid w:val="0086210F"/>
    <w:rsid w:val="00862380"/>
    <w:rsid w:val="00862BD5"/>
    <w:rsid w:val="00862D73"/>
    <w:rsid w:val="00863736"/>
    <w:rsid w:val="00863E06"/>
    <w:rsid w:val="008643AD"/>
    <w:rsid w:val="0086461F"/>
    <w:rsid w:val="008651B0"/>
    <w:rsid w:val="008652CC"/>
    <w:rsid w:val="00865A7D"/>
    <w:rsid w:val="008661DC"/>
    <w:rsid w:val="00866A7E"/>
    <w:rsid w:val="00866AA3"/>
    <w:rsid w:val="008671DD"/>
    <w:rsid w:val="00867748"/>
    <w:rsid w:val="00870234"/>
    <w:rsid w:val="008703FD"/>
    <w:rsid w:val="00871290"/>
    <w:rsid w:val="00871EAC"/>
    <w:rsid w:val="00872ED3"/>
    <w:rsid w:val="008736ED"/>
    <w:rsid w:val="008738C2"/>
    <w:rsid w:val="00874190"/>
    <w:rsid w:val="0087491D"/>
    <w:rsid w:val="00874F90"/>
    <w:rsid w:val="00875D52"/>
    <w:rsid w:val="008771E3"/>
    <w:rsid w:val="00877724"/>
    <w:rsid w:val="00877D69"/>
    <w:rsid w:val="008812A3"/>
    <w:rsid w:val="008821E8"/>
    <w:rsid w:val="00883705"/>
    <w:rsid w:val="00883FB3"/>
    <w:rsid w:val="0088660D"/>
    <w:rsid w:val="00886F08"/>
    <w:rsid w:val="00890F12"/>
    <w:rsid w:val="00895590"/>
    <w:rsid w:val="00895D6E"/>
    <w:rsid w:val="008961CC"/>
    <w:rsid w:val="0089645E"/>
    <w:rsid w:val="00897049"/>
    <w:rsid w:val="008A06A7"/>
    <w:rsid w:val="008A107A"/>
    <w:rsid w:val="008A110C"/>
    <w:rsid w:val="008A1175"/>
    <w:rsid w:val="008A1554"/>
    <w:rsid w:val="008A1872"/>
    <w:rsid w:val="008A1D06"/>
    <w:rsid w:val="008A2531"/>
    <w:rsid w:val="008A2B62"/>
    <w:rsid w:val="008A314A"/>
    <w:rsid w:val="008A3667"/>
    <w:rsid w:val="008A3E9D"/>
    <w:rsid w:val="008A3FA1"/>
    <w:rsid w:val="008A44AD"/>
    <w:rsid w:val="008A5795"/>
    <w:rsid w:val="008A5BEC"/>
    <w:rsid w:val="008A7FD8"/>
    <w:rsid w:val="008B0ADD"/>
    <w:rsid w:val="008B1AD7"/>
    <w:rsid w:val="008B1FC9"/>
    <w:rsid w:val="008B247E"/>
    <w:rsid w:val="008B3235"/>
    <w:rsid w:val="008B34E7"/>
    <w:rsid w:val="008B354B"/>
    <w:rsid w:val="008B414F"/>
    <w:rsid w:val="008B4FD5"/>
    <w:rsid w:val="008B5B7A"/>
    <w:rsid w:val="008B5FEA"/>
    <w:rsid w:val="008B6910"/>
    <w:rsid w:val="008B74AC"/>
    <w:rsid w:val="008C0ABD"/>
    <w:rsid w:val="008C0AC4"/>
    <w:rsid w:val="008C1989"/>
    <w:rsid w:val="008C2818"/>
    <w:rsid w:val="008C286F"/>
    <w:rsid w:val="008C2E65"/>
    <w:rsid w:val="008C3045"/>
    <w:rsid w:val="008C308E"/>
    <w:rsid w:val="008C3750"/>
    <w:rsid w:val="008C3D89"/>
    <w:rsid w:val="008C3FC2"/>
    <w:rsid w:val="008C4376"/>
    <w:rsid w:val="008C59B8"/>
    <w:rsid w:val="008C5D1F"/>
    <w:rsid w:val="008C61B5"/>
    <w:rsid w:val="008C6F8C"/>
    <w:rsid w:val="008C7371"/>
    <w:rsid w:val="008C737A"/>
    <w:rsid w:val="008C7662"/>
    <w:rsid w:val="008C79F4"/>
    <w:rsid w:val="008C7B2B"/>
    <w:rsid w:val="008D1387"/>
    <w:rsid w:val="008D14AE"/>
    <w:rsid w:val="008D245D"/>
    <w:rsid w:val="008D37EF"/>
    <w:rsid w:val="008D3FA0"/>
    <w:rsid w:val="008D40BE"/>
    <w:rsid w:val="008D42DC"/>
    <w:rsid w:val="008D4925"/>
    <w:rsid w:val="008D5329"/>
    <w:rsid w:val="008D7991"/>
    <w:rsid w:val="008D7FEF"/>
    <w:rsid w:val="008E02E4"/>
    <w:rsid w:val="008E0B76"/>
    <w:rsid w:val="008E1201"/>
    <w:rsid w:val="008E1A63"/>
    <w:rsid w:val="008E1C8C"/>
    <w:rsid w:val="008E1C8F"/>
    <w:rsid w:val="008E201A"/>
    <w:rsid w:val="008E214F"/>
    <w:rsid w:val="008E26F5"/>
    <w:rsid w:val="008E2D78"/>
    <w:rsid w:val="008E4288"/>
    <w:rsid w:val="008E445A"/>
    <w:rsid w:val="008E4634"/>
    <w:rsid w:val="008E4E3C"/>
    <w:rsid w:val="008E5585"/>
    <w:rsid w:val="008E570D"/>
    <w:rsid w:val="008E5A85"/>
    <w:rsid w:val="008E661C"/>
    <w:rsid w:val="008E66DC"/>
    <w:rsid w:val="008E6FAC"/>
    <w:rsid w:val="008E76A2"/>
    <w:rsid w:val="008E7A5B"/>
    <w:rsid w:val="008E7FA1"/>
    <w:rsid w:val="008F0075"/>
    <w:rsid w:val="008F15CB"/>
    <w:rsid w:val="008F1F1E"/>
    <w:rsid w:val="008F2154"/>
    <w:rsid w:val="008F2DDF"/>
    <w:rsid w:val="008F34D2"/>
    <w:rsid w:val="008F3564"/>
    <w:rsid w:val="008F3771"/>
    <w:rsid w:val="008F3E73"/>
    <w:rsid w:val="008F46F0"/>
    <w:rsid w:val="008F4793"/>
    <w:rsid w:val="008F52C8"/>
    <w:rsid w:val="008F53E3"/>
    <w:rsid w:val="008F53FF"/>
    <w:rsid w:val="008F547E"/>
    <w:rsid w:val="008F6098"/>
    <w:rsid w:val="008F643A"/>
    <w:rsid w:val="008F6A77"/>
    <w:rsid w:val="008F7029"/>
    <w:rsid w:val="008F79D5"/>
    <w:rsid w:val="008F7BC9"/>
    <w:rsid w:val="00900A1E"/>
    <w:rsid w:val="00900A8A"/>
    <w:rsid w:val="00901595"/>
    <w:rsid w:val="009021F2"/>
    <w:rsid w:val="0090224E"/>
    <w:rsid w:val="0090242B"/>
    <w:rsid w:val="00902787"/>
    <w:rsid w:val="0090291E"/>
    <w:rsid w:val="00902CAF"/>
    <w:rsid w:val="00902FF4"/>
    <w:rsid w:val="0090350B"/>
    <w:rsid w:val="009042A5"/>
    <w:rsid w:val="00906D91"/>
    <w:rsid w:val="009071F9"/>
    <w:rsid w:val="0090758B"/>
    <w:rsid w:val="00907927"/>
    <w:rsid w:val="00907E58"/>
    <w:rsid w:val="00910453"/>
    <w:rsid w:val="00910707"/>
    <w:rsid w:val="00910FCD"/>
    <w:rsid w:val="0091156B"/>
    <w:rsid w:val="0091233F"/>
    <w:rsid w:val="00912F73"/>
    <w:rsid w:val="0091399D"/>
    <w:rsid w:val="009152EE"/>
    <w:rsid w:val="009153B1"/>
    <w:rsid w:val="009158CE"/>
    <w:rsid w:val="00915E3D"/>
    <w:rsid w:val="00916945"/>
    <w:rsid w:val="00917E7B"/>
    <w:rsid w:val="00920AEE"/>
    <w:rsid w:val="009210E3"/>
    <w:rsid w:val="009216D2"/>
    <w:rsid w:val="009226A2"/>
    <w:rsid w:val="00922A13"/>
    <w:rsid w:val="00922C54"/>
    <w:rsid w:val="009236D7"/>
    <w:rsid w:val="0092375E"/>
    <w:rsid w:val="00923951"/>
    <w:rsid w:val="009245B5"/>
    <w:rsid w:val="00924AB2"/>
    <w:rsid w:val="00924AEE"/>
    <w:rsid w:val="00924B97"/>
    <w:rsid w:val="00925E2C"/>
    <w:rsid w:val="00925EEB"/>
    <w:rsid w:val="00926353"/>
    <w:rsid w:val="00927D7E"/>
    <w:rsid w:val="00930321"/>
    <w:rsid w:val="009306D4"/>
    <w:rsid w:val="009312C7"/>
    <w:rsid w:val="00931407"/>
    <w:rsid w:val="00931CAC"/>
    <w:rsid w:val="00932B3E"/>
    <w:rsid w:val="00933ADC"/>
    <w:rsid w:val="00934037"/>
    <w:rsid w:val="0093523B"/>
    <w:rsid w:val="00935A5B"/>
    <w:rsid w:val="00936033"/>
    <w:rsid w:val="009373FA"/>
    <w:rsid w:val="00937573"/>
    <w:rsid w:val="0093783A"/>
    <w:rsid w:val="00937A66"/>
    <w:rsid w:val="00937B9D"/>
    <w:rsid w:val="00940BB7"/>
    <w:rsid w:val="00940BC5"/>
    <w:rsid w:val="00940EC0"/>
    <w:rsid w:val="0094137D"/>
    <w:rsid w:val="00941415"/>
    <w:rsid w:val="00941D9F"/>
    <w:rsid w:val="009423EE"/>
    <w:rsid w:val="0094433D"/>
    <w:rsid w:val="009452F7"/>
    <w:rsid w:val="00945348"/>
    <w:rsid w:val="00945420"/>
    <w:rsid w:val="0094598F"/>
    <w:rsid w:val="009469CE"/>
    <w:rsid w:val="00946C5A"/>
    <w:rsid w:val="00946D5F"/>
    <w:rsid w:val="00946DC0"/>
    <w:rsid w:val="009475D9"/>
    <w:rsid w:val="009477D9"/>
    <w:rsid w:val="009479A1"/>
    <w:rsid w:val="00947E2E"/>
    <w:rsid w:val="0095045A"/>
    <w:rsid w:val="009514AC"/>
    <w:rsid w:val="00951509"/>
    <w:rsid w:val="00951A6C"/>
    <w:rsid w:val="00951DC8"/>
    <w:rsid w:val="009530B7"/>
    <w:rsid w:val="00953B0C"/>
    <w:rsid w:val="00953D18"/>
    <w:rsid w:val="009541D2"/>
    <w:rsid w:val="009547EF"/>
    <w:rsid w:val="0095485F"/>
    <w:rsid w:val="0095532C"/>
    <w:rsid w:val="00955A4C"/>
    <w:rsid w:val="00956F10"/>
    <w:rsid w:val="00957136"/>
    <w:rsid w:val="0095713D"/>
    <w:rsid w:val="0096019E"/>
    <w:rsid w:val="0096109A"/>
    <w:rsid w:val="00961A29"/>
    <w:rsid w:val="00961ED4"/>
    <w:rsid w:val="00962CFB"/>
    <w:rsid w:val="009635E8"/>
    <w:rsid w:val="0096443A"/>
    <w:rsid w:val="009654DE"/>
    <w:rsid w:val="00965A67"/>
    <w:rsid w:val="00965D5C"/>
    <w:rsid w:val="00966709"/>
    <w:rsid w:val="00966B7D"/>
    <w:rsid w:val="00967FA2"/>
    <w:rsid w:val="00970383"/>
    <w:rsid w:val="009704BC"/>
    <w:rsid w:val="00970BF8"/>
    <w:rsid w:val="00970CFD"/>
    <w:rsid w:val="00970D26"/>
    <w:rsid w:val="00971A88"/>
    <w:rsid w:val="00971E31"/>
    <w:rsid w:val="00971E48"/>
    <w:rsid w:val="009721DC"/>
    <w:rsid w:val="00972BE8"/>
    <w:rsid w:val="00972F2E"/>
    <w:rsid w:val="0097330E"/>
    <w:rsid w:val="009739A0"/>
    <w:rsid w:val="00973F8B"/>
    <w:rsid w:val="00973F90"/>
    <w:rsid w:val="0097512C"/>
    <w:rsid w:val="009752BF"/>
    <w:rsid w:val="00975E98"/>
    <w:rsid w:val="00976086"/>
    <w:rsid w:val="00976896"/>
    <w:rsid w:val="00976D6C"/>
    <w:rsid w:val="009771EC"/>
    <w:rsid w:val="009777BC"/>
    <w:rsid w:val="0097790E"/>
    <w:rsid w:val="00977CD9"/>
    <w:rsid w:val="00981E98"/>
    <w:rsid w:val="009823A3"/>
    <w:rsid w:val="009826DE"/>
    <w:rsid w:val="00982EE5"/>
    <w:rsid w:val="00983B46"/>
    <w:rsid w:val="00984034"/>
    <w:rsid w:val="0098695A"/>
    <w:rsid w:val="0098702B"/>
    <w:rsid w:val="0098750A"/>
    <w:rsid w:val="00987989"/>
    <w:rsid w:val="00990B7D"/>
    <w:rsid w:val="00991594"/>
    <w:rsid w:val="009919C7"/>
    <w:rsid w:val="00991DC8"/>
    <w:rsid w:val="00992055"/>
    <w:rsid w:val="009926B7"/>
    <w:rsid w:val="00992A77"/>
    <w:rsid w:val="00992D26"/>
    <w:rsid w:val="0099369D"/>
    <w:rsid w:val="00994252"/>
    <w:rsid w:val="0099472F"/>
    <w:rsid w:val="00995241"/>
    <w:rsid w:val="00995A1E"/>
    <w:rsid w:val="00995B23"/>
    <w:rsid w:val="00997B1B"/>
    <w:rsid w:val="009A1010"/>
    <w:rsid w:val="009A1BB5"/>
    <w:rsid w:val="009A264E"/>
    <w:rsid w:val="009A2B83"/>
    <w:rsid w:val="009A3297"/>
    <w:rsid w:val="009A3A2D"/>
    <w:rsid w:val="009A3EDC"/>
    <w:rsid w:val="009A3FFB"/>
    <w:rsid w:val="009A467B"/>
    <w:rsid w:val="009A46B5"/>
    <w:rsid w:val="009A4D0D"/>
    <w:rsid w:val="009A5ADF"/>
    <w:rsid w:val="009A5E53"/>
    <w:rsid w:val="009A6104"/>
    <w:rsid w:val="009A6507"/>
    <w:rsid w:val="009A68D5"/>
    <w:rsid w:val="009B0EB6"/>
    <w:rsid w:val="009B0F72"/>
    <w:rsid w:val="009B1072"/>
    <w:rsid w:val="009B1D3B"/>
    <w:rsid w:val="009B1F92"/>
    <w:rsid w:val="009B25A8"/>
    <w:rsid w:val="009B29ED"/>
    <w:rsid w:val="009B4B89"/>
    <w:rsid w:val="009B5CC6"/>
    <w:rsid w:val="009B63EC"/>
    <w:rsid w:val="009B68F2"/>
    <w:rsid w:val="009C0077"/>
    <w:rsid w:val="009C1AD1"/>
    <w:rsid w:val="009C2011"/>
    <w:rsid w:val="009C24DA"/>
    <w:rsid w:val="009C2FC1"/>
    <w:rsid w:val="009C364B"/>
    <w:rsid w:val="009C364C"/>
    <w:rsid w:val="009C3BE3"/>
    <w:rsid w:val="009C5729"/>
    <w:rsid w:val="009C5830"/>
    <w:rsid w:val="009C5BD3"/>
    <w:rsid w:val="009C6319"/>
    <w:rsid w:val="009C6ECC"/>
    <w:rsid w:val="009C73CC"/>
    <w:rsid w:val="009C7C55"/>
    <w:rsid w:val="009D0014"/>
    <w:rsid w:val="009D04D5"/>
    <w:rsid w:val="009D0965"/>
    <w:rsid w:val="009D1549"/>
    <w:rsid w:val="009D1A5B"/>
    <w:rsid w:val="009D1B0C"/>
    <w:rsid w:val="009D26A5"/>
    <w:rsid w:val="009D29C1"/>
    <w:rsid w:val="009D2DD1"/>
    <w:rsid w:val="009D3AC7"/>
    <w:rsid w:val="009D3B04"/>
    <w:rsid w:val="009D3CCD"/>
    <w:rsid w:val="009D45FF"/>
    <w:rsid w:val="009D5D83"/>
    <w:rsid w:val="009D62FA"/>
    <w:rsid w:val="009D6ED3"/>
    <w:rsid w:val="009E0041"/>
    <w:rsid w:val="009E0225"/>
    <w:rsid w:val="009E02FB"/>
    <w:rsid w:val="009E0B74"/>
    <w:rsid w:val="009E3291"/>
    <w:rsid w:val="009E36D9"/>
    <w:rsid w:val="009E4031"/>
    <w:rsid w:val="009E4C19"/>
    <w:rsid w:val="009E4E75"/>
    <w:rsid w:val="009E5026"/>
    <w:rsid w:val="009E5727"/>
    <w:rsid w:val="009E58CC"/>
    <w:rsid w:val="009E59BE"/>
    <w:rsid w:val="009E63E5"/>
    <w:rsid w:val="009E6DFA"/>
    <w:rsid w:val="009E7238"/>
    <w:rsid w:val="009F0EF2"/>
    <w:rsid w:val="009F1C39"/>
    <w:rsid w:val="009F27D1"/>
    <w:rsid w:val="009F29C7"/>
    <w:rsid w:val="009F2C00"/>
    <w:rsid w:val="009F38E0"/>
    <w:rsid w:val="009F3A6E"/>
    <w:rsid w:val="009F438F"/>
    <w:rsid w:val="009F4649"/>
    <w:rsid w:val="009F4E8C"/>
    <w:rsid w:val="009F5BF0"/>
    <w:rsid w:val="009F5D43"/>
    <w:rsid w:val="009F6BA2"/>
    <w:rsid w:val="009F6C76"/>
    <w:rsid w:val="00A0126F"/>
    <w:rsid w:val="00A013BD"/>
    <w:rsid w:val="00A02051"/>
    <w:rsid w:val="00A020F1"/>
    <w:rsid w:val="00A02A57"/>
    <w:rsid w:val="00A02E7F"/>
    <w:rsid w:val="00A03297"/>
    <w:rsid w:val="00A03FFF"/>
    <w:rsid w:val="00A041F8"/>
    <w:rsid w:val="00A049A3"/>
    <w:rsid w:val="00A04F6F"/>
    <w:rsid w:val="00A05470"/>
    <w:rsid w:val="00A0547A"/>
    <w:rsid w:val="00A076C3"/>
    <w:rsid w:val="00A0772C"/>
    <w:rsid w:val="00A103B9"/>
    <w:rsid w:val="00A10707"/>
    <w:rsid w:val="00A10AD6"/>
    <w:rsid w:val="00A10C9C"/>
    <w:rsid w:val="00A125FF"/>
    <w:rsid w:val="00A12C1C"/>
    <w:rsid w:val="00A12FB3"/>
    <w:rsid w:val="00A13345"/>
    <w:rsid w:val="00A135A7"/>
    <w:rsid w:val="00A13FBD"/>
    <w:rsid w:val="00A148A4"/>
    <w:rsid w:val="00A14905"/>
    <w:rsid w:val="00A14AC5"/>
    <w:rsid w:val="00A14AEF"/>
    <w:rsid w:val="00A14DD9"/>
    <w:rsid w:val="00A15D1B"/>
    <w:rsid w:val="00A16522"/>
    <w:rsid w:val="00A171D5"/>
    <w:rsid w:val="00A2039D"/>
    <w:rsid w:val="00A207AE"/>
    <w:rsid w:val="00A20CC9"/>
    <w:rsid w:val="00A217C9"/>
    <w:rsid w:val="00A222E8"/>
    <w:rsid w:val="00A22323"/>
    <w:rsid w:val="00A225E7"/>
    <w:rsid w:val="00A2346D"/>
    <w:rsid w:val="00A2350A"/>
    <w:rsid w:val="00A2375E"/>
    <w:rsid w:val="00A23770"/>
    <w:rsid w:val="00A23A1C"/>
    <w:rsid w:val="00A247B3"/>
    <w:rsid w:val="00A2499B"/>
    <w:rsid w:val="00A2588A"/>
    <w:rsid w:val="00A25B5B"/>
    <w:rsid w:val="00A2693A"/>
    <w:rsid w:val="00A26957"/>
    <w:rsid w:val="00A27FB6"/>
    <w:rsid w:val="00A30C56"/>
    <w:rsid w:val="00A3227A"/>
    <w:rsid w:val="00A324D5"/>
    <w:rsid w:val="00A32B74"/>
    <w:rsid w:val="00A342A3"/>
    <w:rsid w:val="00A34887"/>
    <w:rsid w:val="00A350F2"/>
    <w:rsid w:val="00A35B62"/>
    <w:rsid w:val="00A368C5"/>
    <w:rsid w:val="00A37F79"/>
    <w:rsid w:val="00A418D3"/>
    <w:rsid w:val="00A42937"/>
    <w:rsid w:val="00A43463"/>
    <w:rsid w:val="00A435E4"/>
    <w:rsid w:val="00A43A2A"/>
    <w:rsid w:val="00A447F6"/>
    <w:rsid w:val="00A44DA6"/>
    <w:rsid w:val="00A453BF"/>
    <w:rsid w:val="00A4709B"/>
    <w:rsid w:val="00A47931"/>
    <w:rsid w:val="00A519C3"/>
    <w:rsid w:val="00A52CFF"/>
    <w:rsid w:val="00A534FA"/>
    <w:rsid w:val="00A53CC0"/>
    <w:rsid w:val="00A54227"/>
    <w:rsid w:val="00A5422B"/>
    <w:rsid w:val="00A55035"/>
    <w:rsid w:val="00A55EC8"/>
    <w:rsid w:val="00A563F7"/>
    <w:rsid w:val="00A56E05"/>
    <w:rsid w:val="00A570DA"/>
    <w:rsid w:val="00A5741A"/>
    <w:rsid w:val="00A57683"/>
    <w:rsid w:val="00A5771B"/>
    <w:rsid w:val="00A57758"/>
    <w:rsid w:val="00A57F50"/>
    <w:rsid w:val="00A606EA"/>
    <w:rsid w:val="00A60FF4"/>
    <w:rsid w:val="00A611F1"/>
    <w:rsid w:val="00A612AC"/>
    <w:rsid w:val="00A61DD8"/>
    <w:rsid w:val="00A630B8"/>
    <w:rsid w:val="00A6397C"/>
    <w:rsid w:val="00A63DBE"/>
    <w:rsid w:val="00A654B8"/>
    <w:rsid w:val="00A65E9A"/>
    <w:rsid w:val="00A70245"/>
    <w:rsid w:val="00A70668"/>
    <w:rsid w:val="00A70854"/>
    <w:rsid w:val="00A710B1"/>
    <w:rsid w:val="00A71A44"/>
    <w:rsid w:val="00A72AA3"/>
    <w:rsid w:val="00A73192"/>
    <w:rsid w:val="00A73262"/>
    <w:rsid w:val="00A7419C"/>
    <w:rsid w:val="00A74831"/>
    <w:rsid w:val="00A74958"/>
    <w:rsid w:val="00A74D79"/>
    <w:rsid w:val="00A75751"/>
    <w:rsid w:val="00A759A7"/>
    <w:rsid w:val="00A7602B"/>
    <w:rsid w:val="00A76A7B"/>
    <w:rsid w:val="00A778D0"/>
    <w:rsid w:val="00A77C26"/>
    <w:rsid w:val="00A808DC"/>
    <w:rsid w:val="00A819BA"/>
    <w:rsid w:val="00A81A7F"/>
    <w:rsid w:val="00A81FD2"/>
    <w:rsid w:val="00A8224A"/>
    <w:rsid w:val="00A8242D"/>
    <w:rsid w:val="00A8321D"/>
    <w:rsid w:val="00A8472D"/>
    <w:rsid w:val="00A84BB5"/>
    <w:rsid w:val="00A84F72"/>
    <w:rsid w:val="00A8550F"/>
    <w:rsid w:val="00A86C68"/>
    <w:rsid w:val="00A8721F"/>
    <w:rsid w:val="00A87F48"/>
    <w:rsid w:val="00A90BD6"/>
    <w:rsid w:val="00A91193"/>
    <w:rsid w:val="00A916E9"/>
    <w:rsid w:val="00A9179B"/>
    <w:rsid w:val="00A92576"/>
    <w:rsid w:val="00A93BCE"/>
    <w:rsid w:val="00A945C2"/>
    <w:rsid w:val="00A94B54"/>
    <w:rsid w:val="00A94EA2"/>
    <w:rsid w:val="00A9511F"/>
    <w:rsid w:val="00A95A5D"/>
    <w:rsid w:val="00A95F92"/>
    <w:rsid w:val="00A9621C"/>
    <w:rsid w:val="00A9673C"/>
    <w:rsid w:val="00A968D2"/>
    <w:rsid w:val="00A979A6"/>
    <w:rsid w:val="00A979DF"/>
    <w:rsid w:val="00A97C79"/>
    <w:rsid w:val="00A97F08"/>
    <w:rsid w:val="00AA012E"/>
    <w:rsid w:val="00AA07F8"/>
    <w:rsid w:val="00AA0848"/>
    <w:rsid w:val="00AA0B6D"/>
    <w:rsid w:val="00AA12E8"/>
    <w:rsid w:val="00AA15A6"/>
    <w:rsid w:val="00AA4677"/>
    <w:rsid w:val="00AA4BAC"/>
    <w:rsid w:val="00AA5122"/>
    <w:rsid w:val="00AA5F72"/>
    <w:rsid w:val="00AA6992"/>
    <w:rsid w:val="00AA7619"/>
    <w:rsid w:val="00AB0451"/>
    <w:rsid w:val="00AB05F0"/>
    <w:rsid w:val="00AB1359"/>
    <w:rsid w:val="00AB1C0B"/>
    <w:rsid w:val="00AB2AC0"/>
    <w:rsid w:val="00AB328D"/>
    <w:rsid w:val="00AB37E5"/>
    <w:rsid w:val="00AB4278"/>
    <w:rsid w:val="00AB4744"/>
    <w:rsid w:val="00AB4821"/>
    <w:rsid w:val="00AB52E8"/>
    <w:rsid w:val="00AB623C"/>
    <w:rsid w:val="00AB6831"/>
    <w:rsid w:val="00AB692A"/>
    <w:rsid w:val="00AB7162"/>
    <w:rsid w:val="00AB7653"/>
    <w:rsid w:val="00AB77CA"/>
    <w:rsid w:val="00AC038B"/>
    <w:rsid w:val="00AC063D"/>
    <w:rsid w:val="00AC12D4"/>
    <w:rsid w:val="00AC1579"/>
    <w:rsid w:val="00AC170D"/>
    <w:rsid w:val="00AC198C"/>
    <w:rsid w:val="00AC1AA8"/>
    <w:rsid w:val="00AC2AD8"/>
    <w:rsid w:val="00AC2CFD"/>
    <w:rsid w:val="00AC2FCA"/>
    <w:rsid w:val="00AC40C7"/>
    <w:rsid w:val="00AC4209"/>
    <w:rsid w:val="00AC4439"/>
    <w:rsid w:val="00AC4DFD"/>
    <w:rsid w:val="00AC5F26"/>
    <w:rsid w:val="00AC663A"/>
    <w:rsid w:val="00AC6AA2"/>
    <w:rsid w:val="00AC6FEB"/>
    <w:rsid w:val="00AC7B44"/>
    <w:rsid w:val="00AC7C9A"/>
    <w:rsid w:val="00AD0056"/>
    <w:rsid w:val="00AD012E"/>
    <w:rsid w:val="00AD020D"/>
    <w:rsid w:val="00AD0404"/>
    <w:rsid w:val="00AD0E4A"/>
    <w:rsid w:val="00AD25D5"/>
    <w:rsid w:val="00AD3156"/>
    <w:rsid w:val="00AD3BE3"/>
    <w:rsid w:val="00AD3CEB"/>
    <w:rsid w:val="00AD3E60"/>
    <w:rsid w:val="00AD5825"/>
    <w:rsid w:val="00AD634F"/>
    <w:rsid w:val="00AD73AD"/>
    <w:rsid w:val="00AD798A"/>
    <w:rsid w:val="00AD799D"/>
    <w:rsid w:val="00AD7B0F"/>
    <w:rsid w:val="00AE03B8"/>
    <w:rsid w:val="00AE0F7E"/>
    <w:rsid w:val="00AE1491"/>
    <w:rsid w:val="00AE2327"/>
    <w:rsid w:val="00AE2FCE"/>
    <w:rsid w:val="00AE3095"/>
    <w:rsid w:val="00AE34C4"/>
    <w:rsid w:val="00AE38C4"/>
    <w:rsid w:val="00AE3917"/>
    <w:rsid w:val="00AE3DC7"/>
    <w:rsid w:val="00AE42E7"/>
    <w:rsid w:val="00AE47E3"/>
    <w:rsid w:val="00AE47F9"/>
    <w:rsid w:val="00AE4ECE"/>
    <w:rsid w:val="00AE5257"/>
    <w:rsid w:val="00AE528C"/>
    <w:rsid w:val="00AE566E"/>
    <w:rsid w:val="00AE5DF1"/>
    <w:rsid w:val="00AE6AE8"/>
    <w:rsid w:val="00AE71C9"/>
    <w:rsid w:val="00AF0D75"/>
    <w:rsid w:val="00AF173F"/>
    <w:rsid w:val="00AF177B"/>
    <w:rsid w:val="00AF18CC"/>
    <w:rsid w:val="00AF2772"/>
    <w:rsid w:val="00AF2830"/>
    <w:rsid w:val="00AF3350"/>
    <w:rsid w:val="00AF34F8"/>
    <w:rsid w:val="00AF379C"/>
    <w:rsid w:val="00AF3855"/>
    <w:rsid w:val="00AF39C5"/>
    <w:rsid w:val="00AF46C3"/>
    <w:rsid w:val="00AF4F70"/>
    <w:rsid w:val="00AF55E7"/>
    <w:rsid w:val="00AF5648"/>
    <w:rsid w:val="00AF598F"/>
    <w:rsid w:val="00AF5AE5"/>
    <w:rsid w:val="00AF5CDB"/>
    <w:rsid w:val="00AF6552"/>
    <w:rsid w:val="00AF6E7F"/>
    <w:rsid w:val="00AF7D03"/>
    <w:rsid w:val="00B00186"/>
    <w:rsid w:val="00B008AF"/>
    <w:rsid w:val="00B0146A"/>
    <w:rsid w:val="00B0164B"/>
    <w:rsid w:val="00B01DB4"/>
    <w:rsid w:val="00B01EC0"/>
    <w:rsid w:val="00B020A0"/>
    <w:rsid w:val="00B02295"/>
    <w:rsid w:val="00B02A58"/>
    <w:rsid w:val="00B03C44"/>
    <w:rsid w:val="00B03E05"/>
    <w:rsid w:val="00B03ECE"/>
    <w:rsid w:val="00B05210"/>
    <w:rsid w:val="00B05662"/>
    <w:rsid w:val="00B05816"/>
    <w:rsid w:val="00B0663F"/>
    <w:rsid w:val="00B07C08"/>
    <w:rsid w:val="00B112A4"/>
    <w:rsid w:val="00B127EC"/>
    <w:rsid w:val="00B12E83"/>
    <w:rsid w:val="00B13C56"/>
    <w:rsid w:val="00B14679"/>
    <w:rsid w:val="00B14BB3"/>
    <w:rsid w:val="00B150BB"/>
    <w:rsid w:val="00B15D48"/>
    <w:rsid w:val="00B16998"/>
    <w:rsid w:val="00B16AF1"/>
    <w:rsid w:val="00B16B1F"/>
    <w:rsid w:val="00B16F40"/>
    <w:rsid w:val="00B177BA"/>
    <w:rsid w:val="00B17AFE"/>
    <w:rsid w:val="00B17DB7"/>
    <w:rsid w:val="00B200E1"/>
    <w:rsid w:val="00B207A2"/>
    <w:rsid w:val="00B20C36"/>
    <w:rsid w:val="00B20EAB"/>
    <w:rsid w:val="00B216BE"/>
    <w:rsid w:val="00B21DFD"/>
    <w:rsid w:val="00B24190"/>
    <w:rsid w:val="00B244A8"/>
    <w:rsid w:val="00B24A27"/>
    <w:rsid w:val="00B24E76"/>
    <w:rsid w:val="00B25D3A"/>
    <w:rsid w:val="00B25E7E"/>
    <w:rsid w:val="00B26FC3"/>
    <w:rsid w:val="00B27641"/>
    <w:rsid w:val="00B2781E"/>
    <w:rsid w:val="00B30463"/>
    <w:rsid w:val="00B30473"/>
    <w:rsid w:val="00B3070F"/>
    <w:rsid w:val="00B312BE"/>
    <w:rsid w:val="00B32124"/>
    <w:rsid w:val="00B323E9"/>
    <w:rsid w:val="00B3379E"/>
    <w:rsid w:val="00B3380B"/>
    <w:rsid w:val="00B340B1"/>
    <w:rsid w:val="00B346D2"/>
    <w:rsid w:val="00B35CA2"/>
    <w:rsid w:val="00B36096"/>
    <w:rsid w:val="00B40068"/>
    <w:rsid w:val="00B4009F"/>
    <w:rsid w:val="00B40328"/>
    <w:rsid w:val="00B40590"/>
    <w:rsid w:val="00B40E55"/>
    <w:rsid w:val="00B40F44"/>
    <w:rsid w:val="00B425BE"/>
    <w:rsid w:val="00B428B0"/>
    <w:rsid w:val="00B42C81"/>
    <w:rsid w:val="00B42E7F"/>
    <w:rsid w:val="00B4361B"/>
    <w:rsid w:val="00B444E7"/>
    <w:rsid w:val="00B44C98"/>
    <w:rsid w:val="00B44D0A"/>
    <w:rsid w:val="00B44F79"/>
    <w:rsid w:val="00B44FEC"/>
    <w:rsid w:val="00B458AA"/>
    <w:rsid w:val="00B45A88"/>
    <w:rsid w:val="00B45E07"/>
    <w:rsid w:val="00B46644"/>
    <w:rsid w:val="00B4680E"/>
    <w:rsid w:val="00B46BB4"/>
    <w:rsid w:val="00B47366"/>
    <w:rsid w:val="00B47749"/>
    <w:rsid w:val="00B47860"/>
    <w:rsid w:val="00B479D4"/>
    <w:rsid w:val="00B47A33"/>
    <w:rsid w:val="00B47A3E"/>
    <w:rsid w:val="00B50C01"/>
    <w:rsid w:val="00B50D7A"/>
    <w:rsid w:val="00B5105A"/>
    <w:rsid w:val="00B51AA6"/>
    <w:rsid w:val="00B51AD5"/>
    <w:rsid w:val="00B51B28"/>
    <w:rsid w:val="00B52CC1"/>
    <w:rsid w:val="00B53DE9"/>
    <w:rsid w:val="00B5403B"/>
    <w:rsid w:val="00B55460"/>
    <w:rsid w:val="00B559E1"/>
    <w:rsid w:val="00B55C4B"/>
    <w:rsid w:val="00B55E7A"/>
    <w:rsid w:val="00B5625F"/>
    <w:rsid w:val="00B56487"/>
    <w:rsid w:val="00B56E14"/>
    <w:rsid w:val="00B57636"/>
    <w:rsid w:val="00B61D9E"/>
    <w:rsid w:val="00B62149"/>
    <w:rsid w:val="00B62D12"/>
    <w:rsid w:val="00B633B7"/>
    <w:rsid w:val="00B6377F"/>
    <w:rsid w:val="00B63F5F"/>
    <w:rsid w:val="00B65166"/>
    <w:rsid w:val="00B658B8"/>
    <w:rsid w:val="00B659E6"/>
    <w:rsid w:val="00B65CFA"/>
    <w:rsid w:val="00B65D7E"/>
    <w:rsid w:val="00B66058"/>
    <w:rsid w:val="00B66881"/>
    <w:rsid w:val="00B675C7"/>
    <w:rsid w:val="00B71AB3"/>
    <w:rsid w:val="00B724E4"/>
    <w:rsid w:val="00B72659"/>
    <w:rsid w:val="00B72B5B"/>
    <w:rsid w:val="00B72DB6"/>
    <w:rsid w:val="00B72E4B"/>
    <w:rsid w:val="00B74E6A"/>
    <w:rsid w:val="00B75DE5"/>
    <w:rsid w:val="00B76743"/>
    <w:rsid w:val="00B76858"/>
    <w:rsid w:val="00B771E8"/>
    <w:rsid w:val="00B77EB1"/>
    <w:rsid w:val="00B801FC"/>
    <w:rsid w:val="00B805A0"/>
    <w:rsid w:val="00B81301"/>
    <w:rsid w:val="00B8192A"/>
    <w:rsid w:val="00B82305"/>
    <w:rsid w:val="00B82530"/>
    <w:rsid w:val="00B83D45"/>
    <w:rsid w:val="00B83DC4"/>
    <w:rsid w:val="00B869A3"/>
    <w:rsid w:val="00B86C0A"/>
    <w:rsid w:val="00B87BC2"/>
    <w:rsid w:val="00B87EB8"/>
    <w:rsid w:val="00B902E2"/>
    <w:rsid w:val="00B903CB"/>
    <w:rsid w:val="00B90752"/>
    <w:rsid w:val="00B91E65"/>
    <w:rsid w:val="00B91F30"/>
    <w:rsid w:val="00B9396C"/>
    <w:rsid w:val="00B93C0B"/>
    <w:rsid w:val="00B9409C"/>
    <w:rsid w:val="00B9434F"/>
    <w:rsid w:val="00B949B5"/>
    <w:rsid w:val="00B94AC4"/>
    <w:rsid w:val="00B96C3E"/>
    <w:rsid w:val="00B96FDA"/>
    <w:rsid w:val="00BA07A3"/>
    <w:rsid w:val="00BA08FD"/>
    <w:rsid w:val="00BA1C15"/>
    <w:rsid w:val="00BA1C3F"/>
    <w:rsid w:val="00BA1C80"/>
    <w:rsid w:val="00BA1DBA"/>
    <w:rsid w:val="00BA228B"/>
    <w:rsid w:val="00BA2F97"/>
    <w:rsid w:val="00BA2FB9"/>
    <w:rsid w:val="00BA300E"/>
    <w:rsid w:val="00BA35CE"/>
    <w:rsid w:val="00BA45ED"/>
    <w:rsid w:val="00BA4767"/>
    <w:rsid w:val="00BA4DC6"/>
    <w:rsid w:val="00BA53B8"/>
    <w:rsid w:val="00BA5F36"/>
    <w:rsid w:val="00BA6A21"/>
    <w:rsid w:val="00BA6F28"/>
    <w:rsid w:val="00BA7603"/>
    <w:rsid w:val="00BA7C64"/>
    <w:rsid w:val="00BB159A"/>
    <w:rsid w:val="00BB2F1F"/>
    <w:rsid w:val="00BB368A"/>
    <w:rsid w:val="00BB3EC1"/>
    <w:rsid w:val="00BB4189"/>
    <w:rsid w:val="00BB45AA"/>
    <w:rsid w:val="00BB6731"/>
    <w:rsid w:val="00BB6C97"/>
    <w:rsid w:val="00BB7384"/>
    <w:rsid w:val="00BB79FA"/>
    <w:rsid w:val="00BC0076"/>
    <w:rsid w:val="00BC08F3"/>
    <w:rsid w:val="00BC1A19"/>
    <w:rsid w:val="00BC2129"/>
    <w:rsid w:val="00BC2338"/>
    <w:rsid w:val="00BC24EE"/>
    <w:rsid w:val="00BC327B"/>
    <w:rsid w:val="00BC3F15"/>
    <w:rsid w:val="00BC473C"/>
    <w:rsid w:val="00BC499A"/>
    <w:rsid w:val="00BC4AB7"/>
    <w:rsid w:val="00BC6589"/>
    <w:rsid w:val="00BC765B"/>
    <w:rsid w:val="00BD00D7"/>
    <w:rsid w:val="00BD02C0"/>
    <w:rsid w:val="00BD0773"/>
    <w:rsid w:val="00BD0969"/>
    <w:rsid w:val="00BD136C"/>
    <w:rsid w:val="00BD1C68"/>
    <w:rsid w:val="00BD3729"/>
    <w:rsid w:val="00BD37FE"/>
    <w:rsid w:val="00BD381C"/>
    <w:rsid w:val="00BD4A4E"/>
    <w:rsid w:val="00BD5017"/>
    <w:rsid w:val="00BD5878"/>
    <w:rsid w:val="00BD58AA"/>
    <w:rsid w:val="00BD6DDE"/>
    <w:rsid w:val="00BE0540"/>
    <w:rsid w:val="00BE070B"/>
    <w:rsid w:val="00BE0D03"/>
    <w:rsid w:val="00BE121A"/>
    <w:rsid w:val="00BE204F"/>
    <w:rsid w:val="00BE2160"/>
    <w:rsid w:val="00BE2EC4"/>
    <w:rsid w:val="00BE3847"/>
    <w:rsid w:val="00BE3865"/>
    <w:rsid w:val="00BE3B8D"/>
    <w:rsid w:val="00BE3EE4"/>
    <w:rsid w:val="00BE5865"/>
    <w:rsid w:val="00BE6081"/>
    <w:rsid w:val="00BE697C"/>
    <w:rsid w:val="00BE764C"/>
    <w:rsid w:val="00BE793A"/>
    <w:rsid w:val="00BE7DE6"/>
    <w:rsid w:val="00BF1AF9"/>
    <w:rsid w:val="00BF2648"/>
    <w:rsid w:val="00BF26C0"/>
    <w:rsid w:val="00BF2E3A"/>
    <w:rsid w:val="00BF3BDE"/>
    <w:rsid w:val="00BF4CFD"/>
    <w:rsid w:val="00BF53AE"/>
    <w:rsid w:val="00BF584C"/>
    <w:rsid w:val="00BF5955"/>
    <w:rsid w:val="00BF6486"/>
    <w:rsid w:val="00BF7810"/>
    <w:rsid w:val="00BF7919"/>
    <w:rsid w:val="00C001AD"/>
    <w:rsid w:val="00C00D4F"/>
    <w:rsid w:val="00C00E97"/>
    <w:rsid w:val="00C01623"/>
    <w:rsid w:val="00C017C3"/>
    <w:rsid w:val="00C017D9"/>
    <w:rsid w:val="00C01C66"/>
    <w:rsid w:val="00C02316"/>
    <w:rsid w:val="00C02650"/>
    <w:rsid w:val="00C0296C"/>
    <w:rsid w:val="00C039AE"/>
    <w:rsid w:val="00C0583B"/>
    <w:rsid w:val="00C062F8"/>
    <w:rsid w:val="00C07225"/>
    <w:rsid w:val="00C07A43"/>
    <w:rsid w:val="00C07F10"/>
    <w:rsid w:val="00C104D7"/>
    <w:rsid w:val="00C10962"/>
    <w:rsid w:val="00C10DD8"/>
    <w:rsid w:val="00C11984"/>
    <w:rsid w:val="00C1198E"/>
    <w:rsid w:val="00C12A84"/>
    <w:rsid w:val="00C14B84"/>
    <w:rsid w:val="00C14D62"/>
    <w:rsid w:val="00C154CC"/>
    <w:rsid w:val="00C15781"/>
    <w:rsid w:val="00C15B63"/>
    <w:rsid w:val="00C15B74"/>
    <w:rsid w:val="00C16C7A"/>
    <w:rsid w:val="00C16E22"/>
    <w:rsid w:val="00C173BA"/>
    <w:rsid w:val="00C2024B"/>
    <w:rsid w:val="00C208A3"/>
    <w:rsid w:val="00C20BEC"/>
    <w:rsid w:val="00C20E96"/>
    <w:rsid w:val="00C21340"/>
    <w:rsid w:val="00C21569"/>
    <w:rsid w:val="00C21EDE"/>
    <w:rsid w:val="00C22241"/>
    <w:rsid w:val="00C227B9"/>
    <w:rsid w:val="00C227E7"/>
    <w:rsid w:val="00C23612"/>
    <w:rsid w:val="00C236F4"/>
    <w:rsid w:val="00C24555"/>
    <w:rsid w:val="00C253C3"/>
    <w:rsid w:val="00C25F5A"/>
    <w:rsid w:val="00C27E44"/>
    <w:rsid w:val="00C27F0C"/>
    <w:rsid w:val="00C302AD"/>
    <w:rsid w:val="00C31AC1"/>
    <w:rsid w:val="00C31AE1"/>
    <w:rsid w:val="00C31B44"/>
    <w:rsid w:val="00C32294"/>
    <w:rsid w:val="00C332BC"/>
    <w:rsid w:val="00C344A0"/>
    <w:rsid w:val="00C349CD"/>
    <w:rsid w:val="00C3528C"/>
    <w:rsid w:val="00C35442"/>
    <w:rsid w:val="00C354AB"/>
    <w:rsid w:val="00C357D6"/>
    <w:rsid w:val="00C36301"/>
    <w:rsid w:val="00C3693F"/>
    <w:rsid w:val="00C36BB3"/>
    <w:rsid w:val="00C37867"/>
    <w:rsid w:val="00C37B02"/>
    <w:rsid w:val="00C4032C"/>
    <w:rsid w:val="00C4072A"/>
    <w:rsid w:val="00C41171"/>
    <w:rsid w:val="00C41ADD"/>
    <w:rsid w:val="00C4252A"/>
    <w:rsid w:val="00C43C79"/>
    <w:rsid w:val="00C44437"/>
    <w:rsid w:val="00C4457E"/>
    <w:rsid w:val="00C45432"/>
    <w:rsid w:val="00C45C69"/>
    <w:rsid w:val="00C46655"/>
    <w:rsid w:val="00C4755B"/>
    <w:rsid w:val="00C475D3"/>
    <w:rsid w:val="00C476F9"/>
    <w:rsid w:val="00C47EEC"/>
    <w:rsid w:val="00C5008D"/>
    <w:rsid w:val="00C50732"/>
    <w:rsid w:val="00C50807"/>
    <w:rsid w:val="00C5112F"/>
    <w:rsid w:val="00C52768"/>
    <w:rsid w:val="00C528F5"/>
    <w:rsid w:val="00C52A31"/>
    <w:rsid w:val="00C53801"/>
    <w:rsid w:val="00C54B4B"/>
    <w:rsid w:val="00C54B6C"/>
    <w:rsid w:val="00C55BDB"/>
    <w:rsid w:val="00C56326"/>
    <w:rsid w:val="00C56A52"/>
    <w:rsid w:val="00C56C93"/>
    <w:rsid w:val="00C5726C"/>
    <w:rsid w:val="00C604B7"/>
    <w:rsid w:val="00C60515"/>
    <w:rsid w:val="00C6088E"/>
    <w:rsid w:val="00C60E5C"/>
    <w:rsid w:val="00C611F3"/>
    <w:rsid w:val="00C61652"/>
    <w:rsid w:val="00C61B32"/>
    <w:rsid w:val="00C62122"/>
    <w:rsid w:val="00C634A0"/>
    <w:rsid w:val="00C63A59"/>
    <w:rsid w:val="00C63F54"/>
    <w:rsid w:val="00C64F76"/>
    <w:rsid w:val="00C65AD6"/>
    <w:rsid w:val="00C65E00"/>
    <w:rsid w:val="00C65F38"/>
    <w:rsid w:val="00C6619C"/>
    <w:rsid w:val="00C664C0"/>
    <w:rsid w:val="00C66A64"/>
    <w:rsid w:val="00C66C50"/>
    <w:rsid w:val="00C67669"/>
    <w:rsid w:val="00C715B9"/>
    <w:rsid w:val="00C71786"/>
    <w:rsid w:val="00C71FFB"/>
    <w:rsid w:val="00C723C4"/>
    <w:rsid w:val="00C73694"/>
    <w:rsid w:val="00C73C4C"/>
    <w:rsid w:val="00C73EB1"/>
    <w:rsid w:val="00C73F9D"/>
    <w:rsid w:val="00C73FD8"/>
    <w:rsid w:val="00C75279"/>
    <w:rsid w:val="00C76231"/>
    <w:rsid w:val="00C76394"/>
    <w:rsid w:val="00C769F1"/>
    <w:rsid w:val="00C770CC"/>
    <w:rsid w:val="00C77752"/>
    <w:rsid w:val="00C800D4"/>
    <w:rsid w:val="00C81F0D"/>
    <w:rsid w:val="00C82BF1"/>
    <w:rsid w:val="00C82EFC"/>
    <w:rsid w:val="00C830EC"/>
    <w:rsid w:val="00C83517"/>
    <w:rsid w:val="00C83EB6"/>
    <w:rsid w:val="00C83FE4"/>
    <w:rsid w:val="00C841FD"/>
    <w:rsid w:val="00C850FC"/>
    <w:rsid w:val="00C861DC"/>
    <w:rsid w:val="00C86862"/>
    <w:rsid w:val="00C86BE7"/>
    <w:rsid w:val="00C87795"/>
    <w:rsid w:val="00C90499"/>
    <w:rsid w:val="00C9069C"/>
    <w:rsid w:val="00C90E53"/>
    <w:rsid w:val="00C911AC"/>
    <w:rsid w:val="00C929E8"/>
    <w:rsid w:val="00C9345B"/>
    <w:rsid w:val="00C940A8"/>
    <w:rsid w:val="00C94E3A"/>
    <w:rsid w:val="00C962C8"/>
    <w:rsid w:val="00C97235"/>
    <w:rsid w:val="00C972E5"/>
    <w:rsid w:val="00CA0443"/>
    <w:rsid w:val="00CA063A"/>
    <w:rsid w:val="00CA0B7D"/>
    <w:rsid w:val="00CA136C"/>
    <w:rsid w:val="00CA1473"/>
    <w:rsid w:val="00CA148D"/>
    <w:rsid w:val="00CA2C05"/>
    <w:rsid w:val="00CA3040"/>
    <w:rsid w:val="00CA3365"/>
    <w:rsid w:val="00CA4386"/>
    <w:rsid w:val="00CA4D16"/>
    <w:rsid w:val="00CA5498"/>
    <w:rsid w:val="00CA6076"/>
    <w:rsid w:val="00CA639B"/>
    <w:rsid w:val="00CA7B78"/>
    <w:rsid w:val="00CB1460"/>
    <w:rsid w:val="00CB18B1"/>
    <w:rsid w:val="00CB2AA5"/>
    <w:rsid w:val="00CB3161"/>
    <w:rsid w:val="00CB325E"/>
    <w:rsid w:val="00CB629A"/>
    <w:rsid w:val="00CB6B70"/>
    <w:rsid w:val="00CB71B0"/>
    <w:rsid w:val="00CB7B08"/>
    <w:rsid w:val="00CC0884"/>
    <w:rsid w:val="00CC27FA"/>
    <w:rsid w:val="00CC315F"/>
    <w:rsid w:val="00CC34E8"/>
    <w:rsid w:val="00CC3538"/>
    <w:rsid w:val="00CC3C21"/>
    <w:rsid w:val="00CC447A"/>
    <w:rsid w:val="00CC4543"/>
    <w:rsid w:val="00CC4E59"/>
    <w:rsid w:val="00CC57A3"/>
    <w:rsid w:val="00CC6C02"/>
    <w:rsid w:val="00CC6ECF"/>
    <w:rsid w:val="00CC727A"/>
    <w:rsid w:val="00CC7E1E"/>
    <w:rsid w:val="00CD002C"/>
    <w:rsid w:val="00CD037B"/>
    <w:rsid w:val="00CD0658"/>
    <w:rsid w:val="00CD1D3E"/>
    <w:rsid w:val="00CD2265"/>
    <w:rsid w:val="00CD23C2"/>
    <w:rsid w:val="00CD2937"/>
    <w:rsid w:val="00CD3173"/>
    <w:rsid w:val="00CD4CED"/>
    <w:rsid w:val="00CD4F7F"/>
    <w:rsid w:val="00CD511E"/>
    <w:rsid w:val="00CD5899"/>
    <w:rsid w:val="00CD6741"/>
    <w:rsid w:val="00CD6E48"/>
    <w:rsid w:val="00CD71DF"/>
    <w:rsid w:val="00CD7A8D"/>
    <w:rsid w:val="00CE07C0"/>
    <w:rsid w:val="00CE0AB0"/>
    <w:rsid w:val="00CE0BDA"/>
    <w:rsid w:val="00CE1E5D"/>
    <w:rsid w:val="00CE2154"/>
    <w:rsid w:val="00CE23E6"/>
    <w:rsid w:val="00CE26A7"/>
    <w:rsid w:val="00CE2C6E"/>
    <w:rsid w:val="00CE2EFA"/>
    <w:rsid w:val="00CE3290"/>
    <w:rsid w:val="00CE4484"/>
    <w:rsid w:val="00CE45D6"/>
    <w:rsid w:val="00CE4FB4"/>
    <w:rsid w:val="00CE5201"/>
    <w:rsid w:val="00CE659E"/>
    <w:rsid w:val="00CF02CD"/>
    <w:rsid w:val="00CF0AC6"/>
    <w:rsid w:val="00CF1839"/>
    <w:rsid w:val="00CF1D72"/>
    <w:rsid w:val="00CF2DA3"/>
    <w:rsid w:val="00CF2FD4"/>
    <w:rsid w:val="00CF3F16"/>
    <w:rsid w:val="00CF5B5E"/>
    <w:rsid w:val="00CF6150"/>
    <w:rsid w:val="00CF63C7"/>
    <w:rsid w:val="00CF7E87"/>
    <w:rsid w:val="00D003F5"/>
    <w:rsid w:val="00D007E6"/>
    <w:rsid w:val="00D01215"/>
    <w:rsid w:val="00D0226D"/>
    <w:rsid w:val="00D0597C"/>
    <w:rsid w:val="00D05A14"/>
    <w:rsid w:val="00D06B69"/>
    <w:rsid w:val="00D0739A"/>
    <w:rsid w:val="00D07681"/>
    <w:rsid w:val="00D10A90"/>
    <w:rsid w:val="00D10C12"/>
    <w:rsid w:val="00D112EE"/>
    <w:rsid w:val="00D11536"/>
    <w:rsid w:val="00D13557"/>
    <w:rsid w:val="00D1376C"/>
    <w:rsid w:val="00D154EB"/>
    <w:rsid w:val="00D157E5"/>
    <w:rsid w:val="00D159A5"/>
    <w:rsid w:val="00D16536"/>
    <w:rsid w:val="00D1682B"/>
    <w:rsid w:val="00D16C0E"/>
    <w:rsid w:val="00D17488"/>
    <w:rsid w:val="00D1762B"/>
    <w:rsid w:val="00D1779A"/>
    <w:rsid w:val="00D1785B"/>
    <w:rsid w:val="00D178EA"/>
    <w:rsid w:val="00D17D9F"/>
    <w:rsid w:val="00D21118"/>
    <w:rsid w:val="00D21144"/>
    <w:rsid w:val="00D21EF1"/>
    <w:rsid w:val="00D2204B"/>
    <w:rsid w:val="00D2265F"/>
    <w:rsid w:val="00D2334E"/>
    <w:rsid w:val="00D23982"/>
    <w:rsid w:val="00D23DC9"/>
    <w:rsid w:val="00D242C8"/>
    <w:rsid w:val="00D24793"/>
    <w:rsid w:val="00D25350"/>
    <w:rsid w:val="00D25F05"/>
    <w:rsid w:val="00D26017"/>
    <w:rsid w:val="00D26216"/>
    <w:rsid w:val="00D26347"/>
    <w:rsid w:val="00D2731A"/>
    <w:rsid w:val="00D273D2"/>
    <w:rsid w:val="00D30E73"/>
    <w:rsid w:val="00D30FD0"/>
    <w:rsid w:val="00D31306"/>
    <w:rsid w:val="00D324E9"/>
    <w:rsid w:val="00D328E6"/>
    <w:rsid w:val="00D32B9D"/>
    <w:rsid w:val="00D33ABA"/>
    <w:rsid w:val="00D35547"/>
    <w:rsid w:val="00D355D8"/>
    <w:rsid w:val="00D3575B"/>
    <w:rsid w:val="00D36CB5"/>
    <w:rsid w:val="00D37336"/>
    <w:rsid w:val="00D373F3"/>
    <w:rsid w:val="00D37D9D"/>
    <w:rsid w:val="00D37F2F"/>
    <w:rsid w:val="00D40B3A"/>
    <w:rsid w:val="00D40E12"/>
    <w:rsid w:val="00D4110B"/>
    <w:rsid w:val="00D423C3"/>
    <w:rsid w:val="00D42757"/>
    <w:rsid w:val="00D42A47"/>
    <w:rsid w:val="00D442B2"/>
    <w:rsid w:val="00D444A3"/>
    <w:rsid w:val="00D44A9F"/>
    <w:rsid w:val="00D45556"/>
    <w:rsid w:val="00D46910"/>
    <w:rsid w:val="00D47738"/>
    <w:rsid w:val="00D47842"/>
    <w:rsid w:val="00D47A21"/>
    <w:rsid w:val="00D47A5A"/>
    <w:rsid w:val="00D512DA"/>
    <w:rsid w:val="00D51A4E"/>
    <w:rsid w:val="00D526E1"/>
    <w:rsid w:val="00D527AD"/>
    <w:rsid w:val="00D52864"/>
    <w:rsid w:val="00D52BBF"/>
    <w:rsid w:val="00D52FE9"/>
    <w:rsid w:val="00D53005"/>
    <w:rsid w:val="00D536B4"/>
    <w:rsid w:val="00D537C1"/>
    <w:rsid w:val="00D53F6E"/>
    <w:rsid w:val="00D5464B"/>
    <w:rsid w:val="00D550D4"/>
    <w:rsid w:val="00D55844"/>
    <w:rsid w:val="00D55885"/>
    <w:rsid w:val="00D5656E"/>
    <w:rsid w:val="00D57926"/>
    <w:rsid w:val="00D60C7A"/>
    <w:rsid w:val="00D6192A"/>
    <w:rsid w:val="00D61A6B"/>
    <w:rsid w:val="00D623D6"/>
    <w:rsid w:val="00D6270F"/>
    <w:rsid w:val="00D62DA0"/>
    <w:rsid w:val="00D64334"/>
    <w:rsid w:val="00D64BCD"/>
    <w:rsid w:val="00D700C6"/>
    <w:rsid w:val="00D706F3"/>
    <w:rsid w:val="00D7140F"/>
    <w:rsid w:val="00D718CA"/>
    <w:rsid w:val="00D725BC"/>
    <w:rsid w:val="00D7293F"/>
    <w:rsid w:val="00D72947"/>
    <w:rsid w:val="00D73809"/>
    <w:rsid w:val="00D73999"/>
    <w:rsid w:val="00D74E79"/>
    <w:rsid w:val="00D74F2D"/>
    <w:rsid w:val="00D74FED"/>
    <w:rsid w:val="00D75195"/>
    <w:rsid w:val="00D75228"/>
    <w:rsid w:val="00D75B2E"/>
    <w:rsid w:val="00D75C3E"/>
    <w:rsid w:val="00D75F6C"/>
    <w:rsid w:val="00D760A7"/>
    <w:rsid w:val="00D76636"/>
    <w:rsid w:val="00D77006"/>
    <w:rsid w:val="00D80309"/>
    <w:rsid w:val="00D803CB"/>
    <w:rsid w:val="00D804D8"/>
    <w:rsid w:val="00D80A64"/>
    <w:rsid w:val="00D80B9E"/>
    <w:rsid w:val="00D815B5"/>
    <w:rsid w:val="00D81706"/>
    <w:rsid w:val="00D8234E"/>
    <w:rsid w:val="00D82F99"/>
    <w:rsid w:val="00D8371E"/>
    <w:rsid w:val="00D8467E"/>
    <w:rsid w:val="00D84E29"/>
    <w:rsid w:val="00D86211"/>
    <w:rsid w:val="00D86257"/>
    <w:rsid w:val="00D86884"/>
    <w:rsid w:val="00D86D2F"/>
    <w:rsid w:val="00D87752"/>
    <w:rsid w:val="00D900AB"/>
    <w:rsid w:val="00D90B57"/>
    <w:rsid w:val="00D92D6B"/>
    <w:rsid w:val="00D92F30"/>
    <w:rsid w:val="00D93573"/>
    <w:rsid w:val="00D936BF"/>
    <w:rsid w:val="00D93D63"/>
    <w:rsid w:val="00D941C7"/>
    <w:rsid w:val="00D94E6F"/>
    <w:rsid w:val="00D95E40"/>
    <w:rsid w:val="00D965AE"/>
    <w:rsid w:val="00D96A30"/>
    <w:rsid w:val="00D96A85"/>
    <w:rsid w:val="00D97C4D"/>
    <w:rsid w:val="00DA02DC"/>
    <w:rsid w:val="00DA0772"/>
    <w:rsid w:val="00DA0D4E"/>
    <w:rsid w:val="00DA145D"/>
    <w:rsid w:val="00DA1C02"/>
    <w:rsid w:val="00DA28A5"/>
    <w:rsid w:val="00DA3AD4"/>
    <w:rsid w:val="00DA4BE6"/>
    <w:rsid w:val="00DA4F28"/>
    <w:rsid w:val="00DA55EE"/>
    <w:rsid w:val="00DA5759"/>
    <w:rsid w:val="00DA5B5F"/>
    <w:rsid w:val="00DA6369"/>
    <w:rsid w:val="00DA6CC4"/>
    <w:rsid w:val="00DA7929"/>
    <w:rsid w:val="00DA7BC7"/>
    <w:rsid w:val="00DB01DB"/>
    <w:rsid w:val="00DB0D9A"/>
    <w:rsid w:val="00DB1065"/>
    <w:rsid w:val="00DB1C23"/>
    <w:rsid w:val="00DB27DA"/>
    <w:rsid w:val="00DB3053"/>
    <w:rsid w:val="00DB35AC"/>
    <w:rsid w:val="00DB3EDC"/>
    <w:rsid w:val="00DB521C"/>
    <w:rsid w:val="00DB54B1"/>
    <w:rsid w:val="00DB56D5"/>
    <w:rsid w:val="00DB7DBF"/>
    <w:rsid w:val="00DB7FCB"/>
    <w:rsid w:val="00DC0166"/>
    <w:rsid w:val="00DC01F7"/>
    <w:rsid w:val="00DC0C65"/>
    <w:rsid w:val="00DC14A6"/>
    <w:rsid w:val="00DC2C69"/>
    <w:rsid w:val="00DC2D0D"/>
    <w:rsid w:val="00DC4194"/>
    <w:rsid w:val="00DC42D5"/>
    <w:rsid w:val="00DC501A"/>
    <w:rsid w:val="00DC56AA"/>
    <w:rsid w:val="00DC5A85"/>
    <w:rsid w:val="00DC5A97"/>
    <w:rsid w:val="00DC5C94"/>
    <w:rsid w:val="00DC6079"/>
    <w:rsid w:val="00DC6257"/>
    <w:rsid w:val="00DC634A"/>
    <w:rsid w:val="00DC6995"/>
    <w:rsid w:val="00DC73B9"/>
    <w:rsid w:val="00DC7912"/>
    <w:rsid w:val="00DD01C3"/>
    <w:rsid w:val="00DD048F"/>
    <w:rsid w:val="00DD1614"/>
    <w:rsid w:val="00DD1E72"/>
    <w:rsid w:val="00DD1F19"/>
    <w:rsid w:val="00DD1F24"/>
    <w:rsid w:val="00DD253D"/>
    <w:rsid w:val="00DD33CA"/>
    <w:rsid w:val="00DD393C"/>
    <w:rsid w:val="00DD3987"/>
    <w:rsid w:val="00DD3D92"/>
    <w:rsid w:val="00DD40A2"/>
    <w:rsid w:val="00DD4148"/>
    <w:rsid w:val="00DD45F7"/>
    <w:rsid w:val="00DD477F"/>
    <w:rsid w:val="00DD5201"/>
    <w:rsid w:val="00DD5A1C"/>
    <w:rsid w:val="00DD6EA3"/>
    <w:rsid w:val="00DD7B49"/>
    <w:rsid w:val="00DE02BE"/>
    <w:rsid w:val="00DE02C1"/>
    <w:rsid w:val="00DE0420"/>
    <w:rsid w:val="00DE0AE2"/>
    <w:rsid w:val="00DE100F"/>
    <w:rsid w:val="00DE2681"/>
    <w:rsid w:val="00DE3C98"/>
    <w:rsid w:val="00DE412B"/>
    <w:rsid w:val="00DE4928"/>
    <w:rsid w:val="00DE49DD"/>
    <w:rsid w:val="00DE54EF"/>
    <w:rsid w:val="00DE6122"/>
    <w:rsid w:val="00DE6187"/>
    <w:rsid w:val="00DE639C"/>
    <w:rsid w:val="00DE6AE8"/>
    <w:rsid w:val="00DE6BB1"/>
    <w:rsid w:val="00DE6D10"/>
    <w:rsid w:val="00DE73C1"/>
    <w:rsid w:val="00DE7595"/>
    <w:rsid w:val="00DF00F8"/>
    <w:rsid w:val="00DF0909"/>
    <w:rsid w:val="00DF130C"/>
    <w:rsid w:val="00DF177B"/>
    <w:rsid w:val="00DF1977"/>
    <w:rsid w:val="00DF19DA"/>
    <w:rsid w:val="00DF1E2F"/>
    <w:rsid w:val="00DF290C"/>
    <w:rsid w:val="00DF2F0F"/>
    <w:rsid w:val="00DF4639"/>
    <w:rsid w:val="00DF5681"/>
    <w:rsid w:val="00DF5BA7"/>
    <w:rsid w:val="00DF5F3B"/>
    <w:rsid w:val="00DF6A94"/>
    <w:rsid w:val="00DF7424"/>
    <w:rsid w:val="00E0144B"/>
    <w:rsid w:val="00E01E46"/>
    <w:rsid w:val="00E024BE"/>
    <w:rsid w:val="00E03DCD"/>
    <w:rsid w:val="00E04967"/>
    <w:rsid w:val="00E057E2"/>
    <w:rsid w:val="00E05C15"/>
    <w:rsid w:val="00E064DE"/>
    <w:rsid w:val="00E06F45"/>
    <w:rsid w:val="00E0790C"/>
    <w:rsid w:val="00E10133"/>
    <w:rsid w:val="00E108CF"/>
    <w:rsid w:val="00E11A23"/>
    <w:rsid w:val="00E1291E"/>
    <w:rsid w:val="00E12F7B"/>
    <w:rsid w:val="00E1352A"/>
    <w:rsid w:val="00E13779"/>
    <w:rsid w:val="00E14076"/>
    <w:rsid w:val="00E149A6"/>
    <w:rsid w:val="00E14D88"/>
    <w:rsid w:val="00E1602A"/>
    <w:rsid w:val="00E166EA"/>
    <w:rsid w:val="00E170B6"/>
    <w:rsid w:val="00E17450"/>
    <w:rsid w:val="00E17549"/>
    <w:rsid w:val="00E1790A"/>
    <w:rsid w:val="00E17B5B"/>
    <w:rsid w:val="00E17D56"/>
    <w:rsid w:val="00E21272"/>
    <w:rsid w:val="00E216CE"/>
    <w:rsid w:val="00E21C26"/>
    <w:rsid w:val="00E21EDF"/>
    <w:rsid w:val="00E221D9"/>
    <w:rsid w:val="00E22290"/>
    <w:rsid w:val="00E22474"/>
    <w:rsid w:val="00E226B1"/>
    <w:rsid w:val="00E22A7D"/>
    <w:rsid w:val="00E2371B"/>
    <w:rsid w:val="00E23734"/>
    <w:rsid w:val="00E240F5"/>
    <w:rsid w:val="00E24AE3"/>
    <w:rsid w:val="00E253C1"/>
    <w:rsid w:val="00E25578"/>
    <w:rsid w:val="00E25733"/>
    <w:rsid w:val="00E2574A"/>
    <w:rsid w:val="00E25EE0"/>
    <w:rsid w:val="00E26169"/>
    <w:rsid w:val="00E26534"/>
    <w:rsid w:val="00E26A95"/>
    <w:rsid w:val="00E26B37"/>
    <w:rsid w:val="00E26B4F"/>
    <w:rsid w:val="00E26C78"/>
    <w:rsid w:val="00E30375"/>
    <w:rsid w:val="00E303C3"/>
    <w:rsid w:val="00E30BC4"/>
    <w:rsid w:val="00E31370"/>
    <w:rsid w:val="00E32D9F"/>
    <w:rsid w:val="00E337F5"/>
    <w:rsid w:val="00E33916"/>
    <w:rsid w:val="00E33A4F"/>
    <w:rsid w:val="00E345D0"/>
    <w:rsid w:val="00E3466B"/>
    <w:rsid w:val="00E34851"/>
    <w:rsid w:val="00E350B5"/>
    <w:rsid w:val="00E35C29"/>
    <w:rsid w:val="00E37632"/>
    <w:rsid w:val="00E37758"/>
    <w:rsid w:val="00E37E86"/>
    <w:rsid w:val="00E4002E"/>
    <w:rsid w:val="00E40161"/>
    <w:rsid w:val="00E4084C"/>
    <w:rsid w:val="00E40ACA"/>
    <w:rsid w:val="00E40CAF"/>
    <w:rsid w:val="00E4106C"/>
    <w:rsid w:val="00E41507"/>
    <w:rsid w:val="00E41EE6"/>
    <w:rsid w:val="00E423C9"/>
    <w:rsid w:val="00E42844"/>
    <w:rsid w:val="00E42B3D"/>
    <w:rsid w:val="00E43479"/>
    <w:rsid w:val="00E4390F"/>
    <w:rsid w:val="00E43D18"/>
    <w:rsid w:val="00E43F9D"/>
    <w:rsid w:val="00E44167"/>
    <w:rsid w:val="00E44186"/>
    <w:rsid w:val="00E444C0"/>
    <w:rsid w:val="00E444F3"/>
    <w:rsid w:val="00E4450B"/>
    <w:rsid w:val="00E44AE1"/>
    <w:rsid w:val="00E4523C"/>
    <w:rsid w:val="00E4663A"/>
    <w:rsid w:val="00E47301"/>
    <w:rsid w:val="00E511F2"/>
    <w:rsid w:val="00E52863"/>
    <w:rsid w:val="00E530DF"/>
    <w:rsid w:val="00E54288"/>
    <w:rsid w:val="00E5473C"/>
    <w:rsid w:val="00E54D30"/>
    <w:rsid w:val="00E55591"/>
    <w:rsid w:val="00E56B75"/>
    <w:rsid w:val="00E5770A"/>
    <w:rsid w:val="00E60E75"/>
    <w:rsid w:val="00E6100C"/>
    <w:rsid w:val="00E6153A"/>
    <w:rsid w:val="00E61839"/>
    <w:rsid w:val="00E61CAE"/>
    <w:rsid w:val="00E62B54"/>
    <w:rsid w:val="00E63EE5"/>
    <w:rsid w:val="00E64094"/>
    <w:rsid w:val="00E6414F"/>
    <w:rsid w:val="00E64603"/>
    <w:rsid w:val="00E646F1"/>
    <w:rsid w:val="00E64EDD"/>
    <w:rsid w:val="00E650A0"/>
    <w:rsid w:val="00E65116"/>
    <w:rsid w:val="00E65199"/>
    <w:rsid w:val="00E65260"/>
    <w:rsid w:val="00E652D1"/>
    <w:rsid w:val="00E66A94"/>
    <w:rsid w:val="00E66CCF"/>
    <w:rsid w:val="00E66CED"/>
    <w:rsid w:val="00E67086"/>
    <w:rsid w:val="00E675A6"/>
    <w:rsid w:val="00E67C9A"/>
    <w:rsid w:val="00E67E11"/>
    <w:rsid w:val="00E70056"/>
    <w:rsid w:val="00E70259"/>
    <w:rsid w:val="00E703F7"/>
    <w:rsid w:val="00E72289"/>
    <w:rsid w:val="00E726DE"/>
    <w:rsid w:val="00E727CC"/>
    <w:rsid w:val="00E728E6"/>
    <w:rsid w:val="00E72D91"/>
    <w:rsid w:val="00E735C2"/>
    <w:rsid w:val="00E7386C"/>
    <w:rsid w:val="00E74FAA"/>
    <w:rsid w:val="00E750FA"/>
    <w:rsid w:val="00E751ED"/>
    <w:rsid w:val="00E76132"/>
    <w:rsid w:val="00E76600"/>
    <w:rsid w:val="00E769D4"/>
    <w:rsid w:val="00E76AF1"/>
    <w:rsid w:val="00E76B77"/>
    <w:rsid w:val="00E77237"/>
    <w:rsid w:val="00E775E2"/>
    <w:rsid w:val="00E80794"/>
    <w:rsid w:val="00E80891"/>
    <w:rsid w:val="00E80B66"/>
    <w:rsid w:val="00E81C18"/>
    <w:rsid w:val="00E81DF0"/>
    <w:rsid w:val="00E82E91"/>
    <w:rsid w:val="00E83241"/>
    <w:rsid w:val="00E833BA"/>
    <w:rsid w:val="00E83962"/>
    <w:rsid w:val="00E83F51"/>
    <w:rsid w:val="00E84909"/>
    <w:rsid w:val="00E851F4"/>
    <w:rsid w:val="00E85499"/>
    <w:rsid w:val="00E860CD"/>
    <w:rsid w:val="00E864E5"/>
    <w:rsid w:val="00E8674D"/>
    <w:rsid w:val="00E86FF5"/>
    <w:rsid w:val="00E8707E"/>
    <w:rsid w:val="00E87C01"/>
    <w:rsid w:val="00E87DAA"/>
    <w:rsid w:val="00E900D7"/>
    <w:rsid w:val="00E90138"/>
    <w:rsid w:val="00E909AB"/>
    <w:rsid w:val="00E90C70"/>
    <w:rsid w:val="00E90E1F"/>
    <w:rsid w:val="00E9114D"/>
    <w:rsid w:val="00E91F08"/>
    <w:rsid w:val="00E928C8"/>
    <w:rsid w:val="00E92AB2"/>
    <w:rsid w:val="00E92C81"/>
    <w:rsid w:val="00E941D6"/>
    <w:rsid w:val="00E9447F"/>
    <w:rsid w:val="00E95F31"/>
    <w:rsid w:val="00E97D99"/>
    <w:rsid w:val="00E97F9F"/>
    <w:rsid w:val="00EA02D3"/>
    <w:rsid w:val="00EA10FF"/>
    <w:rsid w:val="00EA20F0"/>
    <w:rsid w:val="00EA27D4"/>
    <w:rsid w:val="00EA312F"/>
    <w:rsid w:val="00EA32A6"/>
    <w:rsid w:val="00EA41FD"/>
    <w:rsid w:val="00EA4E56"/>
    <w:rsid w:val="00EA50A2"/>
    <w:rsid w:val="00EA53E4"/>
    <w:rsid w:val="00EA606E"/>
    <w:rsid w:val="00EA60AC"/>
    <w:rsid w:val="00EA66AF"/>
    <w:rsid w:val="00EA7750"/>
    <w:rsid w:val="00EB0C61"/>
    <w:rsid w:val="00EB159E"/>
    <w:rsid w:val="00EB1DE5"/>
    <w:rsid w:val="00EB1FBE"/>
    <w:rsid w:val="00EB263F"/>
    <w:rsid w:val="00EB2B88"/>
    <w:rsid w:val="00EB2F38"/>
    <w:rsid w:val="00EB3DFB"/>
    <w:rsid w:val="00EB5A74"/>
    <w:rsid w:val="00EB7532"/>
    <w:rsid w:val="00EB75C5"/>
    <w:rsid w:val="00EC07EB"/>
    <w:rsid w:val="00EC173C"/>
    <w:rsid w:val="00EC3C00"/>
    <w:rsid w:val="00EC5D04"/>
    <w:rsid w:val="00EC5DB3"/>
    <w:rsid w:val="00EC638A"/>
    <w:rsid w:val="00EC6E5A"/>
    <w:rsid w:val="00EC7315"/>
    <w:rsid w:val="00EC7572"/>
    <w:rsid w:val="00EC7C99"/>
    <w:rsid w:val="00ED0148"/>
    <w:rsid w:val="00ED0D17"/>
    <w:rsid w:val="00ED0D9C"/>
    <w:rsid w:val="00ED1D7B"/>
    <w:rsid w:val="00ED2288"/>
    <w:rsid w:val="00ED28E4"/>
    <w:rsid w:val="00ED39A3"/>
    <w:rsid w:val="00ED47DB"/>
    <w:rsid w:val="00ED55B6"/>
    <w:rsid w:val="00ED56D9"/>
    <w:rsid w:val="00ED5A3B"/>
    <w:rsid w:val="00ED693E"/>
    <w:rsid w:val="00ED7494"/>
    <w:rsid w:val="00ED76B5"/>
    <w:rsid w:val="00ED7876"/>
    <w:rsid w:val="00ED79E2"/>
    <w:rsid w:val="00ED7D97"/>
    <w:rsid w:val="00EE01DE"/>
    <w:rsid w:val="00EE0D7D"/>
    <w:rsid w:val="00EE13FF"/>
    <w:rsid w:val="00EE20BF"/>
    <w:rsid w:val="00EE27FE"/>
    <w:rsid w:val="00EE2847"/>
    <w:rsid w:val="00EE3063"/>
    <w:rsid w:val="00EE397E"/>
    <w:rsid w:val="00EE43AA"/>
    <w:rsid w:val="00EE4AE1"/>
    <w:rsid w:val="00EE4B3D"/>
    <w:rsid w:val="00EE507B"/>
    <w:rsid w:val="00EE5486"/>
    <w:rsid w:val="00EE55AD"/>
    <w:rsid w:val="00EE5D96"/>
    <w:rsid w:val="00EE6CE2"/>
    <w:rsid w:val="00EE6EAB"/>
    <w:rsid w:val="00EE75E4"/>
    <w:rsid w:val="00EE7C13"/>
    <w:rsid w:val="00EF0DF8"/>
    <w:rsid w:val="00EF1366"/>
    <w:rsid w:val="00EF22A9"/>
    <w:rsid w:val="00EF31D8"/>
    <w:rsid w:val="00EF32EC"/>
    <w:rsid w:val="00EF3908"/>
    <w:rsid w:val="00EF3DB5"/>
    <w:rsid w:val="00EF4C1D"/>
    <w:rsid w:val="00EF549D"/>
    <w:rsid w:val="00EF5918"/>
    <w:rsid w:val="00EF5D1B"/>
    <w:rsid w:val="00EF60C8"/>
    <w:rsid w:val="00EF641D"/>
    <w:rsid w:val="00EF6698"/>
    <w:rsid w:val="00EF6C49"/>
    <w:rsid w:val="00EF780B"/>
    <w:rsid w:val="00F00284"/>
    <w:rsid w:val="00F00373"/>
    <w:rsid w:val="00F0056D"/>
    <w:rsid w:val="00F006A5"/>
    <w:rsid w:val="00F00E8D"/>
    <w:rsid w:val="00F0110B"/>
    <w:rsid w:val="00F01FBB"/>
    <w:rsid w:val="00F03703"/>
    <w:rsid w:val="00F039C5"/>
    <w:rsid w:val="00F03C74"/>
    <w:rsid w:val="00F0403A"/>
    <w:rsid w:val="00F044D5"/>
    <w:rsid w:val="00F04C46"/>
    <w:rsid w:val="00F04DA4"/>
    <w:rsid w:val="00F04F19"/>
    <w:rsid w:val="00F05307"/>
    <w:rsid w:val="00F0539B"/>
    <w:rsid w:val="00F05672"/>
    <w:rsid w:val="00F05707"/>
    <w:rsid w:val="00F05D71"/>
    <w:rsid w:val="00F065BE"/>
    <w:rsid w:val="00F06ADB"/>
    <w:rsid w:val="00F06FAB"/>
    <w:rsid w:val="00F07127"/>
    <w:rsid w:val="00F079E7"/>
    <w:rsid w:val="00F07AB1"/>
    <w:rsid w:val="00F107AA"/>
    <w:rsid w:val="00F10CA9"/>
    <w:rsid w:val="00F1132C"/>
    <w:rsid w:val="00F1167A"/>
    <w:rsid w:val="00F13B8A"/>
    <w:rsid w:val="00F13DA4"/>
    <w:rsid w:val="00F14392"/>
    <w:rsid w:val="00F14EE6"/>
    <w:rsid w:val="00F15CBA"/>
    <w:rsid w:val="00F16F13"/>
    <w:rsid w:val="00F17566"/>
    <w:rsid w:val="00F175F2"/>
    <w:rsid w:val="00F2047B"/>
    <w:rsid w:val="00F211C1"/>
    <w:rsid w:val="00F219E8"/>
    <w:rsid w:val="00F21FDC"/>
    <w:rsid w:val="00F224A8"/>
    <w:rsid w:val="00F22872"/>
    <w:rsid w:val="00F228E4"/>
    <w:rsid w:val="00F2392D"/>
    <w:rsid w:val="00F23DF5"/>
    <w:rsid w:val="00F2495A"/>
    <w:rsid w:val="00F24B80"/>
    <w:rsid w:val="00F265E7"/>
    <w:rsid w:val="00F26618"/>
    <w:rsid w:val="00F27121"/>
    <w:rsid w:val="00F274E6"/>
    <w:rsid w:val="00F30646"/>
    <w:rsid w:val="00F30BD6"/>
    <w:rsid w:val="00F31E69"/>
    <w:rsid w:val="00F323A5"/>
    <w:rsid w:val="00F3297D"/>
    <w:rsid w:val="00F32BE0"/>
    <w:rsid w:val="00F3437A"/>
    <w:rsid w:val="00F348AD"/>
    <w:rsid w:val="00F3492D"/>
    <w:rsid w:val="00F34B9F"/>
    <w:rsid w:val="00F34DB7"/>
    <w:rsid w:val="00F35BBE"/>
    <w:rsid w:val="00F3645F"/>
    <w:rsid w:val="00F37A85"/>
    <w:rsid w:val="00F40748"/>
    <w:rsid w:val="00F40C52"/>
    <w:rsid w:val="00F4174A"/>
    <w:rsid w:val="00F41B60"/>
    <w:rsid w:val="00F42ABA"/>
    <w:rsid w:val="00F435D1"/>
    <w:rsid w:val="00F45C7C"/>
    <w:rsid w:val="00F467BB"/>
    <w:rsid w:val="00F469B5"/>
    <w:rsid w:val="00F47281"/>
    <w:rsid w:val="00F4765B"/>
    <w:rsid w:val="00F50A18"/>
    <w:rsid w:val="00F50CC9"/>
    <w:rsid w:val="00F50EDD"/>
    <w:rsid w:val="00F51C91"/>
    <w:rsid w:val="00F52630"/>
    <w:rsid w:val="00F528AB"/>
    <w:rsid w:val="00F53059"/>
    <w:rsid w:val="00F534AF"/>
    <w:rsid w:val="00F5370D"/>
    <w:rsid w:val="00F53E75"/>
    <w:rsid w:val="00F54577"/>
    <w:rsid w:val="00F54740"/>
    <w:rsid w:val="00F547CB"/>
    <w:rsid w:val="00F54D69"/>
    <w:rsid w:val="00F55DDD"/>
    <w:rsid w:val="00F5636E"/>
    <w:rsid w:val="00F56520"/>
    <w:rsid w:val="00F56B2F"/>
    <w:rsid w:val="00F56F0E"/>
    <w:rsid w:val="00F5730C"/>
    <w:rsid w:val="00F57744"/>
    <w:rsid w:val="00F600EB"/>
    <w:rsid w:val="00F609B4"/>
    <w:rsid w:val="00F60E19"/>
    <w:rsid w:val="00F62F0B"/>
    <w:rsid w:val="00F630F0"/>
    <w:rsid w:val="00F64095"/>
    <w:rsid w:val="00F6489B"/>
    <w:rsid w:val="00F64A46"/>
    <w:rsid w:val="00F65122"/>
    <w:rsid w:val="00F65437"/>
    <w:rsid w:val="00F67097"/>
    <w:rsid w:val="00F6780A"/>
    <w:rsid w:val="00F67F82"/>
    <w:rsid w:val="00F70EB4"/>
    <w:rsid w:val="00F70F5F"/>
    <w:rsid w:val="00F72DEC"/>
    <w:rsid w:val="00F72E53"/>
    <w:rsid w:val="00F74837"/>
    <w:rsid w:val="00F75DE5"/>
    <w:rsid w:val="00F760DB"/>
    <w:rsid w:val="00F764FE"/>
    <w:rsid w:val="00F766E2"/>
    <w:rsid w:val="00F76D84"/>
    <w:rsid w:val="00F77B29"/>
    <w:rsid w:val="00F77F51"/>
    <w:rsid w:val="00F80853"/>
    <w:rsid w:val="00F829C4"/>
    <w:rsid w:val="00F82F21"/>
    <w:rsid w:val="00F83103"/>
    <w:rsid w:val="00F83CFF"/>
    <w:rsid w:val="00F846E3"/>
    <w:rsid w:val="00F857E6"/>
    <w:rsid w:val="00F85EA6"/>
    <w:rsid w:val="00F8677D"/>
    <w:rsid w:val="00F872BE"/>
    <w:rsid w:val="00F87A25"/>
    <w:rsid w:val="00F9047A"/>
    <w:rsid w:val="00F90F3E"/>
    <w:rsid w:val="00F91104"/>
    <w:rsid w:val="00F9188B"/>
    <w:rsid w:val="00F91930"/>
    <w:rsid w:val="00F91B15"/>
    <w:rsid w:val="00F91B2E"/>
    <w:rsid w:val="00F91DA3"/>
    <w:rsid w:val="00F91ED6"/>
    <w:rsid w:val="00F93E6B"/>
    <w:rsid w:val="00F9452D"/>
    <w:rsid w:val="00F9459B"/>
    <w:rsid w:val="00F94852"/>
    <w:rsid w:val="00F949D1"/>
    <w:rsid w:val="00F961EE"/>
    <w:rsid w:val="00F96B7C"/>
    <w:rsid w:val="00FA05B3"/>
    <w:rsid w:val="00FA0AE7"/>
    <w:rsid w:val="00FA1F29"/>
    <w:rsid w:val="00FA29B7"/>
    <w:rsid w:val="00FA2A14"/>
    <w:rsid w:val="00FA33C2"/>
    <w:rsid w:val="00FA47BB"/>
    <w:rsid w:val="00FA48E1"/>
    <w:rsid w:val="00FA4DA8"/>
    <w:rsid w:val="00FA4F2F"/>
    <w:rsid w:val="00FA550A"/>
    <w:rsid w:val="00FA5817"/>
    <w:rsid w:val="00FA5BDE"/>
    <w:rsid w:val="00FA6030"/>
    <w:rsid w:val="00FA6D84"/>
    <w:rsid w:val="00FA7E00"/>
    <w:rsid w:val="00FB077F"/>
    <w:rsid w:val="00FB1915"/>
    <w:rsid w:val="00FB1ADE"/>
    <w:rsid w:val="00FB2C9F"/>
    <w:rsid w:val="00FB3876"/>
    <w:rsid w:val="00FB3F2D"/>
    <w:rsid w:val="00FB5DF8"/>
    <w:rsid w:val="00FB64CE"/>
    <w:rsid w:val="00FB6FE5"/>
    <w:rsid w:val="00FB76CD"/>
    <w:rsid w:val="00FC168F"/>
    <w:rsid w:val="00FC2077"/>
    <w:rsid w:val="00FC2315"/>
    <w:rsid w:val="00FC2796"/>
    <w:rsid w:val="00FC2D81"/>
    <w:rsid w:val="00FC3640"/>
    <w:rsid w:val="00FC386F"/>
    <w:rsid w:val="00FC464F"/>
    <w:rsid w:val="00FC4968"/>
    <w:rsid w:val="00FC5637"/>
    <w:rsid w:val="00FC59D8"/>
    <w:rsid w:val="00FC5A8A"/>
    <w:rsid w:val="00FC7812"/>
    <w:rsid w:val="00FC795C"/>
    <w:rsid w:val="00FD02EF"/>
    <w:rsid w:val="00FD08DC"/>
    <w:rsid w:val="00FD23ED"/>
    <w:rsid w:val="00FD31AA"/>
    <w:rsid w:val="00FD384E"/>
    <w:rsid w:val="00FD40CF"/>
    <w:rsid w:val="00FD6233"/>
    <w:rsid w:val="00FD6372"/>
    <w:rsid w:val="00FD644F"/>
    <w:rsid w:val="00FD66B4"/>
    <w:rsid w:val="00FD6DEC"/>
    <w:rsid w:val="00FE076F"/>
    <w:rsid w:val="00FE0C2D"/>
    <w:rsid w:val="00FE2680"/>
    <w:rsid w:val="00FE30FD"/>
    <w:rsid w:val="00FE4188"/>
    <w:rsid w:val="00FE41BA"/>
    <w:rsid w:val="00FE4C15"/>
    <w:rsid w:val="00FE6E13"/>
    <w:rsid w:val="00FE75C5"/>
    <w:rsid w:val="00FE76BB"/>
    <w:rsid w:val="00FE784D"/>
    <w:rsid w:val="00FE7DA7"/>
    <w:rsid w:val="00FF0177"/>
    <w:rsid w:val="00FF030A"/>
    <w:rsid w:val="00FF0810"/>
    <w:rsid w:val="00FF0BC2"/>
    <w:rsid w:val="00FF1911"/>
    <w:rsid w:val="00FF1A82"/>
    <w:rsid w:val="00FF2C9A"/>
    <w:rsid w:val="00FF3373"/>
    <w:rsid w:val="00FF39F6"/>
    <w:rsid w:val="00FF443C"/>
    <w:rsid w:val="00FF45EC"/>
    <w:rsid w:val="00FF5B16"/>
    <w:rsid w:val="00FF5CF7"/>
    <w:rsid w:val="00FF66E8"/>
    <w:rsid w:val="00FF709C"/>
    <w:rsid w:val="00FF7FA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38D4C"/>
  <w15:chartTrackingRefBased/>
  <w15:docId w15:val="{BFF3FCC6-EF23-4BCC-AD0E-F8B2C8771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0C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441"/>
    <w:pPr>
      <w:ind w:left="720"/>
      <w:contextualSpacing/>
    </w:pPr>
  </w:style>
  <w:style w:type="paragraph" w:styleId="Header">
    <w:name w:val="header"/>
    <w:basedOn w:val="Normal"/>
    <w:link w:val="HeaderChar"/>
    <w:uiPriority w:val="99"/>
    <w:unhideWhenUsed/>
    <w:rsid w:val="009D1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B0C"/>
  </w:style>
  <w:style w:type="paragraph" w:styleId="Footer">
    <w:name w:val="footer"/>
    <w:basedOn w:val="Normal"/>
    <w:link w:val="FooterChar"/>
    <w:uiPriority w:val="99"/>
    <w:unhideWhenUsed/>
    <w:rsid w:val="009D1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B0C"/>
  </w:style>
  <w:style w:type="character" w:customStyle="1" w:styleId="Heading1Char">
    <w:name w:val="Heading 1 Char"/>
    <w:basedOn w:val="DefaultParagraphFont"/>
    <w:link w:val="Heading1"/>
    <w:uiPriority w:val="9"/>
    <w:rsid w:val="001935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6F4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66F90"/>
    <w:rPr>
      <w:color w:val="0563C1" w:themeColor="hyperlink"/>
      <w:u w:val="single"/>
    </w:rPr>
  </w:style>
  <w:style w:type="character" w:styleId="UnresolvedMention">
    <w:name w:val="Unresolved Mention"/>
    <w:basedOn w:val="DefaultParagraphFont"/>
    <w:uiPriority w:val="99"/>
    <w:semiHidden/>
    <w:unhideWhenUsed/>
    <w:rsid w:val="00066F90"/>
    <w:rPr>
      <w:color w:val="605E5C"/>
      <w:shd w:val="clear" w:color="auto" w:fill="E1DFDD"/>
    </w:rPr>
  </w:style>
  <w:style w:type="character" w:customStyle="1" w:styleId="Heading3Char">
    <w:name w:val="Heading 3 Char"/>
    <w:basedOn w:val="DefaultParagraphFont"/>
    <w:link w:val="Heading3"/>
    <w:uiPriority w:val="9"/>
    <w:rsid w:val="006B0C40"/>
    <w:rPr>
      <w:rFonts w:asciiTheme="majorHAnsi" w:eastAsiaTheme="majorEastAsia" w:hAnsiTheme="majorHAnsi" w:cstheme="majorBidi"/>
      <w:color w:val="1F3763" w:themeColor="accent1" w:themeShade="7F"/>
      <w:sz w:val="24"/>
      <w:szCs w:val="24"/>
    </w:rPr>
  </w:style>
  <w:style w:type="paragraph" w:customStyle="1" w:styleId="line">
    <w:name w:val="line"/>
    <w:basedOn w:val="Normal"/>
    <w:rsid w:val="00F04C4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F04C46"/>
    <w:rPr>
      <w:rFonts w:ascii="Courier New" w:eastAsia="Times New Roman" w:hAnsi="Courier New" w:cs="Courier New"/>
      <w:sz w:val="20"/>
      <w:szCs w:val="20"/>
    </w:rPr>
  </w:style>
  <w:style w:type="character" w:styleId="Strong">
    <w:name w:val="Strong"/>
    <w:basedOn w:val="DefaultParagraphFont"/>
    <w:uiPriority w:val="22"/>
    <w:qFormat/>
    <w:rsid w:val="00C75279"/>
    <w:rPr>
      <w:b/>
      <w:bCs/>
    </w:rPr>
  </w:style>
  <w:style w:type="table" w:styleId="TableGrid">
    <w:name w:val="Table Grid"/>
    <w:basedOn w:val="TableNormal"/>
    <w:uiPriority w:val="39"/>
    <w:rsid w:val="00577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67E4"/>
    <w:rPr>
      <w:sz w:val="16"/>
      <w:szCs w:val="16"/>
    </w:rPr>
  </w:style>
  <w:style w:type="paragraph" w:styleId="CommentText">
    <w:name w:val="annotation text"/>
    <w:basedOn w:val="Normal"/>
    <w:link w:val="CommentTextChar"/>
    <w:uiPriority w:val="99"/>
    <w:unhideWhenUsed/>
    <w:rsid w:val="000F67E4"/>
    <w:pPr>
      <w:spacing w:line="240" w:lineRule="auto"/>
    </w:pPr>
    <w:rPr>
      <w:sz w:val="20"/>
      <w:szCs w:val="20"/>
    </w:rPr>
  </w:style>
  <w:style w:type="character" w:customStyle="1" w:styleId="CommentTextChar">
    <w:name w:val="Comment Text Char"/>
    <w:basedOn w:val="DefaultParagraphFont"/>
    <w:link w:val="CommentText"/>
    <w:uiPriority w:val="99"/>
    <w:rsid w:val="000F67E4"/>
    <w:rPr>
      <w:sz w:val="20"/>
      <w:szCs w:val="20"/>
    </w:rPr>
  </w:style>
  <w:style w:type="paragraph" w:styleId="CommentSubject">
    <w:name w:val="annotation subject"/>
    <w:basedOn w:val="CommentText"/>
    <w:next w:val="CommentText"/>
    <w:link w:val="CommentSubjectChar"/>
    <w:uiPriority w:val="99"/>
    <w:semiHidden/>
    <w:unhideWhenUsed/>
    <w:rsid w:val="000F67E4"/>
    <w:rPr>
      <w:b/>
      <w:bCs/>
    </w:rPr>
  </w:style>
  <w:style w:type="character" w:customStyle="1" w:styleId="CommentSubjectChar">
    <w:name w:val="Comment Subject Char"/>
    <w:basedOn w:val="CommentTextChar"/>
    <w:link w:val="CommentSubject"/>
    <w:uiPriority w:val="99"/>
    <w:semiHidden/>
    <w:rsid w:val="000F67E4"/>
    <w:rPr>
      <w:b/>
      <w:bCs/>
      <w:sz w:val="20"/>
      <w:szCs w:val="20"/>
    </w:rPr>
  </w:style>
  <w:style w:type="paragraph" w:styleId="Quote">
    <w:name w:val="Quote"/>
    <w:basedOn w:val="Normal"/>
    <w:next w:val="Normal"/>
    <w:link w:val="QuoteChar"/>
    <w:uiPriority w:val="29"/>
    <w:qFormat/>
    <w:rsid w:val="00576C9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76C99"/>
    <w:rPr>
      <w:i/>
      <w:iCs/>
      <w:color w:val="404040" w:themeColor="text1" w:themeTint="BF"/>
    </w:rPr>
  </w:style>
  <w:style w:type="paragraph" w:styleId="TOCHeading">
    <w:name w:val="TOC Heading"/>
    <w:basedOn w:val="Heading1"/>
    <w:next w:val="Normal"/>
    <w:uiPriority w:val="39"/>
    <w:unhideWhenUsed/>
    <w:qFormat/>
    <w:rsid w:val="00A03FFF"/>
    <w:pPr>
      <w:outlineLvl w:val="9"/>
    </w:pPr>
    <w:rPr>
      <w:lang w:val="en-US"/>
    </w:rPr>
  </w:style>
  <w:style w:type="paragraph" w:styleId="TOC1">
    <w:name w:val="toc 1"/>
    <w:basedOn w:val="Normal"/>
    <w:next w:val="Normal"/>
    <w:autoRedefine/>
    <w:uiPriority w:val="39"/>
    <w:unhideWhenUsed/>
    <w:rsid w:val="00A03FFF"/>
    <w:pPr>
      <w:spacing w:after="100"/>
    </w:pPr>
  </w:style>
  <w:style w:type="paragraph" w:styleId="TOC2">
    <w:name w:val="toc 2"/>
    <w:basedOn w:val="Normal"/>
    <w:next w:val="Normal"/>
    <w:autoRedefine/>
    <w:uiPriority w:val="39"/>
    <w:unhideWhenUsed/>
    <w:rsid w:val="00A03FFF"/>
    <w:pPr>
      <w:spacing w:after="100"/>
      <w:ind w:left="220"/>
    </w:pPr>
  </w:style>
  <w:style w:type="paragraph" w:styleId="TOC3">
    <w:name w:val="toc 3"/>
    <w:basedOn w:val="Normal"/>
    <w:next w:val="Normal"/>
    <w:autoRedefine/>
    <w:uiPriority w:val="39"/>
    <w:unhideWhenUsed/>
    <w:rsid w:val="00A03FFF"/>
    <w:pPr>
      <w:spacing w:after="100"/>
      <w:ind w:left="440"/>
    </w:pPr>
  </w:style>
  <w:style w:type="paragraph" w:styleId="Revision">
    <w:name w:val="Revision"/>
    <w:hidden/>
    <w:uiPriority w:val="99"/>
    <w:semiHidden/>
    <w:rsid w:val="000A7A13"/>
    <w:pPr>
      <w:spacing w:after="0" w:line="240" w:lineRule="auto"/>
    </w:pPr>
  </w:style>
  <w:style w:type="character" w:styleId="FollowedHyperlink">
    <w:name w:val="FollowedHyperlink"/>
    <w:basedOn w:val="DefaultParagraphFont"/>
    <w:uiPriority w:val="99"/>
    <w:semiHidden/>
    <w:unhideWhenUsed/>
    <w:rsid w:val="00A041F8"/>
    <w:rPr>
      <w:color w:val="954F72" w:themeColor="followedHyperlink"/>
      <w:u w:val="single"/>
    </w:rPr>
  </w:style>
  <w:style w:type="paragraph" w:styleId="NormalWeb">
    <w:name w:val="Normal (Web)"/>
    <w:basedOn w:val="Normal"/>
    <w:uiPriority w:val="99"/>
    <w:semiHidden/>
    <w:unhideWhenUsed/>
    <w:rsid w:val="00BA2FB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BC2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940">
      <w:bodyDiv w:val="1"/>
      <w:marLeft w:val="0"/>
      <w:marRight w:val="0"/>
      <w:marTop w:val="0"/>
      <w:marBottom w:val="0"/>
      <w:divBdr>
        <w:top w:val="none" w:sz="0" w:space="0" w:color="auto"/>
        <w:left w:val="none" w:sz="0" w:space="0" w:color="auto"/>
        <w:bottom w:val="none" w:sz="0" w:space="0" w:color="auto"/>
        <w:right w:val="none" w:sz="0" w:space="0" w:color="auto"/>
      </w:divBdr>
      <w:divsChild>
        <w:div w:id="549346834">
          <w:marLeft w:val="0"/>
          <w:marRight w:val="0"/>
          <w:marTop w:val="0"/>
          <w:marBottom w:val="0"/>
          <w:divBdr>
            <w:top w:val="none" w:sz="0" w:space="0" w:color="auto"/>
            <w:left w:val="none" w:sz="0" w:space="0" w:color="auto"/>
            <w:bottom w:val="none" w:sz="0" w:space="0" w:color="auto"/>
            <w:right w:val="none" w:sz="0" w:space="0" w:color="auto"/>
          </w:divBdr>
          <w:divsChild>
            <w:div w:id="259413856">
              <w:marLeft w:val="0"/>
              <w:marRight w:val="0"/>
              <w:marTop w:val="0"/>
              <w:marBottom w:val="0"/>
              <w:divBdr>
                <w:top w:val="none" w:sz="0" w:space="0" w:color="auto"/>
                <w:left w:val="none" w:sz="0" w:space="0" w:color="auto"/>
                <w:bottom w:val="none" w:sz="0" w:space="0" w:color="auto"/>
                <w:right w:val="none" w:sz="0" w:space="0" w:color="auto"/>
              </w:divBdr>
            </w:div>
            <w:div w:id="2837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48825">
      <w:bodyDiv w:val="1"/>
      <w:marLeft w:val="0"/>
      <w:marRight w:val="0"/>
      <w:marTop w:val="0"/>
      <w:marBottom w:val="0"/>
      <w:divBdr>
        <w:top w:val="none" w:sz="0" w:space="0" w:color="auto"/>
        <w:left w:val="none" w:sz="0" w:space="0" w:color="auto"/>
        <w:bottom w:val="none" w:sz="0" w:space="0" w:color="auto"/>
        <w:right w:val="none" w:sz="0" w:space="0" w:color="auto"/>
      </w:divBdr>
    </w:div>
    <w:div w:id="409237263">
      <w:bodyDiv w:val="1"/>
      <w:marLeft w:val="0"/>
      <w:marRight w:val="0"/>
      <w:marTop w:val="0"/>
      <w:marBottom w:val="0"/>
      <w:divBdr>
        <w:top w:val="none" w:sz="0" w:space="0" w:color="auto"/>
        <w:left w:val="none" w:sz="0" w:space="0" w:color="auto"/>
        <w:bottom w:val="none" w:sz="0" w:space="0" w:color="auto"/>
        <w:right w:val="none" w:sz="0" w:space="0" w:color="auto"/>
      </w:divBdr>
    </w:div>
    <w:div w:id="529337617">
      <w:bodyDiv w:val="1"/>
      <w:marLeft w:val="0"/>
      <w:marRight w:val="0"/>
      <w:marTop w:val="0"/>
      <w:marBottom w:val="0"/>
      <w:divBdr>
        <w:top w:val="none" w:sz="0" w:space="0" w:color="auto"/>
        <w:left w:val="none" w:sz="0" w:space="0" w:color="auto"/>
        <w:bottom w:val="none" w:sz="0" w:space="0" w:color="auto"/>
        <w:right w:val="none" w:sz="0" w:space="0" w:color="auto"/>
      </w:divBdr>
      <w:divsChild>
        <w:div w:id="1341666916">
          <w:marLeft w:val="0"/>
          <w:marRight w:val="0"/>
          <w:marTop w:val="0"/>
          <w:marBottom w:val="0"/>
          <w:divBdr>
            <w:top w:val="none" w:sz="0" w:space="0" w:color="auto"/>
            <w:left w:val="none" w:sz="0" w:space="0" w:color="auto"/>
            <w:bottom w:val="none" w:sz="0" w:space="0" w:color="auto"/>
            <w:right w:val="none" w:sz="0" w:space="0" w:color="auto"/>
          </w:divBdr>
          <w:divsChild>
            <w:div w:id="926428325">
              <w:marLeft w:val="0"/>
              <w:marRight w:val="0"/>
              <w:marTop w:val="0"/>
              <w:marBottom w:val="0"/>
              <w:divBdr>
                <w:top w:val="none" w:sz="0" w:space="0" w:color="auto"/>
                <w:left w:val="none" w:sz="0" w:space="0" w:color="auto"/>
                <w:bottom w:val="none" w:sz="0" w:space="0" w:color="auto"/>
                <w:right w:val="none" w:sz="0" w:space="0" w:color="auto"/>
              </w:divBdr>
            </w:div>
            <w:div w:id="9970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551">
      <w:bodyDiv w:val="1"/>
      <w:marLeft w:val="0"/>
      <w:marRight w:val="0"/>
      <w:marTop w:val="0"/>
      <w:marBottom w:val="0"/>
      <w:divBdr>
        <w:top w:val="none" w:sz="0" w:space="0" w:color="auto"/>
        <w:left w:val="none" w:sz="0" w:space="0" w:color="auto"/>
        <w:bottom w:val="none" w:sz="0" w:space="0" w:color="auto"/>
        <w:right w:val="none" w:sz="0" w:space="0" w:color="auto"/>
      </w:divBdr>
    </w:div>
    <w:div w:id="566114394">
      <w:bodyDiv w:val="1"/>
      <w:marLeft w:val="0"/>
      <w:marRight w:val="0"/>
      <w:marTop w:val="0"/>
      <w:marBottom w:val="0"/>
      <w:divBdr>
        <w:top w:val="none" w:sz="0" w:space="0" w:color="auto"/>
        <w:left w:val="none" w:sz="0" w:space="0" w:color="auto"/>
        <w:bottom w:val="none" w:sz="0" w:space="0" w:color="auto"/>
        <w:right w:val="none" w:sz="0" w:space="0" w:color="auto"/>
      </w:divBdr>
    </w:div>
    <w:div w:id="793671629">
      <w:bodyDiv w:val="1"/>
      <w:marLeft w:val="0"/>
      <w:marRight w:val="0"/>
      <w:marTop w:val="0"/>
      <w:marBottom w:val="0"/>
      <w:divBdr>
        <w:top w:val="none" w:sz="0" w:space="0" w:color="auto"/>
        <w:left w:val="none" w:sz="0" w:space="0" w:color="auto"/>
        <w:bottom w:val="none" w:sz="0" w:space="0" w:color="auto"/>
        <w:right w:val="none" w:sz="0" w:space="0" w:color="auto"/>
      </w:divBdr>
    </w:div>
    <w:div w:id="810057105">
      <w:bodyDiv w:val="1"/>
      <w:marLeft w:val="0"/>
      <w:marRight w:val="0"/>
      <w:marTop w:val="0"/>
      <w:marBottom w:val="0"/>
      <w:divBdr>
        <w:top w:val="none" w:sz="0" w:space="0" w:color="auto"/>
        <w:left w:val="none" w:sz="0" w:space="0" w:color="auto"/>
        <w:bottom w:val="none" w:sz="0" w:space="0" w:color="auto"/>
        <w:right w:val="none" w:sz="0" w:space="0" w:color="auto"/>
      </w:divBdr>
      <w:divsChild>
        <w:div w:id="1622880467">
          <w:marLeft w:val="0"/>
          <w:marRight w:val="0"/>
          <w:marTop w:val="0"/>
          <w:marBottom w:val="0"/>
          <w:divBdr>
            <w:top w:val="none" w:sz="0" w:space="0" w:color="auto"/>
            <w:left w:val="none" w:sz="0" w:space="0" w:color="auto"/>
            <w:bottom w:val="none" w:sz="0" w:space="0" w:color="auto"/>
            <w:right w:val="none" w:sz="0" w:space="0" w:color="auto"/>
          </w:divBdr>
          <w:divsChild>
            <w:div w:id="39789103">
              <w:marLeft w:val="0"/>
              <w:marRight w:val="0"/>
              <w:marTop w:val="0"/>
              <w:marBottom w:val="0"/>
              <w:divBdr>
                <w:top w:val="none" w:sz="0" w:space="0" w:color="auto"/>
                <w:left w:val="none" w:sz="0" w:space="0" w:color="auto"/>
                <w:bottom w:val="none" w:sz="0" w:space="0" w:color="auto"/>
                <w:right w:val="none" w:sz="0" w:space="0" w:color="auto"/>
              </w:divBdr>
            </w:div>
            <w:div w:id="43987785">
              <w:marLeft w:val="0"/>
              <w:marRight w:val="0"/>
              <w:marTop w:val="0"/>
              <w:marBottom w:val="0"/>
              <w:divBdr>
                <w:top w:val="none" w:sz="0" w:space="0" w:color="auto"/>
                <w:left w:val="none" w:sz="0" w:space="0" w:color="auto"/>
                <w:bottom w:val="none" w:sz="0" w:space="0" w:color="auto"/>
                <w:right w:val="none" w:sz="0" w:space="0" w:color="auto"/>
              </w:divBdr>
            </w:div>
            <w:div w:id="48038420">
              <w:marLeft w:val="0"/>
              <w:marRight w:val="0"/>
              <w:marTop w:val="0"/>
              <w:marBottom w:val="0"/>
              <w:divBdr>
                <w:top w:val="none" w:sz="0" w:space="0" w:color="auto"/>
                <w:left w:val="none" w:sz="0" w:space="0" w:color="auto"/>
                <w:bottom w:val="none" w:sz="0" w:space="0" w:color="auto"/>
                <w:right w:val="none" w:sz="0" w:space="0" w:color="auto"/>
              </w:divBdr>
            </w:div>
            <w:div w:id="59908742">
              <w:marLeft w:val="0"/>
              <w:marRight w:val="0"/>
              <w:marTop w:val="0"/>
              <w:marBottom w:val="0"/>
              <w:divBdr>
                <w:top w:val="none" w:sz="0" w:space="0" w:color="auto"/>
                <w:left w:val="none" w:sz="0" w:space="0" w:color="auto"/>
                <w:bottom w:val="none" w:sz="0" w:space="0" w:color="auto"/>
                <w:right w:val="none" w:sz="0" w:space="0" w:color="auto"/>
              </w:divBdr>
            </w:div>
            <w:div w:id="80303133">
              <w:marLeft w:val="0"/>
              <w:marRight w:val="0"/>
              <w:marTop w:val="0"/>
              <w:marBottom w:val="0"/>
              <w:divBdr>
                <w:top w:val="none" w:sz="0" w:space="0" w:color="auto"/>
                <w:left w:val="none" w:sz="0" w:space="0" w:color="auto"/>
                <w:bottom w:val="none" w:sz="0" w:space="0" w:color="auto"/>
                <w:right w:val="none" w:sz="0" w:space="0" w:color="auto"/>
              </w:divBdr>
            </w:div>
            <w:div w:id="109933181">
              <w:marLeft w:val="0"/>
              <w:marRight w:val="0"/>
              <w:marTop w:val="0"/>
              <w:marBottom w:val="0"/>
              <w:divBdr>
                <w:top w:val="none" w:sz="0" w:space="0" w:color="auto"/>
                <w:left w:val="none" w:sz="0" w:space="0" w:color="auto"/>
                <w:bottom w:val="none" w:sz="0" w:space="0" w:color="auto"/>
                <w:right w:val="none" w:sz="0" w:space="0" w:color="auto"/>
              </w:divBdr>
            </w:div>
            <w:div w:id="118838652">
              <w:marLeft w:val="0"/>
              <w:marRight w:val="0"/>
              <w:marTop w:val="0"/>
              <w:marBottom w:val="0"/>
              <w:divBdr>
                <w:top w:val="none" w:sz="0" w:space="0" w:color="auto"/>
                <w:left w:val="none" w:sz="0" w:space="0" w:color="auto"/>
                <w:bottom w:val="none" w:sz="0" w:space="0" w:color="auto"/>
                <w:right w:val="none" w:sz="0" w:space="0" w:color="auto"/>
              </w:divBdr>
            </w:div>
            <w:div w:id="124979451">
              <w:marLeft w:val="0"/>
              <w:marRight w:val="0"/>
              <w:marTop w:val="0"/>
              <w:marBottom w:val="0"/>
              <w:divBdr>
                <w:top w:val="none" w:sz="0" w:space="0" w:color="auto"/>
                <w:left w:val="none" w:sz="0" w:space="0" w:color="auto"/>
                <w:bottom w:val="none" w:sz="0" w:space="0" w:color="auto"/>
                <w:right w:val="none" w:sz="0" w:space="0" w:color="auto"/>
              </w:divBdr>
            </w:div>
            <w:div w:id="145246024">
              <w:marLeft w:val="0"/>
              <w:marRight w:val="0"/>
              <w:marTop w:val="0"/>
              <w:marBottom w:val="0"/>
              <w:divBdr>
                <w:top w:val="none" w:sz="0" w:space="0" w:color="auto"/>
                <w:left w:val="none" w:sz="0" w:space="0" w:color="auto"/>
                <w:bottom w:val="none" w:sz="0" w:space="0" w:color="auto"/>
                <w:right w:val="none" w:sz="0" w:space="0" w:color="auto"/>
              </w:divBdr>
            </w:div>
            <w:div w:id="252402622">
              <w:marLeft w:val="0"/>
              <w:marRight w:val="0"/>
              <w:marTop w:val="0"/>
              <w:marBottom w:val="0"/>
              <w:divBdr>
                <w:top w:val="none" w:sz="0" w:space="0" w:color="auto"/>
                <w:left w:val="none" w:sz="0" w:space="0" w:color="auto"/>
                <w:bottom w:val="none" w:sz="0" w:space="0" w:color="auto"/>
                <w:right w:val="none" w:sz="0" w:space="0" w:color="auto"/>
              </w:divBdr>
            </w:div>
            <w:div w:id="265773928">
              <w:marLeft w:val="0"/>
              <w:marRight w:val="0"/>
              <w:marTop w:val="0"/>
              <w:marBottom w:val="0"/>
              <w:divBdr>
                <w:top w:val="none" w:sz="0" w:space="0" w:color="auto"/>
                <w:left w:val="none" w:sz="0" w:space="0" w:color="auto"/>
                <w:bottom w:val="none" w:sz="0" w:space="0" w:color="auto"/>
                <w:right w:val="none" w:sz="0" w:space="0" w:color="auto"/>
              </w:divBdr>
            </w:div>
            <w:div w:id="282541298">
              <w:marLeft w:val="0"/>
              <w:marRight w:val="0"/>
              <w:marTop w:val="0"/>
              <w:marBottom w:val="0"/>
              <w:divBdr>
                <w:top w:val="none" w:sz="0" w:space="0" w:color="auto"/>
                <w:left w:val="none" w:sz="0" w:space="0" w:color="auto"/>
                <w:bottom w:val="none" w:sz="0" w:space="0" w:color="auto"/>
                <w:right w:val="none" w:sz="0" w:space="0" w:color="auto"/>
              </w:divBdr>
            </w:div>
            <w:div w:id="316081306">
              <w:marLeft w:val="0"/>
              <w:marRight w:val="0"/>
              <w:marTop w:val="0"/>
              <w:marBottom w:val="0"/>
              <w:divBdr>
                <w:top w:val="none" w:sz="0" w:space="0" w:color="auto"/>
                <w:left w:val="none" w:sz="0" w:space="0" w:color="auto"/>
                <w:bottom w:val="none" w:sz="0" w:space="0" w:color="auto"/>
                <w:right w:val="none" w:sz="0" w:space="0" w:color="auto"/>
              </w:divBdr>
            </w:div>
            <w:div w:id="327828862">
              <w:marLeft w:val="0"/>
              <w:marRight w:val="0"/>
              <w:marTop w:val="0"/>
              <w:marBottom w:val="0"/>
              <w:divBdr>
                <w:top w:val="none" w:sz="0" w:space="0" w:color="auto"/>
                <w:left w:val="none" w:sz="0" w:space="0" w:color="auto"/>
                <w:bottom w:val="none" w:sz="0" w:space="0" w:color="auto"/>
                <w:right w:val="none" w:sz="0" w:space="0" w:color="auto"/>
              </w:divBdr>
            </w:div>
            <w:div w:id="375011640">
              <w:marLeft w:val="0"/>
              <w:marRight w:val="0"/>
              <w:marTop w:val="0"/>
              <w:marBottom w:val="0"/>
              <w:divBdr>
                <w:top w:val="none" w:sz="0" w:space="0" w:color="auto"/>
                <w:left w:val="none" w:sz="0" w:space="0" w:color="auto"/>
                <w:bottom w:val="none" w:sz="0" w:space="0" w:color="auto"/>
                <w:right w:val="none" w:sz="0" w:space="0" w:color="auto"/>
              </w:divBdr>
            </w:div>
            <w:div w:id="414981366">
              <w:marLeft w:val="0"/>
              <w:marRight w:val="0"/>
              <w:marTop w:val="0"/>
              <w:marBottom w:val="0"/>
              <w:divBdr>
                <w:top w:val="none" w:sz="0" w:space="0" w:color="auto"/>
                <w:left w:val="none" w:sz="0" w:space="0" w:color="auto"/>
                <w:bottom w:val="none" w:sz="0" w:space="0" w:color="auto"/>
                <w:right w:val="none" w:sz="0" w:space="0" w:color="auto"/>
              </w:divBdr>
            </w:div>
            <w:div w:id="430468533">
              <w:marLeft w:val="0"/>
              <w:marRight w:val="0"/>
              <w:marTop w:val="0"/>
              <w:marBottom w:val="0"/>
              <w:divBdr>
                <w:top w:val="none" w:sz="0" w:space="0" w:color="auto"/>
                <w:left w:val="none" w:sz="0" w:space="0" w:color="auto"/>
                <w:bottom w:val="none" w:sz="0" w:space="0" w:color="auto"/>
                <w:right w:val="none" w:sz="0" w:space="0" w:color="auto"/>
              </w:divBdr>
            </w:div>
            <w:div w:id="433093940">
              <w:marLeft w:val="0"/>
              <w:marRight w:val="0"/>
              <w:marTop w:val="0"/>
              <w:marBottom w:val="0"/>
              <w:divBdr>
                <w:top w:val="none" w:sz="0" w:space="0" w:color="auto"/>
                <w:left w:val="none" w:sz="0" w:space="0" w:color="auto"/>
                <w:bottom w:val="none" w:sz="0" w:space="0" w:color="auto"/>
                <w:right w:val="none" w:sz="0" w:space="0" w:color="auto"/>
              </w:divBdr>
            </w:div>
            <w:div w:id="459960694">
              <w:marLeft w:val="0"/>
              <w:marRight w:val="0"/>
              <w:marTop w:val="0"/>
              <w:marBottom w:val="0"/>
              <w:divBdr>
                <w:top w:val="none" w:sz="0" w:space="0" w:color="auto"/>
                <w:left w:val="none" w:sz="0" w:space="0" w:color="auto"/>
                <w:bottom w:val="none" w:sz="0" w:space="0" w:color="auto"/>
                <w:right w:val="none" w:sz="0" w:space="0" w:color="auto"/>
              </w:divBdr>
            </w:div>
            <w:div w:id="500973491">
              <w:marLeft w:val="0"/>
              <w:marRight w:val="0"/>
              <w:marTop w:val="0"/>
              <w:marBottom w:val="0"/>
              <w:divBdr>
                <w:top w:val="none" w:sz="0" w:space="0" w:color="auto"/>
                <w:left w:val="none" w:sz="0" w:space="0" w:color="auto"/>
                <w:bottom w:val="none" w:sz="0" w:space="0" w:color="auto"/>
                <w:right w:val="none" w:sz="0" w:space="0" w:color="auto"/>
              </w:divBdr>
            </w:div>
            <w:div w:id="534852021">
              <w:marLeft w:val="0"/>
              <w:marRight w:val="0"/>
              <w:marTop w:val="0"/>
              <w:marBottom w:val="0"/>
              <w:divBdr>
                <w:top w:val="none" w:sz="0" w:space="0" w:color="auto"/>
                <w:left w:val="none" w:sz="0" w:space="0" w:color="auto"/>
                <w:bottom w:val="none" w:sz="0" w:space="0" w:color="auto"/>
                <w:right w:val="none" w:sz="0" w:space="0" w:color="auto"/>
              </w:divBdr>
            </w:div>
            <w:div w:id="541986922">
              <w:marLeft w:val="0"/>
              <w:marRight w:val="0"/>
              <w:marTop w:val="0"/>
              <w:marBottom w:val="0"/>
              <w:divBdr>
                <w:top w:val="none" w:sz="0" w:space="0" w:color="auto"/>
                <w:left w:val="none" w:sz="0" w:space="0" w:color="auto"/>
                <w:bottom w:val="none" w:sz="0" w:space="0" w:color="auto"/>
                <w:right w:val="none" w:sz="0" w:space="0" w:color="auto"/>
              </w:divBdr>
            </w:div>
            <w:div w:id="563370148">
              <w:marLeft w:val="0"/>
              <w:marRight w:val="0"/>
              <w:marTop w:val="0"/>
              <w:marBottom w:val="0"/>
              <w:divBdr>
                <w:top w:val="none" w:sz="0" w:space="0" w:color="auto"/>
                <w:left w:val="none" w:sz="0" w:space="0" w:color="auto"/>
                <w:bottom w:val="none" w:sz="0" w:space="0" w:color="auto"/>
                <w:right w:val="none" w:sz="0" w:space="0" w:color="auto"/>
              </w:divBdr>
            </w:div>
            <w:div w:id="591202760">
              <w:marLeft w:val="0"/>
              <w:marRight w:val="0"/>
              <w:marTop w:val="0"/>
              <w:marBottom w:val="0"/>
              <w:divBdr>
                <w:top w:val="none" w:sz="0" w:space="0" w:color="auto"/>
                <w:left w:val="none" w:sz="0" w:space="0" w:color="auto"/>
                <w:bottom w:val="none" w:sz="0" w:space="0" w:color="auto"/>
                <w:right w:val="none" w:sz="0" w:space="0" w:color="auto"/>
              </w:divBdr>
            </w:div>
            <w:div w:id="605776864">
              <w:marLeft w:val="0"/>
              <w:marRight w:val="0"/>
              <w:marTop w:val="0"/>
              <w:marBottom w:val="0"/>
              <w:divBdr>
                <w:top w:val="none" w:sz="0" w:space="0" w:color="auto"/>
                <w:left w:val="none" w:sz="0" w:space="0" w:color="auto"/>
                <w:bottom w:val="none" w:sz="0" w:space="0" w:color="auto"/>
                <w:right w:val="none" w:sz="0" w:space="0" w:color="auto"/>
              </w:divBdr>
            </w:div>
            <w:div w:id="669331085">
              <w:marLeft w:val="0"/>
              <w:marRight w:val="0"/>
              <w:marTop w:val="0"/>
              <w:marBottom w:val="0"/>
              <w:divBdr>
                <w:top w:val="none" w:sz="0" w:space="0" w:color="auto"/>
                <w:left w:val="none" w:sz="0" w:space="0" w:color="auto"/>
                <w:bottom w:val="none" w:sz="0" w:space="0" w:color="auto"/>
                <w:right w:val="none" w:sz="0" w:space="0" w:color="auto"/>
              </w:divBdr>
            </w:div>
            <w:div w:id="721517941">
              <w:marLeft w:val="0"/>
              <w:marRight w:val="0"/>
              <w:marTop w:val="0"/>
              <w:marBottom w:val="0"/>
              <w:divBdr>
                <w:top w:val="none" w:sz="0" w:space="0" w:color="auto"/>
                <w:left w:val="none" w:sz="0" w:space="0" w:color="auto"/>
                <w:bottom w:val="none" w:sz="0" w:space="0" w:color="auto"/>
                <w:right w:val="none" w:sz="0" w:space="0" w:color="auto"/>
              </w:divBdr>
            </w:div>
            <w:div w:id="746537935">
              <w:marLeft w:val="0"/>
              <w:marRight w:val="0"/>
              <w:marTop w:val="0"/>
              <w:marBottom w:val="0"/>
              <w:divBdr>
                <w:top w:val="none" w:sz="0" w:space="0" w:color="auto"/>
                <w:left w:val="none" w:sz="0" w:space="0" w:color="auto"/>
                <w:bottom w:val="none" w:sz="0" w:space="0" w:color="auto"/>
                <w:right w:val="none" w:sz="0" w:space="0" w:color="auto"/>
              </w:divBdr>
            </w:div>
            <w:div w:id="757942895">
              <w:marLeft w:val="0"/>
              <w:marRight w:val="0"/>
              <w:marTop w:val="0"/>
              <w:marBottom w:val="0"/>
              <w:divBdr>
                <w:top w:val="none" w:sz="0" w:space="0" w:color="auto"/>
                <w:left w:val="none" w:sz="0" w:space="0" w:color="auto"/>
                <w:bottom w:val="none" w:sz="0" w:space="0" w:color="auto"/>
                <w:right w:val="none" w:sz="0" w:space="0" w:color="auto"/>
              </w:divBdr>
            </w:div>
            <w:div w:id="759910392">
              <w:marLeft w:val="0"/>
              <w:marRight w:val="0"/>
              <w:marTop w:val="0"/>
              <w:marBottom w:val="0"/>
              <w:divBdr>
                <w:top w:val="none" w:sz="0" w:space="0" w:color="auto"/>
                <w:left w:val="none" w:sz="0" w:space="0" w:color="auto"/>
                <w:bottom w:val="none" w:sz="0" w:space="0" w:color="auto"/>
                <w:right w:val="none" w:sz="0" w:space="0" w:color="auto"/>
              </w:divBdr>
            </w:div>
            <w:div w:id="831070396">
              <w:marLeft w:val="0"/>
              <w:marRight w:val="0"/>
              <w:marTop w:val="0"/>
              <w:marBottom w:val="0"/>
              <w:divBdr>
                <w:top w:val="none" w:sz="0" w:space="0" w:color="auto"/>
                <w:left w:val="none" w:sz="0" w:space="0" w:color="auto"/>
                <w:bottom w:val="none" w:sz="0" w:space="0" w:color="auto"/>
                <w:right w:val="none" w:sz="0" w:space="0" w:color="auto"/>
              </w:divBdr>
            </w:div>
            <w:div w:id="855384069">
              <w:marLeft w:val="0"/>
              <w:marRight w:val="0"/>
              <w:marTop w:val="0"/>
              <w:marBottom w:val="0"/>
              <w:divBdr>
                <w:top w:val="none" w:sz="0" w:space="0" w:color="auto"/>
                <w:left w:val="none" w:sz="0" w:space="0" w:color="auto"/>
                <w:bottom w:val="none" w:sz="0" w:space="0" w:color="auto"/>
                <w:right w:val="none" w:sz="0" w:space="0" w:color="auto"/>
              </w:divBdr>
            </w:div>
            <w:div w:id="896211108">
              <w:marLeft w:val="0"/>
              <w:marRight w:val="0"/>
              <w:marTop w:val="0"/>
              <w:marBottom w:val="0"/>
              <w:divBdr>
                <w:top w:val="none" w:sz="0" w:space="0" w:color="auto"/>
                <w:left w:val="none" w:sz="0" w:space="0" w:color="auto"/>
                <w:bottom w:val="none" w:sz="0" w:space="0" w:color="auto"/>
                <w:right w:val="none" w:sz="0" w:space="0" w:color="auto"/>
              </w:divBdr>
            </w:div>
            <w:div w:id="973295882">
              <w:marLeft w:val="0"/>
              <w:marRight w:val="0"/>
              <w:marTop w:val="0"/>
              <w:marBottom w:val="0"/>
              <w:divBdr>
                <w:top w:val="none" w:sz="0" w:space="0" w:color="auto"/>
                <w:left w:val="none" w:sz="0" w:space="0" w:color="auto"/>
                <w:bottom w:val="none" w:sz="0" w:space="0" w:color="auto"/>
                <w:right w:val="none" w:sz="0" w:space="0" w:color="auto"/>
              </w:divBdr>
            </w:div>
            <w:div w:id="1036812276">
              <w:marLeft w:val="0"/>
              <w:marRight w:val="0"/>
              <w:marTop w:val="0"/>
              <w:marBottom w:val="0"/>
              <w:divBdr>
                <w:top w:val="none" w:sz="0" w:space="0" w:color="auto"/>
                <w:left w:val="none" w:sz="0" w:space="0" w:color="auto"/>
                <w:bottom w:val="none" w:sz="0" w:space="0" w:color="auto"/>
                <w:right w:val="none" w:sz="0" w:space="0" w:color="auto"/>
              </w:divBdr>
            </w:div>
            <w:div w:id="1122042426">
              <w:marLeft w:val="0"/>
              <w:marRight w:val="0"/>
              <w:marTop w:val="0"/>
              <w:marBottom w:val="0"/>
              <w:divBdr>
                <w:top w:val="none" w:sz="0" w:space="0" w:color="auto"/>
                <w:left w:val="none" w:sz="0" w:space="0" w:color="auto"/>
                <w:bottom w:val="none" w:sz="0" w:space="0" w:color="auto"/>
                <w:right w:val="none" w:sz="0" w:space="0" w:color="auto"/>
              </w:divBdr>
            </w:div>
            <w:div w:id="1134561246">
              <w:marLeft w:val="0"/>
              <w:marRight w:val="0"/>
              <w:marTop w:val="0"/>
              <w:marBottom w:val="0"/>
              <w:divBdr>
                <w:top w:val="none" w:sz="0" w:space="0" w:color="auto"/>
                <w:left w:val="none" w:sz="0" w:space="0" w:color="auto"/>
                <w:bottom w:val="none" w:sz="0" w:space="0" w:color="auto"/>
                <w:right w:val="none" w:sz="0" w:space="0" w:color="auto"/>
              </w:divBdr>
            </w:div>
            <w:div w:id="1146968545">
              <w:marLeft w:val="0"/>
              <w:marRight w:val="0"/>
              <w:marTop w:val="0"/>
              <w:marBottom w:val="0"/>
              <w:divBdr>
                <w:top w:val="none" w:sz="0" w:space="0" w:color="auto"/>
                <w:left w:val="none" w:sz="0" w:space="0" w:color="auto"/>
                <w:bottom w:val="none" w:sz="0" w:space="0" w:color="auto"/>
                <w:right w:val="none" w:sz="0" w:space="0" w:color="auto"/>
              </w:divBdr>
            </w:div>
            <w:div w:id="1156412947">
              <w:marLeft w:val="0"/>
              <w:marRight w:val="0"/>
              <w:marTop w:val="0"/>
              <w:marBottom w:val="0"/>
              <w:divBdr>
                <w:top w:val="none" w:sz="0" w:space="0" w:color="auto"/>
                <w:left w:val="none" w:sz="0" w:space="0" w:color="auto"/>
                <w:bottom w:val="none" w:sz="0" w:space="0" w:color="auto"/>
                <w:right w:val="none" w:sz="0" w:space="0" w:color="auto"/>
              </w:divBdr>
            </w:div>
            <w:div w:id="1215392585">
              <w:marLeft w:val="0"/>
              <w:marRight w:val="0"/>
              <w:marTop w:val="0"/>
              <w:marBottom w:val="0"/>
              <w:divBdr>
                <w:top w:val="none" w:sz="0" w:space="0" w:color="auto"/>
                <w:left w:val="none" w:sz="0" w:space="0" w:color="auto"/>
                <w:bottom w:val="none" w:sz="0" w:space="0" w:color="auto"/>
                <w:right w:val="none" w:sz="0" w:space="0" w:color="auto"/>
              </w:divBdr>
            </w:div>
            <w:div w:id="1262450288">
              <w:marLeft w:val="0"/>
              <w:marRight w:val="0"/>
              <w:marTop w:val="0"/>
              <w:marBottom w:val="0"/>
              <w:divBdr>
                <w:top w:val="none" w:sz="0" w:space="0" w:color="auto"/>
                <w:left w:val="none" w:sz="0" w:space="0" w:color="auto"/>
                <w:bottom w:val="none" w:sz="0" w:space="0" w:color="auto"/>
                <w:right w:val="none" w:sz="0" w:space="0" w:color="auto"/>
              </w:divBdr>
            </w:div>
            <w:div w:id="1270620565">
              <w:marLeft w:val="0"/>
              <w:marRight w:val="0"/>
              <w:marTop w:val="0"/>
              <w:marBottom w:val="0"/>
              <w:divBdr>
                <w:top w:val="none" w:sz="0" w:space="0" w:color="auto"/>
                <w:left w:val="none" w:sz="0" w:space="0" w:color="auto"/>
                <w:bottom w:val="none" w:sz="0" w:space="0" w:color="auto"/>
                <w:right w:val="none" w:sz="0" w:space="0" w:color="auto"/>
              </w:divBdr>
            </w:div>
            <w:div w:id="1352293744">
              <w:marLeft w:val="0"/>
              <w:marRight w:val="0"/>
              <w:marTop w:val="0"/>
              <w:marBottom w:val="0"/>
              <w:divBdr>
                <w:top w:val="none" w:sz="0" w:space="0" w:color="auto"/>
                <w:left w:val="none" w:sz="0" w:space="0" w:color="auto"/>
                <w:bottom w:val="none" w:sz="0" w:space="0" w:color="auto"/>
                <w:right w:val="none" w:sz="0" w:space="0" w:color="auto"/>
              </w:divBdr>
            </w:div>
            <w:div w:id="1355226939">
              <w:marLeft w:val="0"/>
              <w:marRight w:val="0"/>
              <w:marTop w:val="0"/>
              <w:marBottom w:val="0"/>
              <w:divBdr>
                <w:top w:val="none" w:sz="0" w:space="0" w:color="auto"/>
                <w:left w:val="none" w:sz="0" w:space="0" w:color="auto"/>
                <w:bottom w:val="none" w:sz="0" w:space="0" w:color="auto"/>
                <w:right w:val="none" w:sz="0" w:space="0" w:color="auto"/>
              </w:divBdr>
            </w:div>
            <w:div w:id="1366710466">
              <w:marLeft w:val="0"/>
              <w:marRight w:val="0"/>
              <w:marTop w:val="0"/>
              <w:marBottom w:val="0"/>
              <w:divBdr>
                <w:top w:val="none" w:sz="0" w:space="0" w:color="auto"/>
                <w:left w:val="none" w:sz="0" w:space="0" w:color="auto"/>
                <w:bottom w:val="none" w:sz="0" w:space="0" w:color="auto"/>
                <w:right w:val="none" w:sz="0" w:space="0" w:color="auto"/>
              </w:divBdr>
            </w:div>
            <w:div w:id="1392071203">
              <w:marLeft w:val="0"/>
              <w:marRight w:val="0"/>
              <w:marTop w:val="0"/>
              <w:marBottom w:val="0"/>
              <w:divBdr>
                <w:top w:val="none" w:sz="0" w:space="0" w:color="auto"/>
                <w:left w:val="none" w:sz="0" w:space="0" w:color="auto"/>
                <w:bottom w:val="none" w:sz="0" w:space="0" w:color="auto"/>
                <w:right w:val="none" w:sz="0" w:space="0" w:color="auto"/>
              </w:divBdr>
            </w:div>
            <w:div w:id="1421216610">
              <w:marLeft w:val="0"/>
              <w:marRight w:val="0"/>
              <w:marTop w:val="0"/>
              <w:marBottom w:val="0"/>
              <w:divBdr>
                <w:top w:val="none" w:sz="0" w:space="0" w:color="auto"/>
                <w:left w:val="none" w:sz="0" w:space="0" w:color="auto"/>
                <w:bottom w:val="none" w:sz="0" w:space="0" w:color="auto"/>
                <w:right w:val="none" w:sz="0" w:space="0" w:color="auto"/>
              </w:divBdr>
            </w:div>
            <w:div w:id="1437942083">
              <w:marLeft w:val="0"/>
              <w:marRight w:val="0"/>
              <w:marTop w:val="0"/>
              <w:marBottom w:val="0"/>
              <w:divBdr>
                <w:top w:val="none" w:sz="0" w:space="0" w:color="auto"/>
                <w:left w:val="none" w:sz="0" w:space="0" w:color="auto"/>
                <w:bottom w:val="none" w:sz="0" w:space="0" w:color="auto"/>
                <w:right w:val="none" w:sz="0" w:space="0" w:color="auto"/>
              </w:divBdr>
            </w:div>
            <w:div w:id="1538540028">
              <w:marLeft w:val="0"/>
              <w:marRight w:val="0"/>
              <w:marTop w:val="0"/>
              <w:marBottom w:val="0"/>
              <w:divBdr>
                <w:top w:val="none" w:sz="0" w:space="0" w:color="auto"/>
                <w:left w:val="none" w:sz="0" w:space="0" w:color="auto"/>
                <w:bottom w:val="none" w:sz="0" w:space="0" w:color="auto"/>
                <w:right w:val="none" w:sz="0" w:space="0" w:color="auto"/>
              </w:divBdr>
            </w:div>
            <w:div w:id="1555701519">
              <w:marLeft w:val="0"/>
              <w:marRight w:val="0"/>
              <w:marTop w:val="0"/>
              <w:marBottom w:val="0"/>
              <w:divBdr>
                <w:top w:val="none" w:sz="0" w:space="0" w:color="auto"/>
                <w:left w:val="none" w:sz="0" w:space="0" w:color="auto"/>
                <w:bottom w:val="none" w:sz="0" w:space="0" w:color="auto"/>
                <w:right w:val="none" w:sz="0" w:space="0" w:color="auto"/>
              </w:divBdr>
            </w:div>
            <w:div w:id="1572351660">
              <w:marLeft w:val="0"/>
              <w:marRight w:val="0"/>
              <w:marTop w:val="0"/>
              <w:marBottom w:val="0"/>
              <w:divBdr>
                <w:top w:val="none" w:sz="0" w:space="0" w:color="auto"/>
                <w:left w:val="none" w:sz="0" w:space="0" w:color="auto"/>
                <w:bottom w:val="none" w:sz="0" w:space="0" w:color="auto"/>
                <w:right w:val="none" w:sz="0" w:space="0" w:color="auto"/>
              </w:divBdr>
            </w:div>
            <w:div w:id="1574006511">
              <w:marLeft w:val="0"/>
              <w:marRight w:val="0"/>
              <w:marTop w:val="0"/>
              <w:marBottom w:val="0"/>
              <w:divBdr>
                <w:top w:val="none" w:sz="0" w:space="0" w:color="auto"/>
                <w:left w:val="none" w:sz="0" w:space="0" w:color="auto"/>
                <w:bottom w:val="none" w:sz="0" w:space="0" w:color="auto"/>
                <w:right w:val="none" w:sz="0" w:space="0" w:color="auto"/>
              </w:divBdr>
            </w:div>
            <w:div w:id="1616593485">
              <w:marLeft w:val="0"/>
              <w:marRight w:val="0"/>
              <w:marTop w:val="0"/>
              <w:marBottom w:val="0"/>
              <w:divBdr>
                <w:top w:val="none" w:sz="0" w:space="0" w:color="auto"/>
                <w:left w:val="none" w:sz="0" w:space="0" w:color="auto"/>
                <w:bottom w:val="none" w:sz="0" w:space="0" w:color="auto"/>
                <w:right w:val="none" w:sz="0" w:space="0" w:color="auto"/>
              </w:divBdr>
            </w:div>
            <w:div w:id="1681732372">
              <w:marLeft w:val="0"/>
              <w:marRight w:val="0"/>
              <w:marTop w:val="0"/>
              <w:marBottom w:val="0"/>
              <w:divBdr>
                <w:top w:val="none" w:sz="0" w:space="0" w:color="auto"/>
                <w:left w:val="none" w:sz="0" w:space="0" w:color="auto"/>
                <w:bottom w:val="none" w:sz="0" w:space="0" w:color="auto"/>
                <w:right w:val="none" w:sz="0" w:space="0" w:color="auto"/>
              </w:divBdr>
            </w:div>
            <w:div w:id="1730495395">
              <w:marLeft w:val="0"/>
              <w:marRight w:val="0"/>
              <w:marTop w:val="0"/>
              <w:marBottom w:val="0"/>
              <w:divBdr>
                <w:top w:val="none" w:sz="0" w:space="0" w:color="auto"/>
                <w:left w:val="none" w:sz="0" w:space="0" w:color="auto"/>
                <w:bottom w:val="none" w:sz="0" w:space="0" w:color="auto"/>
                <w:right w:val="none" w:sz="0" w:space="0" w:color="auto"/>
              </w:divBdr>
            </w:div>
            <w:div w:id="1794592647">
              <w:marLeft w:val="0"/>
              <w:marRight w:val="0"/>
              <w:marTop w:val="0"/>
              <w:marBottom w:val="0"/>
              <w:divBdr>
                <w:top w:val="none" w:sz="0" w:space="0" w:color="auto"/>
                <w:left w:val="none" w:sz="0" w:space="0" w:color="auto"/>
                <w:bottom w:val="none" w:sz="0" w:space="0" w:color="auto"/>
                <w:right w:val="none" w:sz="0" w:space="0" w:color="auto"/>
              </w:divBdr>
            </w:div>
            <w:div w:id="1807697389">
              <w:marLeft w:val="0"/>
              <w:marRight w:val="0"/>
              <w:marTop w:val="0"/>
              <w:marBottom w:val="0"/>
              <w:divBdr>
                <w:top w:val="none" w:sz="0" w:space="0" w:color="auto"/>
                <w:left w:val="none" w:sz="0" w:space="0" w:color="auto"/>
                <w:bottom w:val="none" w:sz="0" w:space="0" w:color="auto"/>
                <w:right w:val="none" w:sz="0" w:space="0" w:color="auto"/>
              </w:divBdr>
            </w:div>
            <w:div w:id="1828593962">
              <w:marLeft w:val="0"/>
              <w:marRight w:val="0"/>
              <w:marTop w:val="0"/>
              <w:marBottom w:val="0"/>
              <w:divBdr>
                <w:top w:val="none" w:sz="0" w:space="0" w:color="auto"/>
                <w:left w:val="none" w:sz="0" w:space="0" w:color="auto"/>
                <w:bottom w:val="none" w:sz="0" w:space="0" w:color="auto"/>
                <w:right w:val="none" w:sz="0" w:space="0" w:color="auto"/>
              </w:divBdr>
            </w:div>
            <w:div w:id="1833133360">
              <w:marLeft w:val="0"/>
              <w:marRight w:val="0"/>
              <w:marTop w:val="0"/>
              <w:marBottom w:val="0"/>
              <w:divBdr>
                <w:top w:val="none" w:sz="0" w:space="0" w:color="auto"/>
                <w:left w:val="none" w:sz="0" w:space="0" w:color="auto"/>
                <w:bottom w:val="none" w:sz="0" w:space="0" w:color="auto"/>
                <w:right w:val="none" w:sz="0" w:space="0" w:color="auto"/>
              </w:divBdr>
            </w:div>
            <w:div w:id="1844709695">
              <w:marLeft w:val="0"/>
              <w:marRight w:val="0"/>
              <w:marTop w:val="0"/>
              <w:marBottom w:val="0"/>
              <w:divBdr>
                <w:top w:val="none" w:sz="0" w:space="0" w:color="auto"/>
                <w:left w:val="none" w:sz="0" w:space="0" w:color="auto"/>
                <w:bottom w:val="none" w:sz="0" w:space="0" w:color="auto"/>
                <w:right w:val="none" w:sz="0" w:space="0" w:color="auto"/>
              </w:divBdr>
            </w:div>
            <w:div w:id="1884052536">
              <w:marLeft w:val="0"/>
              <w:marRight w:val="0"/>
              <w:marTop w:val="0"/>
              <w:marBottom w:val="0"/>
              <w:divBdr>
                <w:top w:val="none" w:sz="0" w:space="0" w:color="auto"/>
                <w:left w:val="none" w:sz="0" w:space="0" w:color="auto"/>
                <w:bottom w:val="none" w:sz="0" w:space="0" w:color="auto"/>
                <w:right w:val="none" w:sz="0" w:space="0" w:color="auto"/>
              </w:divBdr>
            </w:div>
            <w:div w:id="1901789657">
              <w:marLeft w:val="0"/>
              <w:marRight w:val="0"/>
              <w:marTop w:val="0"/>
              <w:marBottom w:val="0"/>
              <w:divBdr>
                <w:top w:val="none" w:sz="0" w:space="0" w:color="auto"/>
                <w:left w:val="none" w:sz="0" w:space="0" w:color="auto"/>
                <w:bottom w:val="none" w:sz="0" w:space="0" w:color="auto"/>
                <w:right w:val="none" w:sz="0" w:space="0" w:color="auto"/>
              </w:divBdr>
            </w:div>
            <w:div w:id="1940915201">
              <w:marLeft w:val="0"/>
              <w:marRight w:val="0"/>
              <w:marTop w:val="0"/>
              <w:marBottom w:val="0"/>
              <w:divBdr>
                <w:top w:val="none" w:sz="0" w:space="0" w:color="auto"/>
                <w:left w:val="none" w:sz="0" w:space="0" w:color="auto"/>
                <w:bottom w:val="none" w:sz="0" w:space="0" w:color="auto"/>
                <w:right w:val="none" w:sz="0" w:space="0" w:color="auto"/>
              </w:divBdr>
            </w:div>
            <w:div w:id="1949459902">
              <w:marLeft w:val="0"/>
              <w:marRight w:val="0"/>
              <w:marTop w:val="0"/>
              <w:marBottom w:val="0"/>
              <w:divBdr>
                <w:top w:val="none" w:sz="0" w:space="0" w:color="auto"/>
                <w:left w:val="none" w:sz="0" w:space="0" w:color="auto"/>
                <w:bottom w:val="none" w:sz="0" w:space="0" w:color="auto"/>
                <w:right w:val="none" w:sz="0" w:space="0" w:color="auto"/>
              </w:divBdr>
            </w:div>
            <w:div w:id="2066416299">
              <w:marLeft w:val="0"/>
              <w:marRight w:val="0"/>
              <w:marTop w:val="0"/>
              <w:marBottom w:val="0"/>
              <w:divBdr>
                <w:top w:val="none" w:sz="0" w:space="0" w:color="auto"/>
                <w:left w:val="none" w:sz="0" w:space="0" w:color="auto"/>
                <w:bottom w:val="none" w:sz="0" w:space="0" w:color="auto"/>
                <w:right w:val="none" w:sz="0" w:space="0" w:color="auto"/>
              </w:divBdr>
            </w:div>
            <w:div w:id="21356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0158">
      <w:bodyDiv w:val="1"/>
      <w:marLeft w:val="0"/>
      <w:marRight w:val="0"/>
      <w:marTop w:val="0"/>
      <w:marBottom w:val="0"/>
      <w:divBdr>
        <w:top w:val="none" w:sz="0" w:space="0" w:color="auto"/>
        <w:left w:val="none" w:sz="0" w:space="0" w:color="auto"/>
        <w:bottom w:val="none" w:sz="0" w:space="0" w:color="auto"/>
        <w:right w:val="none" w:sz="0" w:space="0" w:color="auto"/>
      </w:divBdr>
    </w:div>
    <w:div w:id="849758779">
      <w:bodyDiv w:val="1"/>
      <w:marLeft w:val="0"/>
      <w:marRight w:val="0"/>
      <w:marTop w:val="0"/>
      <w:marBottom w:val="0"/>
      <w:divBdr>
        <w:top w:val="none" w:sz="0" w:space="0" w:color="auto"/>
        <w:left w:val="none" w:sz="0" w:space="0" w:color="auto"/>
        <w:bottom w:val="none" w:sz="0" w:space="0" w:color="auto"/>
        <w:right w:val="none" w:sz="0" w:space="0" w:color="auto"/>
      </w:divBdr>
    </w:div>
    <w:div w:id="896866777">
      <w:bodyDiv w:val="1"/>
      <w:marLeft w:val="0"/>
      <w:marRight w:val="0"/>
      <w:marTop w:val="0"/>
      <w:marBottom w:val="0"/>
      <w:divBdr>
        <w:top w:val="none" w:sz="0" w:space="0" w:color="auto"/>
        <w:left w:val="none" w:sz="0" w:space="0" w:color="auto"/>
        <w:bottom w:val="none" w:sz="0" w:space="0" w:color="auto"/>
        <w:right w:val="none" w:sz="0" w:space="0" w:color="auto"/>
      </w:divBdr>
    </w:div>
    <w:div w:id="962543224">
      <w:bodyDiv w:val="1"/>
      <w:marLeft w:val="0"/>
      <w:marRight w:val="0"/>
      <w:marTop w:val="0"/>
      <w:marBottom w:val="0"/>
      <w:divBdr>
        <w:top w:val="none" w:sz="0" w:space="0" w:color="auto"/>
        <w:left w:val="none" w:sz="0" w:space="0" w:color="auto"/>
        <w:bottom w:val="none" w:sz="0" w:space="0" w:color="auto"/>
        <w:right w:val="none" w:sz="0" w:space="0" w:color="auto"/>
      </w:divBdr>
    </w:div>
    <w:div w:id="978613170">
      <w:bodyDiv w:val="1"/>
      <w:marLeft w:val="0"/>
      <w:marRight w:val="0"/>
      <w:marTop w:val="0"/>
      <w:marBottom w:val="0"/>
      <w:divBdr>
        <w:top w:val="none" w:sz="0" w:space="0" w:color="auto"/>
        <w:left w:val="none" w:sz="0" w:space="0" w:color="auto"/>
        <w:bottom w:val="none" w:sz="0" w:space="0" w:color="auto"/>
        <w:right w:val="none" w:sz="0" w:space="0" w:color="auto"/>
      </w:divBdr>
      <w:divsChild>
        <w:div w:id="1035810948">
          <w:marLeft w:val="0"/>
          <w:marRight w:val="0"/>
          <w:marTop w:val="0"/>
          <w:marBottom w:val="0"/>
          <w:divBdr>
            <w:top w:val="none" w:sz="0" w:space="0" w:color="auto"/>
            <w:left w:val="none" w:sz="0" w:space="0" w:color="auto"/>
            <w:bottom w:val="none" w:sz="0" w:space="0" w:color="auto"/>
            <w:right w:val="none" w:sz="0" w:space="0" w:color="auto"/>
          </w:divBdr>
          <w:divsChild>
            <w:div w:id="1459110698">
              <w:marLeft w:val="0"/>
              <w:marRight w:val="0"/>
              <w:marTop w:val="0"/>
              <w:marBottom w:val="0"/>
              <w:divBdr>
                <w:top w:val="none" w:sz="0" w:space="0" w:color="auto"/>
                <w:left w:val="none" w:sz="0" w:space="0" w:color="auto"/>
                <w:bottom w:val="none" w:sz="0" w:space="0" w:color="auto"/>
                <w:right w:val="none" w:sz="0" w:space="0" w:color="auto"/>
              </w:divBdr>
            </w:div>
            <w:div w:id="18924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19165">
      <w:bodyDiv w:val="1"/>
      <w:marLeft w:val="0"/>
      <w:marRight w:val="0"/>
      <w:marTop w:val="0"/>
      <w:marBottom w:val="0"/>
      <w:divBdr>
        <w:top w:val="none" w:sz="0" w:space="0" w:color="auto"/>
        <w:left w:val="none" w:sz="0" w:space="0" w:color="auto"/>
        <w:bottom w:val="none" w:sz="0" w:space="0" w:color="auto"/>
        <w:right w:val="none" w:sz="0" w:space="0" w:color="auto"/>
      </w:divBdr>
    </w:div>
    <w:div w:id="1117601740">
      <w:bodyDiv w:val="1"/>
      <w:marLeft w:val="0"/>
      <w:marRight w:val="0"/>
      <w:marTop w:val="0"/>
      <w:marBottom w:val="0"/>
      <w:divBdr>
        <w:top w:val="none" w:sz="0" w:space="0" w:color="auto"/>
        <w:left w:val="none" w:sz="0" w:space="0" w:color="auto"/>
        <w:bottom w:val="none" w:sz="0" w:space="0" w:color="auto"/>
        <w:right w:val="none" w:sz="0" w:space="0" w:color="auto"/>
      </w:divBdr>
      <w:divsChild>
        <w:div w:id="1936936937">
          <w:marLeft w:val="0"/>
          <w:marRight w:val="0"/>
          <w:marTop w:val="0"/>
          <w:marBottom w:val="0"/>
          <w:divBdr>
            <w:top w:val="none" w:sz="0" w:space="0" w:color="auto"/>
            <w:left w:val="none" w:sz="0" w:space="0" w:color="auto"/>
            <w:bottom w:val="none" w:sz="0" w:space="0" w:color="auto"/>
            <w:right w:val="none" w:sz="0" w:space="0" w:color="auto"/>
          </w:divBdr>
          <w:divsChild>
            <w:div w:id="30693884">
              <w:marLeft w:val="0"/>
              <w:marRight w:val="0"/>
              <w:marTop w:val="0"/>
              <w:marBottom w:val="0"/>
              <w:divBdr>
                <w:top w:val="none" w:sz="0" w:space="0" w:color="auto"/>
                <w:left w:val="none" w:sz="0" w:space="0" w:color="auto"/>
                <w:bottom w:val="none" w:sz="0" w:space="0" w:color="auto"/>
                <w:right w:val="none" w:sz="0" w:space="0" w:color="auto"/>
              </w:divBdr>
            </w:div>
            <w:div w:id="56784287">
              <w:marLeft w:val="0"/>
              <w:marRight w:val="0"/>
              <w:marTop w:val="0"/>
              <w:marBottom w:val="0"/>
              <w:divBdr>
                <w:top w:val="none" w:sz="0" w:space="0" w:color="auto"/>
                <w:left w:val="none" w:sz="0" w:space="0" w:color="auto"/>
                <w:bottom w:val="none" w:sz="0" w:space="0" w:color="auto"/>
                <w:right w:val="none" w:sz="0" w:space="0" w:color="auto"/>
              </w:divBdr>
            </w:div>
            <w:div w:id="59594997">
              <w:marLeft w:val="0"/>
              <w:marRight w:val="0"/>
              <w:marTop w:val="0"/>
              <w:marBottom w:val="0"/>
              <w:divBdr>
                <w:top w:val="none" w:sz="0" w:space="0" w:color="auto"/>
                <w:left w:val="none" w:sz="0" w:space="0" w:color="auto"/>
                <w:bottom w:val="none" w:sz="0" w:space="0" w:color="auto"/>
                <w:right w:val="none" w:sz="0" w:space="0" w:color="auto"/>
              </w:divBdr>
            </w:div>
            <w:div w:id="75909294">
              <w:marLeft w:val="0"/>
              <w:marRight w:val="0"/>
              <w:marTop w:val="0"/>
              <w:marBottom w:val="0"/>
              <w:divBdr>
                <w:top w:val="none" w:sz="0" w:space="0" w:color="auto"/>
                <w:left w:val="none" w:sz="0" w:space="0" w:color="auto"/>
                <w:bottom w:val="none" w:sz="0" w:space="0" w:color="auto"/>
                <w:right w:val="none" w:sz="0" w:space="0" w:color="auto"/>
              </w:divBdr>
            </w:div>
            <w:div w:id="97995307">
              <w:marLeft w:val="0"/>
              <w:marRight w:val="0"/>
              <w:marTop w:val="0"/>
              <w:marBottom w:val="0"/>
              <w:divBdr>
                <w:top w:val="none" w:sz="0" w:space="0" w:color="auto"/>
                <w:left w:val="none" w:sz="0" w:space="0" w:color="auto"/>
                <w:bottom w:val="none" w:sz="0" w:space="0" w:color="auto"/>
                <w:right w:val="none" w:sz="0" w:space="0" w:color="auto"/>
              </w:divBdr>
            </w:div>
            <w:div w:id="121849855">
              <w:marLeft w:val="0"/>
              <w:marRight w:val="0"/>
              <w:marTop w:val="0"/>
              <w:marBottom w:val="0"/>
              <w:divBdr>
                <w:top w:val="none" w:sz="0" w:space="0" w:color="auto"/>
                <w:left w:val="none" w:sz="0" w:space="0" w:color="auto"/>
                <w:bottom w:val="none" w:sz="0" w:space="0" w:color="auto"/>
                <w:right w:val="none" w:sz="0" w:space="0" w:color="auto"/>
              </w:divBdr>
            </w:div>
            <w:div w:id="122428810">
              <w:marLeft w:val="0"/>
              <w:marRight w:val="0"/>
              <w:marTop w:val="0"/>
              <w:marBottom w:val="0"/>
              <w:divBdr>
                <w:top w:val="none" w:sz="0" w:space="0" w:color="auto"/>
                <w:left w:val="none" w:sz="0" w:space="0" w:color="auto"/>
                <w:bottom w:val="none" w:sz="0" w:space="0" w:color="auto"/>
                <w:right w:val="none" w:sz="0" w:space="0" w:color="auto"/>
              </w:divBdr>
            </w:div>
            <w:div w:id="139468235">
              <w:marLeft w:val="0"/>
              <w:marRight w:val="0"/>
              <w:marTop w:val="0"/>
              <w:marBottom w:val="0"/>
              <w:divBdr>
                <w:top w:val="none" w:sz="0" w:space="0" w:color="auto"/>
                <w:left w:val="none" w:sz="0" w:space="0" w:color="auto"/>
                <w:bottom w:val="none" w:sz="0" w:space="0" w:color="auto"/>
                <w:right w:val="none" w:sz="0" w:space="0" w:color="auto"/>
              </w:divBdr>
            </w:div>
            <w:div w:id="168301234">
              <w:marLeft w:val="0"/>
              <w:marRight w:val="0"/>
              <w:marTop w:val="0"/>
              <w:marBottom w:val="0"/>
              <w:divBdr>
                <w:top w:val="none" w:sz="0" w:space="0" w:color="auto"/>
                <w:left w:val="none" w:sz="0" w:space="0" w:color="auto"/>
                <w:bottom w:val="none" w:sz="0" w:space="0" w:color="auto"/>
                <w:right w:val="none" w:sz="0" w:space="0" w:color="auto"/>
              </w:divBdr>
            </w:div>
            <w:div w:id="187447530">
              <w:marLeft w:val="0"/>
              <w:marRight w:val="0"/>
              <w:marTop w:val="0"/>
              <w:marBottom w:val="0"/>
              <w:divBdr>
                <w:top w:val="none" w:sz="0" w:space="0" w:color="auto"/>
                <w:left w:val="none" w:sz="0" w:space="0" w:color="auto"/>
                <w:bottom w:val="none" w:sz="0" w:space="0" w:color="auto"/>
                <w:right w:val="none" w:sz="0" w:space="0" w:color="auto"/>
              </w:divBdr>
            </w:div>
            <w:div w:id="230510275">
              <w:marLeft w:val="0"/>
              <w:marRight w:val="0"/>
              <w:marTop w:val="0"/>
              <w:marBottom w:val="0"/>
              <w:divBdr>
                <w:top w:val="none" w:sz="0" w:space="0" w:color="auto"/>
                <w:left w:val="none" w:sz="0" w:space="0" w:color="auto"/>
                <w:bottom w:val="none" w:sz="0" w:space="0" w:color="auto"/>
                <w:right w:val="none" w:sz="0" w:space="0" w:color="auto"/>
              </w:divBdr>
            </w:div>
            <w:div w:id="282200478">
              <w:marLeft w:val="0"/>
              <w:marRight w:val="0"/>
              <w:marTop w:val="0"/>
              <w:marBottom w:val="0"/>
              <w:divBdr>
                <w:top w:val="none" w:sz="0" w:space="0" w:color="auto"/>
                <w:left w:val="none" w:sz="0" w:space="0" w:color="auto"/>
                <w:bottom w:val="none" w:sz="0" w:space="0" w:color="auto"/>
                <w:right w:val="none" w:sz="0" w:space="0" w:color="auto"/>
              </w:divBdr>
            </w:div>
            <w:div w:id="310864784">
              <w:marLeft w:val="0"/>
              <w:marRight w:val="0"/>
              <w:marTop w:val="0"/>
              <w:marBottom w:val="0"/>
              <w:divBdr>
                <w:top w:val="none" w:sz="0" w:space="0" w:color="auto"/>
                <w:left w:val="none" w:sz="0" w:space="0" w:color="auto"/>
                <w:bottom w:val="none" w:sz="0" w:space="0" w:color="auto"/>
                <w:right w:val="none" w:sz="0" w:space="0" w:color="auto"/>
              </w:divBdr>
            </w:div>
            <w:div w:id="344552470">
              <w:marLeft w:val="0"/>
              <w:marRight w:val="0"/>
              <w:marTop w:val="0"/>
              <w:marBottom w:val="0"/>
              <w:divBdr>
                <w:top w:val="none" w:sz="0" w:space="0" w:color="auto"/>
                <w:left w:val="none" w:sz="0" w:space="0" w:color="auto"/>
                <w:bottom w:val="none" w:sz="0" w:space="0" w:color="auto"/>
                <w:right w:val="none" w:sz="0" w:space="0" w:color="auto"/>
              </w:divBdr>
            </w:div>
            <w:div w:id="365103985">
              <w:marLeft w:val="0"/>
              <w:marRight w:val="0"/>
              <w:marTop w:val="0"/>
              <w:marBottom w:val="0"/>
              <w:divBdr>
                <w:top w:val="none" w:sz="0" w:space="0" w:color="auto"/>
                <w:left w:val="none" w:sz="0" w:space="0" w:color="auto"/>
                <w:bottom w:val="none" w:sz="0" w:space="0" w:color="auto"/>
                <w:right w:val="none" w:sz="0" w:space="0" w:color="auto"/>
              </w:divBdr>
            </w:div>
            <w:div w:id="426116659">
              <w:marLeft w:val="0"/>
              <w:marRight w:val="0"/>
              <w:marTop w:val="0"/>
              <w:marBottom w:val="0"/>
              <w:divBdr>
                <w:top w:val="none" w:sz="0" w:space="0" w:color="auto"/>
                <w:left w:val="none" w:sz="0" w:space="0" w:color="auto"/>
                <w:bottom w:val="none" w:sz="0" w:space="0" w:color="auto"/>
                <w:right w:val="none" w:sz="0" w:space="0" w:color="auto"/>
              </w:divBdr>
            </w:div>
            <w:div w:id="464660602">
              <w:marLeft w:val="0"/>
              <w:marRight w:val="0"/>
              <w:marTop w:val="0"/>
              <w:marBottom w:val="0"/>
              <w:divBdr>
                <w:top w:val="none" w:sz="0" w:space="0" w:color="auto"/>
                <w:left w:val="none" w:sz="0" w:space="0" w:color="auto"/>
                <w:bottom w:val="none" w:sz="0" w:space="0" w:color="auto"/>
                <w:right w:val="none" w:sz="0" w:space="0" w:color="auto"/>
              </w:divBdr>
            </w:div>
            <w:div w:id="470100664">
              <w:marLeft w:val="0"/>
              <w:marRight w:val="0"/>
              <w:marTop w:val="0"/>
              <w:marBottom w:val="0"/>
              <w:divBdr>
                <w:top w:val="none" w:sz="0" w:space="0" w:color="auto"/>
                <w:left w:val="none" w:sz="0" w:space="0" w:color="auto"/>
                <w:bottom w:val="none" w:sz="0" w:space="0" w:color="auto"/>
                <w:right w:val="none" w:sz="0" w:space="0" w:color="auto"/>
              </w:divBdr>
            </w:div>
            <w:div w:id="511604748">
              <w:marLeft w:val="0"/>
              <w:marRight w:val="0"/>
              <w:marTop w:val="0"/>
              <w:marBottom w:val="0"/>
              <w:divBdr>
                <w:top w:val="none" w:sz="0" w:space="0" w:color="auto"/>
                <w:left w:val="none" w:sz="0" w:space="0" w:color="auto"/>
                <w:bottom w:val="none" w:sz="0" w:space="0" w:color="auto"/>
                <w:right w:val="none" w:sz="0" w:space="0" w:color="auto"/>
              </w:divBdr>
            </w:div>
            <w:div w:id="527328869">
              <w:marLeft w:val="0"/>
              <w:marRight w:val="0"/>
              <w:marTop w:val="0"/>
              <w:marBottom w:val="0"/>
              <w:divBdr>
                <w:top w:val="none" w:sz="0" w:space="0" w:color="auto"/>
                <w:left w:val="none" w:sz="0" w:space="0" w:color="auto"/>
                <w:bottom w:val="none" w:sz="0" w:space="0" w:color="auto"/>
                <w:right w:val="none" w:sz="0" w:space="0" w:color="auto"/>
              </w:divBdr>
            </w:div>
            <w:div w:id="578440941">
              <w:marLeft w:val="0"/>
              <w:marRight w:val="0"/>
              <w:marTop w:val="0"/>
              <w:marBottom w:val="0"/>
              <w:divBdr>
                <w:top w:val="none" w:sz="0" w:space="0" w:color="auto"/>
                <w:left w:val="none" w:sz="0" w:space="0" w:color="auto"/>
                <w:bottom w:val="none" w:sz="0" w:space="0" w:color="auto"/>
                <w:right w:val="none" w:sz="0" w:space="0" w:color="auto"/>
              </w:divBdr>
            </w:div>
            <w:div w:id="599335559">
              <w:marLeft w:val="0"/>
              <w:marRight w:val="0"/>
              <w:marTop w:val="0"/>
              <w:marBottom w:val="0"/>
              <w:divBdr>
                <w:top w:val="none" w:sz="0" w:space="0" w:color="auto"/>
                <w:left w:val="none" w:sz="0" w:space="0" w:color="auto"/>
                <w:bottom w:val="none" w:sz="0" w:space="0" w:color="auto"/>
                <w:right w:val="none" w:sz="0" w:space="0" w:color="auto"/>
              </w:divBdr>
            </w:div>
            <w:div w:id="623540032">
              <w:marLeft w:val="0"/>
              <w:marRight w:val="0"/>
              <w:marTop w:val="0"/>
              <w:marBottom w:val="0"/>
              <w:divBdr>
                <w:top w:val="none" w:sz="0" w:space="0" w:color="auto"/>
                <w:left w:val="none" w:sz="0" w:space="0" w:color="auto"/>
                <w:bottom w:val="none" w:sz="0" w:space="0" w:color="auto"/>
                <w:right w:val="none" w:sz="0" w:space="0" w:color="auto"/>
              </w:divBdr>
            </w:div>
            <w:div w:id="679701616">
              <w:marLeft w:val="0"/>
              <w:marRight w:val="0"/>
              <w:marTop w:val="0"/>
              <w:marBottom w:val="0"/>
              <w:divBdr>
                <w:top w:val="none" w:sz="0" w:space="0" w:color="auto"/>
                <w:left w:val="none" w:sz="0" w:space="0" w:color="auto"/>
                <w:bottom w:val="none" w:sz="0" w:space="0" w:color="auto"/>
                <w:right w:val="none" w:sz="0" w:space="0" w:color="auto"/>
              </w:divBdr>
            </w:div>
            <w:div w:id="791094605">
              <w:marLeft w:val="0"/>
              <w:marRight w:val="0"/>
              <w:marTop w:val="0"/>
              <w:marBottom w:val="0"/>
              <w:divBdr>
                <w:top w:val="none" w:sz="0" w:space="0" w:color="auto"/>
                <w:left w:val="none" w:sz="0" w:space="0" w:color="auto"/>
                <w:bottom w:val="none" w:sz="0" w:space="0" w:color="auto"/>
                <w:right w:val="none" w:sz="0" w:space="0" w:color="auto"/>
              </w:divBdr>
            </w:div>
            <w:div w:id="794327274">
              <w:marLeft w:val="0"/>
              <w:marRight w:val="0"/>
              <w:marTop w:val="0"/>
              <w:marBottom w:val="0"/>
              <w:divBdr>
                <w:top w:val="none" w:sz="0" w:space="0" w:color="auto"/>
                <w:left w:val="none" w:sz="0" w:space="0" w:color="auto"/>
                <w:bottom w:val="none" w:sz="0" w:space="0" w:color="auto"/>
                <w:right w:val="none" w:sz="0" w:space="0" w:color="auto"/>
              </w:divBdr>
            </w:div>
            <w:div w:id="802846376">
              <w:marLeft w:val="0"/>
              <w:marRight w:val="0"/>
              <w:marTop w:val="0"/>
              <w:marBottom w:val="0"/>
              <w:divBdr>
                <w:top w:val="none" w:sz="0" w:space="0" w:color="auto"/>
                <w:left w:val="none" w:sz="0" w:space="0" w:color="auto"/>
                <w:bottom w:val="none" w:sz="0" w:space="0" w:color="auto"/>
                <w:right w:val="none" w:sz="0" w:space="0" w:color="auto"/>
              </w:divBdr>
            </w:div>
            <w:div w:id="888997052">
              <w:marLeft w:val="0"/>
              <w:marRight w:val="0"/>
              <w:marTop w:val="0"/>
              <w:marBottom w:val="0"/>
              <w:divBdr>
                <w:top w:val="none" w:sz="0" w:space="0" w:color="auto"/>
                <w:left w:val="none" w:sz="0" w:space="0" w:color="auto"/>
                <w:bottom w:val="none" w:sz="0" w:space="0" w:color="auto"/>
                <w:right w:val="none" w:sz="0" w:space="0" w:color="auto"/>
              </w:divBdr>
            </w:div>
            <w:div w:id="893275101">
              <w:marLeft w:val="0"/>
              <w:marRight w:val="0"/>
              <w:marTop w:val="0"/>
              <w:marBottom w:val="0"/>
              <w:divBdr>
                <w:top w:val="none" w:sz="0" w:space="0" w:color="auto"/>
                <w:left w:val="none" w:sz="0" w:space="0" w:color="auto"/>
                <w:bottom w:val="none" w:sz="0" w:space="0" w:color="auto"/>
                <w:right w:val="none" w:sz="0" w:space="0" w:color="auto"/>
              </w:divBdr>
            </w:div>
            <w:div w:id="908343672">
              <w:marLeft w:val="0"/>
              <w:marRight w:val="0"/>
              <w:marTop w:val="0"/>
              <w:marBottom w:val="0"/>
              <w:divBdr>
                <w:top w:val="none" w:sz="0" w:space="0" w:color="auto"/>
                <w:left w:val="none" w:sz="0" w:space="0" w:color="auto"/>
                <w:bottom w:val="none" w:sz="0" w:space="0" w:color="auto"/>
                <w:right w:val="none" w:sz="0" w:space="0" w:color="auto"/>
              </w:divBdr>
            </w:div>
            <w:div w:id="918442273">
              <w:marLeft w:val="0"/>
              <w:marRight w:val="0"/>
              <w:marTop w:val="0"/>
              <w:marBottom w:val="0"/>
              <w:divBdr>
                <w:top w:val="none" w:sz="0" w:space="0" w:color="auto"/>
                <w:left w:val="none" w:sz="0" w:space="0" w:color="auto"/>
                <w:bottom w:val="none" w:sz="0" w:space="0" w:color="auto"/>
                <w:right w:val="none" w:sz="0" w:space="0" w:color="auto"/>
              </w:divBdr>
            </w:div>
            <w:div w:id="981618141">
              <w:marLeft w:val="0"/>
              <w:marRight w:val="0"/>
              <w:marTop w:val="0"/>
              <w:marBottom w:val="0"/>
              <w:divBdr>
                <w:top w:val="none" w:sz="0" w:space="0" w:color="auto"/>
                <w:left w:val="none" w:sz="0" w:space="0" w:color="auto"/>
                <w:bottom w:val="none" w:sz="0" w:space="0" w:color="auto"/>
                <w:right w:val="none" w:sz="0" w:space="0" w:color="auto"/>
              </w:divBdr>
            </w:div>
            <w:div w:id="1007904956">
              <w:marLeft w:val="0"/>
              <w:marRight w:val="0"/>
              <w:marTop w:val="0"/>
              <w:marBottom w:val="0"/>
              <w:divBdr>
                <w:top w:val="none" w:sz="0" w:space="0" w:color="auto"/>
                <w:left w:val="none" w:sz="0" w:space="0" w:color="auto"/>
                <w:bottom w:val="none" w:sz="0" w:space="0" w:color="auto"/>
                <w:right w:val="none" w:sz="0" w:space="0" w:color="auto"/>
              </w:divBdr>
            </w:div>
            <w:div w:id="1038242239">
              <w:marLeft w:val="0"/>
              <w:marRight w:val="0"/>
              <w:marTop w:val="0"/>
              <w:marBottom w:val="0"/>
              <w:divBdr>
                <w:top w:val="none" w:sz="0" w:space="0" w:color="auto"/>
                <w:left w:val="none" w:sz="0" w:space="0" w:color="auto"/>
                <w:bottom w:val="none" w:sz="0" w:space="0" w:color="auto"/>
                <w:right w:val="none" w:sz="0" w:space="0" w:color="auto"/>
              </w:divBdr>
            </w:div>
            <w:div w:id="1046442609">
              <w:marLeft w:val="0"/>
              <w:marRight w:val="0"/>
              <w:marTop w:val="0"/>
              <w:marBottom w:val="0"/>
              <w:divBdr>
                <w:top w:val="none" w:sz="0" w:space="0" w:color="auto"/>
                <w:left w:val="none" w:sz="0" w:space="0" w:color="auto"/>
                <w:bottom w:val="none" w:sz="0" w:space="0" w:color="auto"/>
                <w:right w:val="none" w:sz="0" w:space="0" w:color="auto"/>
              </w:divBdr>
            </w:div>
            <w:div w:id="1057976004">
              <w:marLeft w:val="0"/>
              <w:marRight w:val="0"/>
              <w:marTop w:val="0"/>
              <w:marBottom w:val="0"/>
              <w:divBdr>
                <w:top w:val="none" w:sz="0" w:space="0" w:color="auto"/>
                <w:left w:val="none" w:sz="0" w:space="0" w:color="auto"/>
                <w:bottom w:val="none" w:sz="0" w:space="0" w:color="auto"/>
                <w:right w:val="none" w:sz="0" w:space="0" w:color="auto"/>
              </w:divBdr>
            </w:div>
            <w:div w:id="1069428543">
              <w:marLeft w:val="0"/>
              <w:marRight w:val="0"/>
              <w:marTop w:val="0"/>
              <w:marBottom w:val="0"/>
              <w:divBdr>
                <w:top w:val="none" w:sz="0" w:space="0" w:color="auto"/>
                <w:left w:val="none" w:sz="0" w:space="0" w:color="auto"/>
                <w:bottom w:val="none" w:sz="0" w:space="0" w:color="auto"/>
                <w:right w:val="none" w:sz="0" w:space="0" w:color="auto"/>
              </w:divBdr>
            </w:div>
            <w:div w:id="1086926596">
              <w:marLeft w:val="0"/>
              <w:marRight w:val="0"/>
              <w:marTop w:val="0"/>
              <w:marBottom w:val="0"/>
              <w:divBdr>
                <w:top w:val="none" w:sz="0" w:space="0" w:color="auto"/>
                <w:left w:val="none" w:sz="0" w:space="0" w:color="auto"/>
                <w:bottom w:val="none" w:sz="0" w:space="0" w:color="auto"/>
                <w:right w:val="none" w:sz="0" w:space="0" w:color="auto"/>
              </w:divBdr>
            </w:div>
            <w:div w:id="1087388737">
              <w:marLeft w:val="0"/>
              <w:marRight w:val="0"/>
              <w:marTop w:val="0"/>
              <w:marBottom w:val="0"/>
              <w:divBdr>
                <w:top w:val="none" w:sz="0" w:space="0" w:color="auto"/>
                <w:left w:val="none" w:sz="0" w:space="0" w:color="auto"/>
                <w:bottom w:val="none" w:sz="0" w:space="0" w:color="auto"/>
                <w:right w:val="none" w:sz="0" w:space="0" w:color="auto"/>
              </w:divBdr>
            </w:div>
            <w:div w:id="1130709906">
              <w:marLeft w:val="0"/>
              <w:marRight w:val="0"/>
              <w:marTop w:val="0"/>
              <w:marBottom w:val="0"/>
              <w:divBdr>
                <w:top w:val="none" w:sz="0" w:space="0" w:color="auto"/>
                <w:left w:val="none" w:sz="0" w:space="0" w:color="auto"/>
                <w:bottom w:val="none" w:sz="0" w:space="0" w:color="auto"/>
                <w:right w:val="none" w:sz="0" w:space="0" w:color="auto"/>
              </w:divBdr>
            </w:div>
            <w:div w:id="1147014419">
              <w:marLeft w:val="0"/>
              <w:marRight w:val="0"/>
              <w:marTop w:val="0"/>
              <w:marBottom w:val="0"/>
              <w:divBdr>
                <w:top w:val="none" w:sz="0" w:space="0" w:color="auto"/>
                <w:left w:val="none" w:sz="0" w:space="0" w:color="auto"/>
                <w:bottom w:val="none" w:sz="0" w:space="0" w:color="auto"/>
                <w:right w:val="none" w:sz="0" w:space="0" w:color="auto"/>
              </w:divBdr>
            </w:div>
            <w:div w:id="1158378706">
              <w:marLeft w:val="0"/>
              <w:marRight w:val="0"/>
              <w:marTop w:val="0"/>
              <w:marBottom w:val="0"/>
              <w:divBdr>
                <w:top w:val="none" w:sz="0" w:space="0" w:color="auto"/>
                <w:left w:val="none" w:sz="0" w:space="0" w:color="auto"/>
                <w:bottom w:val="none" w:sz="0" w:space="0" w:color="auto"/>
                <w:right w:val="none" w:sz="0" w:space="0" w:color="auto"/>
              </w:divBdr>
            </w:div>
            <w:div w:id="1176072087">
              <w:marLeft w:val="0"/>
              <w:marRight w:val="0"/>
              <w:marTop w:val="0"/>
              <w:marBottom w:val="0"/>
              <w:divBdr>
                <w:top w:val="none" w:sz="0" w:space="0" w:color="auto"/>
                <w:left w:val="none" w:sz="0" w:space="0" w:color="auto"/>
                <w:bottom w:val="none" w:sz="0" w:space="0" w:color="auto"/>
                <w:right w:val="none" w:sz="0" w:space="0" w:color="auto"/>
              </w:divBdr>
            </w:div>
            <w:div w:id="1211838857">
              <w:marLeft w:val="0"/>
              <w:marRight w:val="0"/>
              <w:marTop w:val="0"/>
              <w:marBottom w:val="0"/>
              <w:divBdr>
                <w:top w:val="none" w:sz="0" w:space="0" w:color="auto"/>
                <w:left w:val="none" w:sz="0" w:space="0" w:color="auto"/>
                <w:bottom w:val="none" w:sz="0" w:space="0" w:color="auto"/>
                <w:right w:val="none" w:sz="0" w:space="0" w:color="auto"/>
              </w:divBdr>
            </w:div>
            <w:div w:id="1267077503">
              <w:marLeft w:val="0"/>
              <w:marRight w:val="0"/>
              <w:marTop w:val="0"/>
              <w:marBottom w:val="0"/>
              <w:divBdr>
                <w:top w:val="none" w:sz="0" w:space="0" w:color="auto"/>
                <w:left w:val="none" w:sz="0" w:space="0" w:color="auto"/>
                <w:bottom w:val="none" w:sz="0" w:space="0" w:color="auto"/>
                <w:right w:val="none" w:sz="0" w:space="0" w:color="auto"/>
              </w:divBdr>
            </w:div>
            <w:div w:id="1292325000">
              <w:marLeft w:val="0"/>
              <w:marRight w:val="0"/>
              <w:marTop w:val="0"/>
              <w:marBottom w:val="0"/>
              <w:divBdr>
                <w:top w:val="none" w:sz="0" w:space="0" w:color="auto"/>
                <w:left w:val="none" w:sz="0" w:space="0" w:color="auto"/>
                <w:bottom w:val="none" w:sz="0" w:space="0" w:color="auto"/>
                <w:right w:val="none" w:sz="0" w:space="0" w:color="auto"/>
              </w:divBdr>
            </w:div>
            <w:div w:id="1320618687">
              <w:marLeft w:val="0"/>
              <w:marRight w:val="0"/>
              <w:marTop w:val="0"/>
              <w:marBottom w:val="0"/>
              <w:divBdr>
                <w:top w:val="none" w:sz="0" w:space="0" w:color="auto"/>
                <w:left w:val="none" w:sz="0" w:space="0" w:color="auto"/>
                <w:bottom w:val="none" w:sz="0" w:space="0" w:color="auto"/>
                <w:right w:val="none" w:sz="0" w:space="0" w:color="auto"/>
              </w:divBdr>
            </w:div>
            <w:div w:id="1381175111">
              <w:marLeft w:val="0"/>
              <w:marRight w:val="0"/>
              <w:marTop w:val="0"/>
              <w:marBottom w:val="0"/>
              <w:divBdr>
                <w:top w:val="none" w:sz="0" w:space="0" w:color="auto"/>
                <w:left w:val="none" w:sz="0" w:space="0" w:color="auto"/>
                <w:bottom w:val="none" w:sz="0" w:space="0" w:color="auto"/>
                <w:right w:val="none" w:sz="0" w:space="0" w:color="auto"/>
              </w:divBdr>
            </w:div>
            <w:div w:id="1444614573">
              <w:marLeft w:val="0"/>
              <w:marRight w:val="0"/>
              <w:marTop w:val="0"/>
              <w:marBottom w:val="0"/>
              <w:divBdr>
                <w:top w:val="none" w:sz="0" w:space="0" w:color="auto"/>
                <w:left w:val="none" w:sz="0" w:space="0" w:color="auto"/>
                <w:bottom w:val="none" w:sz="0" w:space="0" w:color="auto"/>
                <w:right w:val="none" w:sz="0" w:space="0" w:color="auto"/>
              </w:divBdr>
            </w:div>
            <w:div w:id="1478377088">
              <w:marLeft w:val="0"/>
              <w:marRight w:val="0"/>
              <w:marTop w:val="0"/>
              <w:marBottom w:val="0"/>
              <w:divBdr>
                <w:top w:val="none" w:sz="0" w:space="0" w:color="auto"/>
                <w:left w:val="none" w:sz="0" w:space="0" w:color="auto"/>
                <w:bottom w:val="none" w:sz="0" w:space="0" w:color="auto"/>
                <w:right w:val="none" w:sz="0" w:space="0" w:color="auto"/>
              </w:divBdr>
            </w:div>
            <w:div w:id="1525482153">
              <w:marLeft w:val="0"/>
              <w:marRight w:val="0"/>
              <w:marTop w:val="0"/>
              <w:marBottom w:val="0"/>
              <w:divBdr>
                <w:top w:val="none" w:sz="0" w:space="0" w:color="auto"/>
                <w:left w:val="none" w:sz="0" w:space="0" w:color="auto"/>
                <w:bottom w:val="none" w:sz="0" w:space="0" w:color="auto"/>
                <w:right w:val="none" w:sz="0" w:space="0" w:color="auto"/>
              </w:divBdr>
            </w:div>
            <w:div w:id="1534422084">
              <w:marLeft w:val="0"/>
              <w:marRight w:val="0"/>
              <w:marTop w:val="0"/>
              <w:marBottom w:val="0"/>
              <w:divBdr>
                <w:top w:val="none" w:sz="0" w:space="0" w:color="auto"/>
                <w:left w:val="none" w:sz="0" w:space="0" w:color="auto"/>
                <w:bottom w:val="none" w:sz="0" w:space="0" w:color="auto"/>
                <w:right w:val="none" w:sz="0" w:space="0" w:color="auto"/>
              </w:divBdr>
            </w:div>
            <w:div w:id="1552308827">
              <w:marLeft w:val="0"/>
              <w:marRight w:val="0"/>
              <w:marTop w:val="0"/>
              <w:marBottom w:val="0"/>
              <w:divBdr>
                <w:top w:val="none" w:sz="0" w:space="0" w:color="auto"/>
                <w:left w:val="none" w:sz="0" w:space="0" w:color="auto"/>
                <w:bottom w:val="none" w:sz="0" w:space="0" w:color="auto"/>
                <w:right w:val="none" w:sz="0" w:space="0" w:color="auto"/>
              </w:divBdr>
            </w:div>
            <w:div w:id="1712194693">
              <w:marLeft w:val="0"/>
              <w:marRight w:val="0"/>
              <w:marTop w:val="0"/>
              <w:marBottom w:val="0"/>
              <w:divBdr>
                <w:top w:val="none" w:sz="0" w:space="0" w:color="auto"/>
                <w:left w:val="none" w:sz="0" w:space="0" w:color="auto"/>
                <w:bottom w:val="none" w:sz="0" w:space="0" w:color="auto"/>
                <w:right w:val="none" w:sz="0" w:space="0" w:color="auto"/>
              </w:divBdr>
            </w:div>
            <w:div w:id="1806777723">
              <w:marLeft w:val="0"/>
              <w:marRight w:val="0"/>
              <w:marTop w:val="0"/>
              <w:marBottom w:val="0"/>
              <w:divBdr>
                <w:top w:val="none" w:sz="0" w:space="0" w:color="auto"/>
                <w:left w:val="none" w:sz="0" w:space="0" w:color="auto"/>
                <w:bottom w:val="none" w:sz="0" w:space="0" w:color="auto"/>
                <w:right w:val="none" w:sz="0" w:space="0" w:color="auto"/>
              </w:divBdr>
            </w:div>
            <w:div w:id="1839272846">
              <w:marLeft w:val="0"/>
              <w:marRight w:val="0"/>
              <w:marTop w:val="0"/>
              <w:marBottom w:val="0"/>
              <w:divBdr>
                <w:top w:val="none" w:sz="0" w:space="0" w:color="auto"/>
                <w:left w:val="none" w:sz="0" w:space="0" w:color="auto"/>
                <w:bottom w:val="none" w:sz="0" w:space="0" w:color="auto"/>
                <w:right w:val="none" w:sz="0" w:space="0" w:color="auto"/>
              </w:divBdr>
            </w:div>
            <w:div w:id="1974091854">
              <w:marLeft w:val="0"/>
              <w:marRight w:val="0"/>
              <w:marTop w:val="0"/>
              <w:marBottom w:val="0"/>
              <w:divBdr>
                <w:top w:val="none" w:sz="0" w:space="0" w:color="auto"/>
                <w:left w:val="none" w:sz="0" w:space="0" w:color="auto"/>
                <w:bottom w:val="none" w:sz="0" w:space="0" w:color="auto"/>
                <w:right w:val="none" w:sz="0" w:space="0" w:color="auto"/>
              </w:divBdr>
            </w:div>
            <w:div w:id="1983074955">
              <w:marLeft w:val="0"/>
              <w:marRight w:val="0"/>
              <w:marTop w:val="0"/>
              <w:marBottom w:val="0"/>
              <w:divBdr>
                <w:top w:val="none" w:sz="0" w:space="0" w:color="auto"/>
                <w:left w:val="none" w:sz="0" w:space="0" w:color="auto"/>
                <w:bottom w:val="none" w:sz="0" w:space="0" w:color="auto"/>
                <w:right w:val="none" w:sz="0" w:space="0" w:color="auto"/>
              </w:divBdr>
            </w:div>
            <w:div w:id="2010788323">
              <w:marLeft w:val="0"/>
              <w:marRight w:val="0"/>
              <w:marTop w:val="0"/>
              <w:marBottom w:val="0"/>
              <w:divBdr>
                <w:top w:val="none" w:sz="0" w:space="0" w:color="auto"/>
                <w:left w:val="none" w:sz="0" w:space="0" w:color="auto"/>
                <w:bottom w:val="none" w:sz="0" w:space="0" w:color="auto"/>
                <w:right w:val="none" w:sz="0" w:space="0" w:color="auto"/>
              </w:divBdr>
            </w:div>
            <w:div w:id="2030791426">
              <w:marLeft w:val="0"/>
              <w:marRight w:val="0"/>
              <w:marTop w:val="0"/>
              <w:marBottom w:val="0"/>
              <w:divBdr>
                <w:top w:val="none" w:sz="0" w:space="0" w:color="auto"/>
                <w:left w:val="none" w:sz="0" w:space="0" w:color="auto"/>
                <w:bottom w:val="none" w:sz="0" w:space="0" w:color="auto"/>
                <w:right w:val="none" w:sz="0" w:space="0" w:color="auto"/>
              </w:divBdr>
            </w:div>
            <w:div w:id="2080209630">
              <w:marLeft w:val="0"/>
              <w:marRight w:val="0"/>
              <w:marTop w:val="0"/>
              <w:marBottom w:val="0"/>
              <w:divBdr>
                <w:top w:val="none" w:sz="0" w:space="0" w:color="auto"/>
                <w:left w:val="none" w:sz="0" w:space="0" w:color="auto"/>
                <w:bottom w:val="none" w:sz="0" w:space="0" w:color="auto"/>
                <w:right w:val="none" w:sz="0" w:space="0" w:color="auto"/>
              </w:divBdr>
            </w:div>
            <w:div w:id="21342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935">
      <w:bodyDiv w:val="1"/>
      <w:marLeft w:val="0"/>
      <w:marRight w:val="0"/>
      <w:marTop w:val="0"/>
      <w:marBottom w:val="0"/>
      <w:divBdr>
        <w:top w:val="none" w:sz="0" w:space="0" w:color="auto"/>
        <w:left w:val="none" w:sz="0" w:space="0" w:color="auto"/>
        <w:bottom w:val="none" w:sz="0" w:space="0" w:color="auto"/>
        <w:right w:val="none" w:sz="0" w:space="0" w:color="auto"/>
      </w:divBdr>
    </w:div>
    <w:div w:id="1432583551">
      <w:bodyDiv w:val="1"/>
      <w:marLeft w:val="0"/>
      <w:marRight w:val="0"/>
      <w:marTop w:val="0"/>
      <w:marBottom w:val="0"/>
      <w:divBdr>
        <w:top w:val="none" w:sz="0" w:space="0" w:color="auto"/>
        <w:left w:val="none" w:sz="0" w:space="0" w:color="auto"/>
        <w:bottom w:val="none" w:sz="0" w:space="0" w:color="auto"/>
        <w:right w:val="none" w:sz="0" w:space="0" w:color="auto"/>
      </w:divBdr>
    </w:div>
    <w:div w:id="1455175464">
      <w:bodyDiv w:val="1"/>
      <w:marLeft w:val="0"/>
      <w:marRight w:val="0"/>
      <w:marTop w:val="0"/>
      <w:marBottom w:val="0"/>
      <w:divBdr>
        <w:top w:val="none" w:sz="0" w:space="0" w:color="auto"/>
        <w:left w:val="none" w:sz="0" w:space="0" w:color="auto"/>
        <w:bottom w:val="none" w:sz="0" w:space="0" w:color="auto"/>
        <w:right w:val="none" w:sz="0" w:space="0" w:color="auto"/>
      </w:divBdr>
    </w:div>
    <w:div w:id="1540899487">
      <w:bodyDiv w:val="1"/>
      <w:marLeft w:val="0"/>
      <w:marRight w:val="0"/>
      <w:marTop w:val="0"/>
      <w:marBottom w:val="0"/>
      <w:divBdr>
        <w:top w:val="none" w:sz="0" w:space="0" w:color="auto"/>
        <w:left w:val="none" w:sz="0" w:space="0" w:color="auto"/>
        <w:bottom w:val="none" w:sz="0" w:space="0" w:color="auto"/>
        <w:right w:val="none" w:sz="0" w:space="0" w:color="auto"/>
      </w:divBdr>
    </w:div>
    <w:div w:id="1587881902">
      <w:bodyDiv w:val="1"/>
      <w:marLeft w:val="0"/>
      <w:marRight w:val="0"/>
      <w:marTop w:val="0"/>
      <w:marBottom w:val="0"/>
      <w:divBdr>
        <w:top w:val="none" w:sz="0" w:space="0" w:color="auto"/>
        <w:left w:val="none" w:sz="0" w:space="0" w:color="auto"/>
        <w:bottom w:val="none" w:sz="0" w:space="0" w:color="auto"/>
        <w:right w:val="none" w:sz="0" w:space="0" w:color="auto"/>
      </w:divBdr>
    </w:div>
    <w:div w:id="1588073322">
      <w:bodyDiv w:val="1"/>
      <w:marLeft w:val="0"/>
      <w:marRight w:val="0"/>
      <w:marTop w:val="0"/>
      <w:marBottom w:val="0"/>
      <w:divBdr>
        <w:top w:val="none" w:sz="0" w:space="0" w:color="auto"/>
        <w:left w:val="none" w:sz="0" w:space="0" w:color="auto"/>
        <w:bottom w:val="none" w:sz="0" w:space="0" w:color="auto"/>
        <w:right w:val="none" w:sz="0" w:space="0" w:color="auto"/>
      </w:divBdr>
    </w:div>
    <w:div w:id="1722512806">
      <w:bodyDiv w:val="1"/>
      <w:marLeft w:val="0"/>
      <w:marRight w:val="0"/>
      <w:marTop w:val="0"/>
      <w:marBottom w:val="0"/>
      <w:divBdr>
        <w:top w:val="none" w:sz="0" w:space="0" w:color="auto"/>
        <w:left w:val="none" w:sz="0" w:space="0" w:color="auto"/>
        <w:bottom w:val="none" w:sz="0" w:space="0" w:color="auto"/>
        <w:right w:val="none" w:sz="0" w:space="0" w:color="auto"/>
      </w:divBdr>
    </w:div>
    <w:div w:id="1874268170">
      <w:bodyDiv w:val="1"/>
      <w:marLeft w:val="0"/>
      <w:marRight w:val="0"/>
      <w:marTop w:val="0"/>
      <w:marBottom w:val="0"/>
      <w:divBdr>
        <w:top w:val="none" w:sz="0" w:space="0" w:color="auto"/>
        <w:left w:val="none" w:sz="0" w:space="0" w:color="auto"/>
        <w:bottom w:val="none" w:sz="0" w:space="0" w:color="auto"/>
        <w:right w:val="none" w:sz="0" w:space="0" w:color="auto"/>
      </w:divBdr>
    </w:div>
    <w:div w:id="2034646883">
      <w:bodyDiv w:val="1"/>
      <w:marLeft w:val="0"/>
      <w:marRight w:val="0"/>
      <w:marTop w:val="0"/>
      <w:marBottom w:val="0"/>
      <w:divBdr>
        <w:top w:val="none" w:sz="0" w:space="0" w:color="auto"/>
        <w:left w:val="none" w:sz="0" w:space="0" w:color="auto"/>
        <w:bottom w:val="none" w:sz="0" w:space="0" w:color="auto"/>
        <w:right w:val="none" w:sz="0" w:space="0" w:color="auto"/>
      </w:divBdr>
    </w:div>
    <w:div w:id="2100523110">
      <w:bodyDiv w:val="1"/>
      <w:marLeft w:val="0"/>
      <w:marRight w:val="0"/>
      <w:marTop w:val="0"/>
      <w:marBottom w:val="0"/>
      <w:divBdr>
        <w:top w:val="none" w:sz="0" w:space="0" w:color="auto"/>
        <w:left w:val="none" w:sz="0" w:space="0" w:color="auto"/>
        <w:bottom w:val="none" w:sz="0" w:space="0" w:color="auto"/>
        <w:right w:val="none" w:sz="0" w:space="0" w:color="auto"/>
      </w:divBdr>
    </w:div>
    <w:div w:id="2101758540">
      <w:bodyDiv w:val="1"/>
      <w:marLeft w:val="0"/>
      <w:marRight w:val="0"/>
      <w:marTop w:val="0"/>
      <w:marBottom w:val="0"/>
      <w:divBdr>
        <w:top w:val="none" w:sz="0" w:space="0" w:color="auto"/>
        <w:left w:val="none" w:sz="0" w:space="0" w:color="auto"/>
        <w:bottom w:val="none" w:sz="0" w:space="0" w:color="auto"/>
        <w:right w:val="none" w:sz="0" w:space="0" w:color="auto"/>
      </w:divBdr>
    </w:div>
    <w:div w:id="213131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ledgerinsights.com/blockchain-enterprise-ethereum-consensys-truffle-microsoft-azure/" TargetMode="External"/><Relationship Id="rId39" Type="http://schemas.openxmlformats.org/officeDocument/2006/relationships/hyperlink" Target="https://www.techtarget.com/searchsecurity/definition/private-key" TargetMode="External"/><Relationship Id="rId21" Type="http://schemas.openxmlformats.org/officeDocument/2006/relationships/hyperlink" Target="https://www.forbes.com/advisor/ca/investing/cryptocurrency/nft-non-fungible-token/" TargetMode="External"/><Relationship Id="rId34" Type="http://schemas.openxmlformats.org/officeDocument/2006/relationships/hyperlink" Target="https://www.telerik.com/blogs/whats-vite-guide-modern-super-fast-project-tooling" TargetMode="External"/><Relationship Id="rId42" Type="http://schemas.openxmlformats.org/officeDocument/2006/relationships/image" Target="media/image26.png"/><Relationship Id="rId47" Type="http://schemas.openxmlformats.org/officeDocument/2006/relationships/hyperlink" Target="https://www.investopedia.com/terms/g/gas-ethereum.asp" TargetMode="External"/><Relationship Id="rId50" Type="http://schemas.openxmlformats.org/officeDocument/2006/relationships/hyperlink" Target="https://www.zastrin.com/courses/ethereum-primer/lessons/2-7" TargetMode="External"/><Relationship Id="rId55" Type="http://schemas.openxmlformats.org/officeDocument/2006/relationships/hyperlink" Target="https://create-react-app.dev/docs/deploymen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nodejs.org/en/about/" TargetMode="External"/><Relationship Id="rId37" Type="http://schemas.openxmlformats.org/officeDocument/2006/relationships/image" Target="media/image22.png"/><Relationship Id="rId40" Type="http://schemas.openxmlformats.org/officeDocument/2006/relationships/image" Target="media/image24.jpeg"/><Relationship Id="rId45" Type="http://schemas.openxmlformats.org/officeDocument/2006/relationships/hyperlink" Target="https://medium.com/coinmonks/ethereum-test-network-21baa86072fa" TargetMode="External"/><Relationship Id="rId53" Type="http://schemas.openxmlformats.org/officeDocument/2006/relationships/hyperlink" Target="https://dev.to/yakult/01-understanding-blockchain-with-ethersjs-4-tasks-of-basics-and-transfer-5d17"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www.buybitcoinworldwide.com/how-many-bitcoin-us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www.cnbctv18.com/cryptocurrency/explained-what-is-a-crypto-faucet-and-what-are-its-advantages-13159802.htm" TargetMode="External"/><Relationship Id="rId56" Type="http://schemas.openxmlformats.org/officeDocument/2006/relationships/hyperlink" Target="https://github.com/EricFeng20001120/blockchain-web3.0-eth-transfer-application"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grandviewresearch.com/industry-analysis/blockchain-technology-market"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docs.metamask.io/guide/ethereum-provider.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docs.soliditylang.org/en/v0.8.13/abi-spec.html" TargetMode="External"/><Relationship Id="rId57" Type="http://schemas.openxmlformats.org/officeDocument/2006/relationships/hyperlink" Target="https://github.com/EricFeng20001120/blockchain-web3.0-eth-transfer-application.git"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businesstoday.in/crypto/story/ethereums-ropsten-testnet-is-live-whats-next-336893-2022-06-09" TargetMode="External"/><Relationship Id="rId52" Type="http://schemas.openxmlformats.org/officeDocument/2006/relationships/hyperlink" Target="https://docs.ethers.io/v5/single-page/"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874AAF877D19D4F882142C13EF37679" ma:contentTypeVersion="13" ma:contentTypeDescription="Create a new document." ma:contentTypeScope="" ma:versionID="da1ae63a9880a85dff60338ad47590bd">
  <xsd:schema xmlns:xsd="http://www.w3.org/2001/XMLSchema" xmlns:xs="http://www.w3.org/2001/XMLSchema" xmlns:p="http://schemas.microsoft.com/office/2006/metadata/properties" xmlns:ns2="1a3de9df-7848-4bcb-925e-e054614c4f5a" xmlns:ns3="88e82945-9f3f-4d96-bcb9-fca94276f108" targetNamespace="http://schemas.microsoft.com/office/2006/metadata/properties" ma:root="true" ma:fieldsID="8faa857c19529e091cba00d51f036482" ns2:_="" ns3:_="">
    <xsd:import namespace="1a3de9df-7848-4bcb-925e-e054614c4f5a"/>
    <xsd:import namespace="88e82945-9f3f-4d96-bcb9-fca94276f1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3de9df-7848-4bcb-925e-e054614c4f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8e82945-9f3f-4d96-bcb9-fca94276f1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62BE8B-47CA-487F-B704-1ACADA7AF4B8}">
  <ds:schemaRefs>
    <ds:schemaRef ds:uri="http://schemas.openxmlformats.org/officeDocument/2006/bibliography"/>
  </ds:schemaRefs>
</ds:datastoreItem>
</file>

<file path=customXml/itemProps2.xml><?xml version="1.0" encoding="utf-8"?>
<ds:datastoreItem xmlns:ds="http://schemas.openxmlformats.org/officeDocument/2006/customXml" ds:itemID="{C1D82D9C-80AD-40F2-94C3-6809E4E87A55}">
  <ds:schemaRefs>
    <ds:schemaRef ds:uri="http://schemas.microsoft.com/sharepoint/v3/contenttype/forms"/>
  </ds:schemaRefs>
</ds:datastoreItem>
</file>

<file path=customXml/itemProps3.xml><?xml version="1.0" encoding="utf-8"?>
<ds:datastoreItem xmlns:ds="http://schemas.openxmlformats.org/officeDocument/2006/customXml" ds:itemID="{A950550B-73E2-4C45-A5F1-78A902C66D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1B5AB3-F2A2-493A-A088-E6A3DAAA37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3de9df-7848-4bcb-925e-e054614c4f5a"/>
    <ds:schemaRef ds:uri="88e82945-9f3f-4d96-bcb9-fca94276f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22788</TotalTime>
  <Pages>1</Pages>
  <Words>11028</Words>
  <Characters>62866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73747</CharactersWithSpaces>
  <SharedDoc>false</SharedDoc>
  <HLinks>
    <vt:vector size="432" baseType="variant">
      <vt:variant>
        <vt:i4>8323190</vt:i4>
      </vt:variant>
      <vt:variant>
        <vt:i4>363</vt:i4>
      </vt:variant>
      <vt:variant>
        <vt:i4>0</vt:i4>
      </vt:variant>
      <vt:variant>
        <vt:i4>5</vt:i4>
      </vt:variant>
      <vt:variant>
        <vt:lpwstr>https://github.com/EricFeng20001120/blockchain-web3.0-eth-transfer-application.git</vt:lpwstr>
      </vt:variant>
      <vt:variant>
        <vt:lpwstr/>
      </vt:variant>
      <vt:variant>
        <vt:i4>7077937</vt:i4>
      </vt:variant>
      <vt:variant>
        <vt:i4>360</vt:i4>
      </vt:variant>
      <vt:variant>
        <vt:i4>0</vt:i4>
      </vt:variant>
      <vt:variant>
        <vt:i4>5</vt:i4>
      </vt:variant>
      <vt:variant>
        <vt:lpwstr>https://github.com/EricFeng20001120/blockchain-web3.0-eth-transfer-application</vt:lpwstr>
      </vt:variant>
      <vt:variant>
        <vt:lpwstr/>
      </vt:variant>
      <vt:variant>
        <vt:i4>2228337</vt:i4>
      </vt:variant>
      <vt:variant>
        <vt:i4>357</vt:i4>
      </vt:variant>
      <vt:variant>
        <vt:i4>0</vt:i4>
      </vt:variant>
      <vt:variant>
        <vt:i4>5</vt:i4>
      </vt:variant>
      <vt:variant>
        <vt:lpwstr>https://create-react-app.dev/docs/deployment/</vt:lpwstr>
      </vt:variant>
      <vt:variant>
        <vt:lpwstr>:~:text=npm%20run%20build%20creates%20a,%2Fstatic%2Fjs%2Fmain.</vt:lpwstr>
      </vt:variant>
      <vt:variant>
        <vt:i4>7929913</vt:i4>
      </vt:variant>
      <vt:variant>
        <vt:i4>354</vt:i4>
      </vt:variant>
      <vt:variant>
        <vt:i4>0</vt:i4>
      </vt:variant>
      <vt:variant>
        <vt:i4>5</vt:i4>
      </vt:variant>
      <vt:variant>
        <vt:lpwstr>https://docs.metamask.io/guide/ethereum-provider.html</vt:lpwstr>
      </vt:variant>
      <vt:variant>
        <vt:lpwstr>methods</vt:lpwstr>
      </vt:variant>
      <vt:variant>
        <vt:i4>7340153</vt:i4>
      </vt:variant>
      <vt:variant>
        <vt:i4>351</vt:i4>
      </vt:variant>
      <vt:variant>
        <vt:i4>0</vt:i4>
      </vt:variant>
      <vt:variant>
        <vt:i4>5</vt:i4>
      </vt:variant>
      <vt:variant>
        <vt:lpwstr>https://dev.to/yakult/01-understanding-blockchain-with-ethersjs-4-tasks-of-basics-and-transfer-5d17</vt:lpwstr>
      </vt:variant>
      <vt:variant>
        <vt:lpwstr>:~:text=A%20Provider%20in%20ethers%20is,to%20execute%20state%20changing%20operations.</vt:lpwstr>
      </vt:variant>
      <vt:variant>
        <vt:i4>3735584</vt:i4>
      </vt:variant>
      <vt:variant>
        <vt:i4>348</vt:i4>
      </vt:variant>
      <vt:variant>
        <vt:i4>0</vt:i4>
      </vt:variant>
      <vt:variant>
        <vt:i4>5</vt:i4>
      </vt:variant>
      <vt:variant>
        <vt:lpwstr>https://docs.ethers.io/v5/single-page/</vt:lpwstr>
      </vt:variant>
      <vt:variant>
        <vt:lpwstr/>
      </vt:variant>
      <vt:variant>
        <vt:i4>5046294</vt:i4>
      </vt:variant>
      <vt:variant>
        <vt:i4>345</vt:i4>
      </vt:variant>
      <vt:variant>
        <vt:i4>0</vt:i4>
      </vt:variant>
      <vt:variant>
        <vt:i4>5</vt:i4>
      </vt:variant>
      <vt:variant>
        <vt:lpwstr>https://www.zastrin.com/courses/ethereum-primer/lessons/2-7</vt:lpwstr>
      </vt:variant>
      <vt:variant>
        <vt:lpwstr>:~:text=Smart%20contract%20code%20is%20usually,converted%20to%20JVM%20Byte%20code.</vt:lpwstr>
      </vt:variant>
      <vt:variant>
        <vt:i4>4980761</vt:i4>
      </vt:variant>
      <vt:variant>
        <vt:i4>342</vt:i4>
      </vt:variant>
      <vt:variant>
        <vt:i4>0</vt:i4>
      </vt:variant>
      <vt:variant>
        <vt:i4>5</vt:i4>
      </vt:variant>
      <vt:variant>
        <vt:lpwstr>https://docs.soliditylang.org/en/v0.8.13/abi-spec.html</vt:lpwstr>
      </vt:variant>
      <vt:variant>
        <vt:lpwstr>:~:text=Contract%20ABI%20Specification-,Basic%20Design,contract%2Dto%2Dcontract%20interaction.</vt:lpwstr>
      </vt:variant>
      <vt:variant>
        <vt:i4>3997819</vt:i4>
      </vt:variant>
      <vt:variant>
        <vt:i4>339</vt:i4>
      </vt:variant>
      <vt:variant>
        <vt:i4>0</vt:i4>
      </vt:variant>
      <vt:variant>
        <vt:i4>5</vt:i4>
      </vt:variant>
      <vt:variant>
        <vt:lpwstr>https://www.cnbctv18.com/cryptocurrency/explained-what-is-a-crypto-faucet-and-what-are-its-advantages-13159802.htm</vt:lpwstr>
      </vt:variant>
      <vt:variant>
        <vt:lpwstr/>
      </vt:variant>
      <vt:variant>
        <vt:i4>8323131</vt:i4>
      </vt:variant>
      <vt:variant>
        <vt:i4>336</vt:i4>
      </vt:variant>
      <vt:variant>
        <vt:i4>0</vt:i4>
      </vt:variant>
      <vt:variant>
        <vt:i4>5</vt:i4>
      </vt:variant>
      <vt:variant>
        <vt:lpwstr>https://www.investopedia.com/terms/g/gas-ethereum.asp</vt:lpwstr>
      </vt:variant>
      <vt:variant>
        <vt:lpwstr>:~:text=Key%20Takeaways,smart%20contracts%20and%20other%20transactions.</vt:lpwstr>
      </vt:variant>
      <vt:variant>
        <vt:i4>7995500</vt:i4>
      </vt:variant>
      <vt:variant>
        <vt:i4>333</vt:i4>
      </vt:variant>
      <vt:variant>
        <vt:i4>0</vt:i4>
      </vt:variant>
      <vt:variant>
        <vt:i4>5</vt:i4>
      </vt:variant>
      <vt:variant>
        <vt:lpwstr>https://medium.com/coinmonks/ethereum-test-network-21baa86072fa</vt:lpwstr>
      </vt:variant>
      <vt:variant>
        <vt:lpwstr/>
      </vt:variant>
      <vt:variant>
        <vt:i4>917522</vt:i4>
      </vt:variant>
      <vt:variant>
        <vt:i4>330</vt:i4>
      </vt:variant>
      <vt:variant>
        <vt:i4>0</vt:i4>
      </vt:variant>
      <vt:variant>
        <vt:i4>5</vt:i4>
      </vt:variant>
      <vt:variant>
        <vt:lpwstr>https://www.businesstoday.in/crypto/story/ethereums-ropsten-testnet-is-live-whats-next-336893-2022-06-09</vt:lpwstr>
      </vt:variant>
      <vt:variant>
        <vt:lpwstr/>
      </vt:variant>
      <vt:variant>
        <vt:i4>1835077</vt:i4>
      </vt:variant>
      <vt:variant>
        <vt:i4>327</vt:i4>
      </vt:variant>
      <vt:variant>
        <vt:i4>0</vt:i4>
      </vt:variant>
      <vt:variant>
        <vt:i4>5</vt:i4>
      </vt:variant>
      <vt:variant>
        <vt:lpwstr>https://www.techtarget.com/searchsecurity/definition/private-key</vt:lpwstr>
      </vt:variant>
      <vt:variant>
        <vt:lpwstr/>
      </vt:variant>
      <vt:variant>
        <vt:i4>5767249</vt:i4>
      </vt:variant>
      <vt:variant>
        <vt:i4>324</vt:i4>
      </vt:variant>
      <vt:variant>
        <vt:i4>0</vt:i4>
      </vt:variant>
      <vt:variant>
        <vt:i4>5</vt:i4>
      </vt:variant>
      <vt:variant>
        <vt:lpwstr>https://www.telerik.com/blogs/whats-vite-guide-modern-super-fast-project-tooling</vt:lpwstr>
      </vt:variant>
      <vt:variant>
        <vt:lpwstr/>
      </vt:variant>
      <vt:variant>
        <vt:i4>1179719</vt:i4>
      </vt:variant>
      <vt:variant>
        <vt:i4>321</vt:i4>
      </vt:variant>
      <vt:variant>
        <vt:i4>0</vt:i4>
      </vt:variant>
      <vt:variant>
        <vt:i4>5</vt:i4>
      </vt:variant>
      <vt:variant>
        <vt:lpwstr>https://nodejs.org/en/about/</vt:lpwstr>
      </vt:variant>
      <vt:variant>
        <vt:lpwstr/>
      </vt:variant>
      <vt:variant>
        <vt:i4>4653086</vt:i4>
      </vt:variant>
      <vt:variant>
        <vt:i4>318</vt:i4>
      </vt:variant>
      <vt:variant>
        <vt:i4>0</vt:i4>
      </vt:variant>
      <vt:variant>
        <vt:i4>5</vt:i4>
      </vt:variant>
      <vt:variant>
        <vt:lpwstr>https://www.ledgerinsights.com/blockchain-enterprise-ethereum-consensys-truffle-microsoft-azure/</vt:lpwstr>
      </vt:variant>
      <vt:variant>
        <vt:lpwstr/>
      </vt:variant>
      <vt:variant>
        <vt:i4>4259919</vt:i4>
      </vt:variant>
      <vt:variant>
        <vt:i4>315</vt:i4>
      </vt:variant>
      <vt:variant>
        <vt:i4>0</vt:i4>
      </vt:variant>
      <vt:variant>
        <vt:i4>5</vt:i4>
      </vt:variant>
      <vt:variant>
        <vt:lpwstr>https://www.grandviewresearch.com/industry-analysis/blockchain-technology-market</vt:lpwstr>
      </vt:variant>
      <vt:variant>
        <vt:lpwstr/>
      </vt:variant>
      <vt:variant>
        <vt:i4>7012410</vt:i4>
      </vt:variant>
      <vt:variant>
        <vt:i4>312</vt:i4>
      </vt:variant>
      <vt:variant>
        <vt:i4>0</vt:i4>
      </vt:variant>
      <vt:variant>
        <vt:i4>5</vt:i4>
      </vt:variant>
      <vt:variant>
        <vt:lpwstr>https://www.forbes.com/advisor/ca/investing/cryptocurrency/nft-non-fungible-token/</vt:lpwstr>
      </vt:variant>
      <vt:variant>
        <vt:lpwstr>:~:text=An%20NFT%20is%20a%20digital,underlying%20software%20as%20many%20cryptos.</vt:lpwstr>
      </vt:variant>
      <vt:variant>
        <vt:i4>7995429</vt:i4>
      </vt:variant>
      <vt:variant>
        <vt:i4>309</vt:i4>
      </vt:variant>
      <vt:variant>
        <vt:i4>0</vt:i4>
      </vt:variant>
      <vt:variant>
        <vt:i4>5</vt:i4>
      </vt:variant>
      <vt:variant>
        <vt:lpwstr>https://www.buybitcoinworldwide.com/how-many-bitcoin-users/</vt:lpwstr>
      </vt:variant>
      <vt:variant>
        <vt:lpwstr/>
      </vt:variant>
      <vt:variant>
        <vt:i4>1572926</vt:i4>
      </vt:variant>
      <vt:variant>
        <vt:i4>302</vt:i4>
      </vt:variant>
      <vt:variant>
        <vt:i4>0</vt:i4>
      </vt:variant>
      <vt:variant>
        <vt:i4>5</vt:i4>
      </vt:variant>
      <vt:variant>
        <vt:lpwstr/>
      </vt:variant>
      <vt:variant>
        <vt:lpwstr>_Toc109659300</vt:lpwstr>
      </vt:variant>
      <vt:variant>
        <vt:i4>1114175</vt:i4>
      </vt:variant>
      <vt:variant>
        <vt:i4>296</vt:i4>
      </vt:variant>
      <vt:variant>
        <vt:i4>0</vt:i4>
      </vt:variant>
      <vt:variant>
        <vt:i4>5</vt:i4>
      </vt:variant>
      <vt:variant>
        <vt:lpwstr/>
      </vt:variant>
      <vt:variant>
        <vt:lpwstr>_Toc109659299</vt:lpwstr>
      </vt:variant>
      <vt:variant>
        <vt:i4>1114175</vt:i4>
      </vt:variant>
      <vt:variant>
        <vt:i4>290</vt:i4>
      </vt:variant>
      <vt:variant>
        <vt:i4>0</vt:i4>
      </vt:variant>
      <vt:variant>
        <vt:i4>5</vt:i4>
      </vt:variant>
      <vt:variant>
        <vt:lpwstr/>
      </vt:variant>
      <vt:variant>
        <vt:lpwstr>_Toc109659298</vt:lpwstr>
      </vt:variant>
      <vt:variant>
        <vt:i4>1114175</vt:i4>
      </vt:variant>
      <vt:variant>
        <vt:i4>284</vt:i4>
      </vt:variant>
      <vt:variant>
        <vt:i4>0</vt:i4>
      </vt:variant>
      <vt:variant>
        <vt:i4>5</vt:i4>
      </vt:variant>
      <vt:variant>
        <vt:lpwstr/>
      </vt:variant>
      <vt:variant>
        <vt:lpwstr>_Toc109659297</vt:lpwstr>
      </vt:variant>
      <vt:variant>
        <vt:i4>1114175</vt:i4>
      </vt:variant>
      <vt:variant>
        <vt:i4>278</vt:i4>
      </vt:variant>
      <vt:variant>
        <vt:i4>0</vt:i4>
      </vt:variant>
      <vt:variant>
        <vt:i4>5</vt:i4>
      </vt:variant>
      <vt:variant>
        <vt:lpwstr/>
      </vt:variant>
      <vt:variant>
        <vt:lpwstr>_Toc109659296</vt:lpwstr>
      </vt:variant>
      <vt:variant>
        <vt:i4>1114175</vt:i4>
      </vt:variant>
      <vt:variant>
        <vt:i4>272</vt:i4>
      </vt:variant>
      <vt:variant>
        <vt:i4>0</vt:i4>
      </vt:variant>
      <vt:variant>
        <vt:i4>5</vt:i4>
      </vt:variant>
      <vt:variant>
        <vt:lpwstr/>
      </vt:variant>
      <vt:variant>
        <vt:lpwstr>_Toc109659295</vt:lpwstr>
      </vt:variant>
      <vt:variant>
        <vt:i4>1114175</vt:i4>
      </vt:variant>
      <vt:variant>
        <vt:i4>266</vt:i4>
      </vt:variant>
      <vt:variant>
        <vt:i4>0</vt:i4>
      </vt:variant>
      <vt:variant>
        <vt:i4>5</vt:i4>
      </vt:variant>
      <vt:variant>
        <vt:lpwstr/>
      </vt:variant>
      <vt:variant>
        <vt:lpwstr>_Toc109659294</vt:lpwstr>
      </vt:variant>
      <vt:variant>
        <vt:i4>1114175</vt:i4>
      </vt:variant>
      <vt:variant>
        <vt:i4>260</vt:i4>
      </vt:variant>
      <vt:variant>
        <vt:i4>0</vt:i4>
      </vt:variant>
      <vt:variant>
        <vt:i4>5</vt:i4>
      </vt:variant>
      <vt:variant>
        <vt:lpwstr/>
      </vt:variant>
      <vt:variant>
        <vt:lpwstr>_Toc109659293</vt:lpwstr>
      </vt:variant>
      <vt:variant>
        <vt:i4>1114175</vt:i4>
      </vt:variant>
      <vt:variant>
        <vt:i4>254</vt:i4>
      </vt:variant>
      <vt:variant>
        <vt:i4>0</vt:i4>
      </vt:variant>
      <vt:variant>
        <vt:i4>5</vt:i4>
      </vt:variant>
      <vt:variant>
        <vt:lpwstr/>
      </vt:variant>
      <vt:variant>
        <vt:lpwstr>_Toc109659292</vt:lpwstr>
      </vt:variant>
      <vt:variant>
        <vt:i4>1114175</vt:i4>
      </vt:variant>
      <vt:variant>
        <vt:i4>248</vt:i4>
      </vt:variant>
      <vt:variant>
        <vt:i4>0</vt:i4>
      </vt:variant>
      <vt:variant>
        <vt:i4>5</vt:i4>
      </vt:variant>
      <vt:variant>
        <vt:lpwstr/>
      </vt:variant>
      <vt:variant>
        <vt:lpwstr>_Toc109659291</vt:lpwstr>
      </vt:variant>
      <vt:variant>
        <vt:i4>1114175</vt:i4>
      </vt:variant>
      <vt:variant>
        <vt:i4>242</vt:i4>
      </vt:variant>
      <vt:variant>
        <vt:i4>0</vt:i4>
      </vt:variant>
      <vt:variant>
        <vt:i4>5</vt:i4>
      </vt:variant>
      <vt:variant>
        <vt:lpwstr/>
      </vt:variant>
      <vt:variant>
        <vt:lpwstr>_Toc109659290</vt:lpwstr>
      </vt:variant>
      <vt:variant>
        <vt:i4>1048639</vt:i4>
      </vt:variant>
      <vt:variant>
        <vt:i4>236</vt:i4>
      </vt:variant>
      <vt:variant>
        <vt:i4>0</vt:i4>
      </vt:variant>
      <vt:variant>
        <vt:i4>5</vt:i4>
      </vt:variant>
      <vt:variant>
        <vt:lpwstr/>
      </vt:variant>
      <vt:variant>
        <vt:lpwstr>_Toc109659289</vt:lpwstr>
      </vt:variant>
      <vt:variant>
        <vt:i4>1048639</vt:i4>
      </vt:variant>
      <vt:variant>
        <vt:i4>230</vt:i4>
      </vt:variant>
      <vt:variant>
        <vt:i4>0</vt:i4>
      </vt:variant>
      <vt:variant>
        <vt:i4>5</vt:i4>
      </vt:variant>
      <vt:variant>
        <vt:lpwstr/>
      </vt:variant>
      <vt:variant>
        <vt:lpwstr>_Toc109659288</vt:lpwstr>
      </vt:variant>
      <vt:variant>
        <vt:i4>1048639</vt:i4>
      </vt:variant>
      <vt:variant>
        <vt:i4>224</vt:i4>
      </vt:variant>
      <vt:variant>
        <vt:i4>0</vt:i4>
      </vt:variant>
      <vt:variant>
        <vt:i4>5</vt:i4>
      </vt:variant>
      <vt:variant>
        <vt:lpwstr/>
      </vt:variant>
      <vt:variant>
        <vt:lpwstr>_Toc109659287</vt:lpwstr>
      </vt:variant>
      <vt:variant>
        <vt:i4>1048639</vt:i4>
      </vt:variant>
      <vt:variant>
        <vt:i4>218</vt:i4>
      </vt:variant>
      <vt:variant>
        <vt:i4>0</vt:i4>
      </vt:variant>
      <vt:variant>
        <vt:i4>5</vt:i4>
      </vt:variant>
      <vt:variant>
        <vt:lpwstr/>
      </vt:variant>
      <vt:variant>
        <vt:lpwstr>_Toc109659286</vt:lpwstr>
      </vt:variant>
      <vt:variant>
        <vt:i4>1048639</vt:i4>
      </vt:variant>
      <vt:variant>
        <vt:i4>212</vt:i4>
      </vt:variant>
      <vt:variant>
        <vt:i4>0</vt:i4>
      </vt:variant>
      <vt:variant>
        <vt:i4>5</vt:i4>
      </vt:variant>
      <vt:variant>
        <vt:lpwstr/>
      </vt:variant>
      <vt:variant>
        <vt:lpwstr>_Toc109659285</vt:lpwstr>
      </vt:variant>
      <vt:variant>
        <vt:i4>1048639</vt:i4>
      </vt:variant>
      <vt:variant>
        <vt:i4>206</vt:i4>
      </vt:variant>
      <vt:variant>
        <vt:i4>0</vt:i4>
      </vt:variant>
      <vt:variant>
        <vt:i4>5</vt:i4>
      </vt:variant>
      <vt:variant>
        <vt:lpwstr/>
      </vt:variant>
      <vt:variant>
        <vt:lpwstr>_Toc109659284</vt:lpwstr>
      </vt:variant>
      <vt:variant>
        <vt:i4>1048639</vt:i4>
      </vt:variant>
      <vt:variant>
        <vt:i4>200</vt:i4>
      </vt:variant>
      <vt:variant>
        <vt:i4>0</vt:i4>
      </vt:variant>
      <vt:variant>
        <vt:i4>5</vt:i4>
      </vt:variant>
      <vt:variant>
        <vt:lpwstr/>
      </vt:variant>
      <vt:variant>
        <vt:lpwstr>_Toc109659283</vt:lpwstr>
      </vt:variant>
      <vt:variant>
        <vt:i4>1048639</vt:i4>
      </vt:variant>
      <vt:variant>
        <vt:i4>194</vt:i4>
      </vt:variant>
      <vt:variant>
        <vt:i4>0</vt:i4>
      </vt:variant>
      <vt:variant>
        <vt:i4>5</vt:i4>
      </vt:variant>
      <vt:variant>
        <vt:lpwstr/>
      </vt:variant>
      <vt:variant>
        <vt:lpwstr>_Toc109659282</vt:lpwstr>
      </vt:variant>
      <vt:variant>
        <vt:i4>1048639</vt:i4>
      </vt:variant>
      <vt:variant>
        <vt:i4>188</vt:i4>
      </vt:variant>
      <vt:variant>
        <vt:i4>0</vt:i4>
      </vt:variant>
      <vt:variant>
        <vt:i4>5</vt:i4>
      </vt:variant>
      <vt:variant>
        <vt:lpwstr/>
      </vt:variant>
      <vt:variant>
        <vt:lpwstr>_Toc109659281</vt:lpwstr>
      </vt:variant>
      <vt:variant>
        <vt:i4>1048639</vt:i4>
      </vt:variant>
      <vt:variant>
        <vt:i4>182</vt:i4>
      </vt:variant>
      <vt:variant>
        <vt:i4>0</vt:i4>
      </vt:variant>
      <vt:variant>
        <vt:i4>5</vt:i4>
      </vt:variant>
      <vt:variant>
        <vt:lpwstr/>
      </vt:variant>
      <vt:variant>
        <vt:lpwstr>_Toc109659280</vt:lpwstr>
      </vt:variant>
      <vt:variant>
        <vt:i4>2031679</vt:i4>
      </vt:variant>
      <vt:variant>
        <vt:i4>176</vt:i4>
      </vt:variant>
      <vt:variant>
        <vt:i4>0</vt:i4>
      </vt:variant>
      <vt:variant>
        <vt:i4>5</vt:i4>
      </vt:variant>
      <vt:variant>
        <vt:lpwstr/>
      </vt:variant>
      <vt:variant>
        <vt:lpwstr>_Toc109659279</vt:lpwstr>
      </vt:variant>
      <vt:variant>
        <vt:i4>2031679</vt:i4>
      </vt:variant>
      <vt:variant>
        <vt:i4>170</vt:i4>
      </vt:variant>
      <vt:variant>
        <vt:i4>0</vt:i4>
      </vt:variant>
      <vt:variant>
        <vt:i4>5</vt:i4>
      </vt:variant>
      <vt:variant>
        <vt:lpwstr/>
      </vt:variant>
      <vt:variant>
        <vt:lpwstr>_Toc109659278</vt:lpwstr>
      </vt:variant>
      <vt:variant>
        <vt:i4>2031679</vt:i4>
      </vt:variant>
      <vt:variant>
        <vt:i4>164</vt:i4>
      </vt:variant>
      <vt:variant>
        <vt:i4>0</vt:i4>
      </vt:variant>
      <vt:variant>
        <vt:i4>5</vt:i4>
      </vt:variant>
      <vt:variant>
        <vt:lpwstr/>
      </vt:variant>
      <vt:variant>
        <vt:lpwstr>_Toc109659277</vt:lpwstr>
      </vt:variant>
      <vt:variant>
        <vt:i4>2031679</vt:i4>
      </vt:variant>
      <vt:variant>
        <vt:i4>158</vt:i4>
      </vt:variant>
      <vt:variant>
        <vt:i4>0</vt:i4>
      </vt:variant>
      <vt:variant>
        <vt:i4>5</vt:i4>
      </vt:variant>
      <vt:variant>
        <vt:lpwstr/>
      </vt:variant>
      <vt:variant>
        <vt:lpwstr>_Toc109659276</vt:lpwstr>
      </vt:variant>
      <vt:variant>
        <vt:i4>2031679</vt:i4>
      </vt:variant>
      <vt:variant>
        <vt:i4>152</vt:i4>
      </vt:variant>
      <vt:variant>
        <vt:i4>0</vt:i4>
      </vt:variant>
      <vt:variant>
        <vt:i4>5</vt:i4>
      </vt:variant>
      <vt:variant>
        <vt:lpwstr/>
      </vt:variant>
      <vt:variant>
        <vt:lpwstr>_Toc109659275</vt:lpwstr>
      </vt:variant>
      <vt:variant>
        <vt:i4>2031679</vt:i4>
      </vt:variant>
      <vt:variant>
        <vt:i4>146</vt:i4>
      </vt:variant>
      <vt:variant>
        <vt:i4>0</vt:i4>
      </vt:variant>
      <vt:variant>
        <vt:i4>5</vt:i4>
      </vt:variant>
      <vt:variant>
        <vt:lpwstr/>
      </vt:variant>
      <vt:variant>
        <vt:lpwstr>_Toc109659274</vt:lpwstr>
      </vt:variant>
      <vt:variant>
        <vt:i4>2031679</vt:i4>
      </vt:variant>
      <vt:variant>
        <vt:i4>140</vt:i4>
      </vt:variant>
      <vt:variant>
        <vt:i4>0</vt:i4>
      </vt:variant>
      <vt:variant>
        <vt:i4>5</vt:i4>
      </vt:variant>
      <vt:variant>
        <vt:lpwstr/>
      </vt:variant>
      <vt:variant>
        <vt:lpwstr>_Toc109659273</vt:lpwstr>
      </vt:variant>
      <vt:variant>
        <vt:i4>2031679</vt:i4>
      </vt:variant>
      <vt:variant>
        <vt:i4>134</vt:i4>
      </vt:variant>
      <vt:variant>
        <vt:i4>0</vt:i4>
      </vt:variant>
      <vt:variant>
        <vt:i4>5</vt:i4>
      </vt:variant>
      <vt:variant>
        <vt:lpwstr/>
      </vt:variant>
      <vt:variant>
        <vt:lpwstr>_Toc109659272</vt:lpwstr>
      </vt:variant>
      <vt:variant>
        <vt:i4>2031679</vt:i4>
      </vt:variant>
      <vt:variant>
        <vt:i4>128</vt:i4>
      </vt:variant>
      <vt:variant>
        <vt:i4>0</vt:i4>
      </vt:variant>
      <vt:variant>
        <vt:i4>5</vt:i4>
      </vt:variant>
      <vt:variant>
        <vt:lpwstr/>
      </vt:variant>
      <vt:variant>
        <vt:lpwstr>_Toc109659271</vt:lpwstr>
      </vt:variant>
      <vt:variant>
        <vt:i4>2031679</vt:i4>
      </vt:variant>
      <vt:variant>
        <vt:i4>122</vt:i4>
      </vt:variant>
      <vt:variant>
        <vt:i4>0</vt:i4>
      </vt:variant>
      <vt:variant>
        <vt:i4>5</vt:i4>
      </vt:variant>
      <vt:variant>
        <vt:lpwstr/>
      </vt:variant>
      <vt:variant>
        <vt:lpwstr>_Toc109659270</vt:lpwstr>
      </vt:variant>
      <vt:variant>
        <vt:i4>1966143</vt:i4>
      </vt:variant>
      <vt:variant>
        <vt:i4>116</vt:i4>
      </vt:variant>
      <vt:variant>
        <vt:i4>0</vt:i4>
      </vt:variant>
      <vt:variant>
        <vt:i4>5</vt:i4>
      </vt:variant>
      <vt:variant>
        <vt:lpwstr/>
      </vt:variant>
      <vt:variant>
        <vt:lpwstr>_Toc109659269</vt:lpwstr>
      </vt:variant>
      <vt:variant>
        <vt:i4>1966143</vt:i4>
      </vt:variant>
      <vt:variant>
        <vt:i4>110</vt:i4>
      </vt:variant>
      <vt:variant>
        <vt:i4>0</vt:i4>
      </vt:variant>
      <vt:variant>
        <vt:i4>5</vt:i4>
      </vt:variant>
      <vt:variant>
        <vt:lpwstr/>
      </vt:variant>
      <vt:variant>
        <vt:lpwstr>_Toc109659268</vt:lpwstr>
      </vt:variant>
      <vt:variant>
        <vt:i4>1966143</vt:i4>
      </vt:variant>
      <vt:variant>
        <vt:i4>104</vt:i4>
      </vt:variant>
      <vt:variant>
        <vt:i4>0</vt:i4>
      </vt:variant>
      <vt:variant>
        <vt:i4>5</vt:i4>
      </vt:variant>
      <vt:variant>
        <vt:lpwstr/>
      </vt:variant>
      <vt:variant>
        <vt:lpwstr>_Toc109659267</vt:lpwstr>
      </vt:variant>
      <vt:variant>
        <vt:i4>1966143</vt:i4>
      </vt:variant>
      <vt:variant>
        <vt:i4>98</vt:i4>
      </vt:variant>
      <vt:variant>
        <vt:i4>0</vt:i4>
      </vt:variant>
      <vt:variant>
        <vt:i4>5</vt:i4>
      </vt:variant>
      <vt:variant>
        <vt:lpwstr/>
      </vt:variant>
      <vt:variant>
        <vt:lpwstr>_Toc109659266</vt:lpwstr>
      </vt:variant>
      <vt:variant>
        <vt:i4>1966143</vt:i4>
      </vt:variant>
      <vt:variant>
        <vt:i4>92</vt:i4>
      </vt:variant>
      <vt:variant>
        <vt:i4>0</vt:i4>
      </vt:variant>
      <vt:variant>
        <vt:i4>5</vt:i4>
      </vt:variant>
      <vt:variant>
        <vt:lpwstr/>
      </vt:variant>
      <vt:variant>
        <vt:lpwstr>_Toc109659265</vt:lpwstr>
      </vt:variant>
      <vt:variant>
        <vt:i4>1966143</vt:i4>
      </vt:variant>
      <vt:variant>
        <vt:i4>86</vt:i4>
      </vt:variant>
      <vt:variant>
        <vt:i4>0</vt:i4>
      </vt:variant>
      <vt:variant>
        <vt:i4>5</vt:i4>
      </vt:variant>
      <vt:variant>
        <vt:lpwstr/>
      </vt:variant>
      <vt:variant>
        <vt:lpwstr>_Toc109659264</vt:lpwstr>
      </vt:variant>
      <vt:variant>
        <vt:i4>1966143</vt:i4>
      </vt:variant>
      <vt:variant>
        <vt:i4>80</vt:i4>
      </vt:variant>
      <vt:variant>
        <vt:i4>0</vt:i4>
      </vt:variant>
      <vt:variant>
        <vt:i4>5</vt:i4>
      </vt:variant>
      <vt:variant>
        <vt:lpwstr/>
      </vt:variant>
      <vt:variant>
        <vt:lpwstr>_Toc109659263</vt:lpwstr>
      </vt:variant>
      <vt:variant>
        <vt:i4>1966143</vt:i4>
      </vt:variant>
      <vt:variant>
        <vt:i4>74</vt:i4>
      </vt:variant>
      <vt:variant>
        <vt:i4>0</vt:i4>
      </vt:variant>
      <vt:variant>
        <vt:i4>5</vt:i4>
      </vt:variant>
      <vt:variant>
        <vt:lpwstr/>
      </vt:variant>
      <vt:variant>
        <vt:lpwstr>_Toc109659262</vt:lpwstr>
      </vt:variant>
      <vt:variant>
        <vt:i4>1966143</vt:i4>
      </vt:variant>
      <vt:variant>
        <vt:i4>68</vt:i4>
      </vt:variant>
      <vt:variant>
        <vt:i4>0</vt:i4>
      </vt:variant>
      <vt:variant>
        <vt:i4>5</vt:i4>
      </vt:variant>
      <vt:variant>
        <vt:lpwstr/>
      </vt:variant>
      <vt:variant>
        <vt:lpwstr>_Toc109659261</vt:lpwstr>
      </vt:variant>
      <vt:variant>
        <vt:i4>1966143</vt:i4>
      </vt:variant>
      <vt:variant>
        <vt:i4>62</vt:i4>
      </vt:variant>
      <vt:variant>
        <vt:i4>0</vt:i4>
      </vt:variant>
      <vt:variant>
        <vt:i4>5</vt:i4>
      </vt:variant>
      <vt:variant>
        <vt:lpwstr/>
      </vt:variant>
      <vt:variant>
        <vt:lpwstr>_Toc109659260</vt:lpwstr>
      </vt:variant>
      <vt:variant>
        <vt:i4>1900607</vt:i4>
      </vt:variant>
      <vt:variant>
        <vt:i4>56</vt:i4>
      </vt:variant>
      <vt:variant>
        <vt:i4>0</vt:i4>
      </vt:variant>
      <vt:variant>
        <vt:i4>5</vt:i4>
      </vt:variant>
      <vt:variant>
        <vt:lpwstr/>
      </vt:variant>
      <vt:variant>
        <vt:lpwstr>_Toc109659259</vt:lpwstr>
      </vt:variant>
      <vt:variant>
        <vt:i4>1900607</vt:i4>
      </vt:variant>
      <vt:variant>
        <vt:i4>50</vt:i4>
      </vt:variant>
      <vt:variant>
        <vt:i4>0</vt:i4>
      </vt:variant>
      <vt:variant>
        <vt:i4>5</vt:i4>
      </vt:variant>
      <vt:variant>
        <vt:lpwstr/>
      </vt:variant>
      <vt:variant>
        <vt:lpwstr>_Toc109659258</vt:lpwstr>
      </vt:variant>
      <vt:variant>
        <vt:i4>1900607</vt:i4>
      </vt:variant>
      <vt:variant>
        <vt:i4>44</vt:i4>
      </vt:variant>
      <vt:variant>
        <vt:i4>0</vt:i4>
      </vt:variant>
      <vt:variant>
        <vt:i4>5</vt:i4>
      </vt:variant>
      <vt:variant>
        <vt:lpwstr/>
      </vt:variant>
      <vt:variant>
        <vt:lpwstr>_Toc109659257</vt:lpwstr>
      </vt:variant>
      <vt:variant>
        <vt:i4>1900607</vt:i4>
      </vt:variant>
      <vt:variant>
        <vt:i4>38</vt:i4>
      </vt:variant>
      <vt:variant>
        <vt:i4>0</vt:i4>
      </vt:variant>
      <vt:variant>
        <vt:i4>5</vt:i4>
      </vt:variant>
      <vt:variant>
        <vt:lpwstr/>
      </vt:variant>
      <vt:variant>
        <vt:lpwstr>_Toc109659256</vt:lpwstr>
      </vt:variant>
      <vt:variant>
        <vt:i4>1900607</vt:i4>
      </vt:variant>
      <vt:variant>
        <vt:i4>32</vt:i4>
      </vt:variant>
      <vt:variant>
        <vt:i4>0</vt:i4>
      </vt:variant>
      <vt:variant>
        <vt:i4>5</vt:i4>
      </vt:variant>
      <vt:variant>
        <vt:lpwstr/>
      </vt:variant>
      <vt:variant>
        <vt:lpwstr>_Toc109659255</vt:lpwstr>
      </vt:variant>
      <vt:variant>
        <vt:i4>1900607</vt:i4>
      </vt:variant>
      <vt:variant>
        <vt:i4>26</vt:i4>
      </vt:variant>
      <vt:variant>
        <vt:i4>0</vt:i4>
      </vt:variant>
      <vt:variant>
        <vt:i4>5</vt:i4>
      </vt:variant>
      <vt:variant>
        <vt:lpwstr/>
      </vt:variant>
      <vt:variant>
        <vt:lpwstr>_Toc109659254</vt:lpwstr>
      </vt:variant>
      <vt:variant>
        <vt:i4>1900607</vt:i4>
      </vt:variant>
      <vt:variant>
        <vt:i4>20</vt:i4>
      </vt:variant>
      <vt:variant>
        <vt:i4>0</vt:i4>
      </vt:variant>
      <vt:variant>
        <vt:i4>5</vt:i4>
      </vt:variant>
      <vt:variant>
        <vt:lpwstr/>
      </vt:variant>
      <vt:variant>
        <vt:lpwstr>_Toc109659253</vt:lpwstr>
      </vt:variant>
      <vt:variant>
        <vt:i4>1900607</vt:i4>
      </vt:variant>
      <vt:variant>
        <vt:i4>14</vt:i4>
      </vt:variant>
      <vt:variant>
        <vt:i4>0</vt:i4>
      </vt:variant>
      <vt:variant>
        <vt:i4>5</vt:i4>
      </vt:variant>
      <vt:variant>
        <vt:lpwstr/>
      </vt:variant>
      <vt:variant>
        <vt:lpwstr>_Toc109659252</vt:lpwstr>
      </vt:variant>
      <vt:variant>
        <vt:i4>1900607</vt:i4>
      </vt:variant>
      <vt:variant>
        <vt:i4>8</vt:i4>
      </vt:variant>
      <vt:variant>
        <vt:i4>0</vt:i4>
      </vt:variant>
      <vt:variant>
        <vt:i4>5</vt:i4>
      </vt:variant>
      <vt:variant>
        <vt:lpwstr/>
      </vt:variant>
      <vt:variant>
        <vt:lpwstr>_Toc109659251</vt:lpwstr>
      </vt:variant>
      <vt:variant>
        <vt:i4>1900607</vt:i4>
      </vt:variant>
      <vt:variant>
        <vt:i4>2</vt:i4>
      </vt:variant>
      <vt:variant>
        <vt:i4>0</vt:i4>
      </vt:variant>
      <vt:variant>
        <vt:i4>5</vt:i4>
      </vt:variant>
      <vt:variant>
        <vt:lpwstr/>
      </vt:variant>
      <vt:variant>
        <vt:lpwstr>_Toc109659250</vt:lpwstr>
      </vt:variant>
      <vt:variant>
        <vt:i4>5111885</vt:i4>
      </vt:variant>
      <vt:variant>
        <vt:i4>3</vt:i4>
      </vt:variant>
      <vt:variant>
        <vt:i4>0</vt:i4>
      </vt:variant>
      <vt:variant>
        <vt:i4>5</vt:i4>
      </vt:variant>
      <vt:variant>
        <vt:lpwstr>https://www.digitalcommerce360.com/2021/01/11/an-aerospace-parts-marketplace-flies-high-with-blockchain/</vt:lpwstr>
      </vt:variant>
      <vt:variant>
        <vt:lpwstr/>
      </vt:variant>
      <vt:variant>
        <vt:i4>4391002</vt:i4>
      </vt:variant>
      <vt:variant>
        <vt:i4>0</vt:i4>
      </vt:variant>
      <vt:variant>
        <vt:i4>0</vt:i4>
      </vt:variant>
      <vt:variant>
        <vt:i4>5</vt:i4>
      </vt:variant>
      <vt:variant>
        <vt:lpwstr>https://www.honeywell.com/us/en/press/2020/08/honeywell-uses-blockchain-to-digitize-aircraft-records-parts-pedigree-data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Eric</dc:creator>
  <cp:keywords/>
  <dc:description/>
  <cp:lastModifiedBy>eric feng</cp:lastModifiedBy>
  <cp:revision>2988</cp:revision>
  <cp:lastPrinted>2022-11-25T22:41:00Z</cp:lastPrinted>
  <dcterms:created xsi:type="dcterms:W3CDTF">2022-06-14T00:31:00Z</dcterms:created>
  <dcterms:modified xsi:type="dcterms:W3CDTF">2022-11-25T22:41:00Z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0x010100E874AAF877D19D4F882142C13EF37679</vt:lpwstr>
  </property>
</Properties>
</file>